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76" w:type="pct"/>
        <w:tblInd w:w="-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7"/>
        <w:gridCol w:w="140"/>
        <w:gridCol w:w="4607"/>
        <w:gridCol w:w="142"/>
      </w:tblGrid>
      <w:tr w:rsidR="004A1CD6" w:rsidRPr="00D443FE" w:rsidTr="0068493A">
        <w:trPr>
          <w:gridAfter w:val="1"/>
          <w:wAfter w:w="142" w:type="dxa"/>
          <w:cantSplit/>
          <w:trHeight w:val="20"/>
        </w:trPr>
        <w:tc>
          <w:tcPr>
            <w:tcW w:w="4748" w:type="dxa"/>
            <w:gridSpan w:val="2"/>
          </w:tcPr>
          <w:p w:rsidR="004A1CD6" w:rsidRPr="00EF4432" w:rsidRDefault="004A1CD6" w:rsidP="004B41AC">
            <w:pPr>
              <w:pageBreakBefore/>
              <w:tabs>
                <w:tab w:val="left" w:pos="6804"/>
                <w:tab w:val="right" w:pos="7371"/>
              </w:tabs>
              <w:rPr>
                <w:sz w:val="30"/>
                <w:szCs w:val="30"/>
                <w:lang w:val="en-US"/>
              </w:rPr>
            </w:pPr>
          </w:p>
        </w:tc>
        <w:tc>
          <w:tcPr>
            <w:tcW w:w="4607" w:type="dxa"/>
          </w:tcPr>
          <w:p w:rsidR="004A1CD6" w:rsidRPr="00D443FE" w:rsidRDefault="004A1CD6" w:rsidP="004B41AC">
            <w:pPr>
              <w:rPr>
                <w:caps/>
                <w:sz w:val="30"/>
                <w:szCs w:val="30"/>
              </w:rPr>
            </w:pPr>
            <w:r w:rsidRPr="00D443FE">
              <w:rPr>
                <w:caps/>
                <w:sz w:val="30"/>
                <w:szCs w:val="30"/>
              </w:rPr>
              <w:t>Утверждаю:</w:t>
            </w:r>
          </w:p>
          <w:p w:rsidR="004A1CD6" w:rsidRPr="00D443FE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 xml:space="preserve">Главный инженер </w:t>
            </w:r>
          </w:p>
          <w:p w:rsidR="004A1CD6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 xml:space="preserve">Белорусской железной дороги </w:t>
            </w:r>
          </w:p>
          <w:p w:rsidR="00650E29" w:rsidRPr="00D443FE" w:rsidRDefault="004A1CD6" w:rsidP="00650E29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 xml:space="preserve">__________   </w:t>
            </w:r>
            <w:r w:rsidR="00650E29">
              <w:rPr>
                <w:sz w:val="30"/>
                <w:szCs w:val="30"/>
              </w:rPr>
              <w:t>Новодворский С.А.</w:t>
            </w:r>
          </w:p>
          <w:p w:rsidR="004A1CD6" w:rsidRPr="00D443FE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«</w:t>
            </w:r>
            <w:r w:rsidRPr="00D443FE">
              <w:rPr>
                <w:sz w:val="30"/>
                <w:szCs w:val="30"/>
                <w:u w:val="single"/>
              </w:rPr>
              <w:t xml:space="preserve">      </w:t>
            </w:r>
            <w:r w:rsidRPr="00D443FE">
              <w:rPr>
                <w:sz w:val="30"/>
                <w:szCs w:val="30"/>
              </w:rPr>
              <w:t>»    _______________ 2021</w:t>
            </w:r>
          </w:p>
        </w:tc>
      </w:tr>
      <w:tr w:rsidR="004A1CD6" w:rsidRPr="00D443FE" w:rsidTr="0068493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42" w:type="dxa"/>
          <w:cantSplit/>
          <w:trHeight w:val="20"/>
        </w:trPr>
        <w:tc>
          <w:tcPr>
            <w:tcW w:w="9355" w:type="dxa"/>
            <w:gridSpan w:val="3"/>
          </w:tcPr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jc w:val="center"/>
              <w:rPr>
                <w:b/>
                <w:sz w:val="30"/>
                <w:szCs w:val="30"/>
              </w:rPr>
            </w:pPr>
            <w:r w:rsidRPr="00D443FE">
              <w:rPr>
                <w:b/>
                <w:sz w:val="30"/>
                <w:szCs w:val="30"/>
              </w:rPr>
              <w:t>ТЕХНИЧЕСКОЕ ЗАДАНИЕ</w:t>
            </w:r>
          </w:p>
          <w:p w:rsidR="004A1CD6" w:rsidRPr="00D443FE" w:rsidRDefault="004A1CD6" w:rsidP="004B41AC">
            <w:pPr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jc w:val="center"/>
              <w:rPr>
                <w:b/>
                <w:sz w:val="30"/>
                <w:szCs w:val="30"/>
              </w:rPr>
            </w:pPr>
            <w:r w:rsidRPr="00D443FE">
              <w:rPr>
                <w:b/>
                <w:sz w:val="30"/>
                <w:szCs w:val="30"/>
              </w:rPr>
              <w:t>«Автоматизированная система оценки работы и премирования диспетчерского аппарата ЦУП»</w:t>
            </w:r>
          </w:p>
          <w:p w:rsidR="004A1CD6" w:rsidRPr="00D443FE" w:rsidRDefault="004A1CD6" w:rsidP="004B41AC">
            <w:pPr>
              <w:jc w:val="center"/>
              <w:rPr>
                <w:b/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720"/>
              <w:jc w:val="center"/>
              <w:rPr>
                <w:b/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  <w:p w:rsidR="004A1CD6" w:rsidRPr="00D443FE" w:rsidRDefault="004A1CD6" w:rsidP="004B41AC">
            <w:pPr>
              <w:ind w:left="567"/>
              <w:jc w:val="center"/>
              <w:rPr>
                <w:sz w:val="30"/>
                <w:szCs w:val="30"/>
              </w:rPr>
            </w:pPr>
          </w:p>
        </w:tc>
      </w:tr>
      <w:tr w:rsidR="004A1CD6" w:rsidRPr="00D443FE" w:rsidTr="0068493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cantSplit/>
          <w:trHeight w:val="20"/>
        </w:trPr>
        <w:tc>
          <w:tcPr>
            <w:tcW w:w="4608" w:type="dxa"/>
          </w:tcPr>
          <w:p w:rsidR="004A1CD6" w:rsidRPr="00D443FE" w:rsidRDefault="004A1CD6" w:rsidP="004B41AC">
            <w:pPr>
              <w:ind w:left="34"/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СОГЛАСОВАНО:</w:t>
            </w:r>
          </w:p>
        </w:tc>
        <w:tc>
          <w:tcPr>
            <w:tcW w:w="4889" w:type="dxa"/>
            <w:gridSpan w:val="3"/>
          </w:tcPr>
          <w:p w:rsidR="004A1CD6" w:rsidRPr="00D443FE" w:rsidRDefault="004A1CD6" w:rsidP="004B41AC">
            <w:pPr>
              <w:ind w:left="35" w:hanging="35"/>
              <w:jc w:val="both"/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РАЗРАБОТАНО:</w:t>
            </w:r>
          </w:p>
        </w:tc>
      </w:tr>
      <w:tr w:rsidR="004A1CD6" w:rsidRPr="00D443FE" w:rsidTr="0068493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cantSplit/>
          <w:trHeight w:val="1266"/>
        </w:trPr>
        <w:tc>
          <w:tcPr>
            <w:tcW w:w="4608" w:type="dxa"/>
            <w:shd w:val="clear" w:color="auto" w:fill="auto"/>
          </w:tcPr>
          <w:p w:rsidR="00D443FE" w:rsidRPr="0068493A" w:rsidRDefault="004A1CD6" w:rsidP="004B41AC">
            <w:pPr>
              <w:rPr>
                <w:sz w:val="28"/>
                <w:szCs w:val="28"/>
              </w:rPr>
            </w:pPr>
            <w:r w:rsidRPr="0068493A">
              <w:rPr>
                <w:sz w:val="28"/>
                <w:szCs w:val="28"/>
              </w:rPr>
              <w:t>Начальник службы перевозок</w:t>
            </w:r>
          </w:p>
          <w:p w:rsidR="004A1CD6" w:rsidRPr="0068493A" w:rsidRDefault="00D443FE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>Управления Белорусской железной дороги</w:t>
            </w:r>
            <w:r w:rsidR="004A1CD6" w:rsidRPr="0068493A">
              <w:rPr>
                <w:sz w:val="30"/>
                <w:szCs w:val="30"/>
              </w:rPr>
              <w:br/>
              <w:t>_________</w:t>
            </w:r>
            <w:r w:rsidR="00F224EF" w:rsidRPr="0068493A">
              <w:rPr>
                <w:sz w:val="30"/>
                <w:szCs w:val="30"/>
              </w:rPr>
              <w:t>____</w:t>
            </w:r>
            <w:r w:rsidR="004A1CD6" w:rsidRPr="0068493A">
              <w:rPr>
                <w:sz w:val="30"/>
                <w:szCs w:val="30"/>
              </w:rPr>
              <w:t xml:space="preserve">_ </w:t>
            </w:r>
            <w:r w:rsidR="00EF4432" w:rsidRPr="00EF4432">
              <w:rPr>
                <w:sz w:val="30"/>
                <w:szCs w:val="30"/>
              </w:rPr>
              <w:t xml:space="preserve">  </w:t>
            </w:r>
            <w:r w:rsidR="00ED715C" w:rsidRPr="0068493A">
              <w:rPr>
                <w:sz w:val="30"/>
                <w:szCs w:val="30"/>
              </w:rPr>
              <w:t>В</w:t>
            </w:r>
            <w:r w:rsidR="00F224EF" w:rsidRPr="0068493A">
              <w:rPr>
                <w:sz w:val="30"/>
                <w:szCs w:val="30"/>
              </w:rPr>
              <w:t>.</w:t>
            </w:r>
            <w:r w:rsidR="00ED715C" w:rsidRPr="0068493A">
              <w:rPr>
                <w:sz w:val="30"/>
                <w:szCs w:val="30"/>
              </w:rPr>
              <w:t>Н</w:t>
            </w:r>
            <w:r w:rsidR="00F224EF" w:rsidRPr="0068493A">
              <w:rPr>
                <w:sz w:val="30"/>
                <w:szCs w:val="30"/>
              </w:rPr>
              <w:t>.</w:t>
            </w:r>
            <w:r w:rsidR="00ED715C" w:rsidRPr="0068493A">
              <w:rPr>
                <w:sz w:val="30"/>
                <w:szCs w:val="30"/>
              </w:rPr>
              <w:t>Панюшенко</w:t>
            </w:r>
            <w:r w:rsidR="004A1CD6" w:rsidRPr="0068493A">
              <w:rPr>
                <w:sz w:val="30"/>
                <w:szCs w:val="30"/>
              </w:rPr>
              <w:t xml:space="preserve">         </w:t>
            </w:r>
          </w:p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>«</w:t>
            </w:r>
            <w:r w:rsidRPr="0068493A">
              <w:rPr>
                <w:sz w:val="30"/>
                <w:szCs w:val="30"/>
                <w:u w:val="single"/>
              </w:rPr>
              <w:t xml:space="preserve">        </w:t>
            </w:r>
            <w:r w:rsidRPr="0068493A">
              <w:rPr>
                <w:sz w:val="30"/>
                <w:szCs w:val="30"/>
              </w:rPr>
              <w:t>» ______________  2021</w:t>
            </w:r>
          </w:p>
          <w:p w:rsidR="00D443FE" w:rsidRPr="0068493A" w:rsidRDefault="00D443FE" w:rsidP="004B41AC">
            <w:pPr>
              <w:rPr>
                <w:sz w:val="30"/>
                <w:szCs w:val="30"/>
              </w:rPr>
            </w:pPr>
          </w:p>
        </w:tc>
        <w:tc>
          <w:tcPr>
            <w:tcW w:w="4889" w:type="dxa"/>
            <w:gridSpan w:val="3"/>
            <w:shd w:val="clear" w:color="auto" w:fill="auto"/>
          </w:tcPr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 xml:space="preserve">Заместитель начальника </w:t>
            </w:r>
          </w:p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>Конструкторско-технического</w:t>
            </w:r>
          </w:p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 xml:space="preserve">центра  </w:t>
            </w:r>
          </w:p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>___________      В.И.Шумский</w:t>
            </w:r>
          </w:p>
          <w:p w:rsidR="004A1CD6" w:rsidRPr="0068493A" w:rsidRDefault="004A1CD6" w:rsidP="004B41AC">
            <w:pPr>
              <w:rPr>
                <w:sz w:val="30"/>
                <w:szCs w:val="30"/>
              </w:rPr>
            </w:pPr>
            <w:r w:rsidRPr="0068493A">
              <w:rPr>
                <w:sz w:val="30"/>
                <w:szCs w:val="30"/>
              </w:rPr>
              <w:t>« ___ » ______________    2021</w:t>
            </w:r>
          </w:p>
        </w:tc>
      </w:tr>
      <w:tr w:rsidR="004A1CD6" w:rsidRPr="00D443FE" w:rsidTr="0068493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cantSplit/>
          <w:trHeight w:val="20"/>
        </w:trPr>
        <w:tc>
          <w:tcPr>
            <w:tcW w:w="4608" w:type="dxa"/>
          </w:tcPr>
          <w:p w:rsidR="004A1CD6" w:rsidRPr="00D443FE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 xml:space="preserve">Начальник службы </w:t>
            </w:r>
          </w:p>
          <w:p w:rsidR="004A1CD6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информационных технологий</w:t>
            </w:r>
          </w:p>
          <w:p w:rsidR="00D443FE" w:rsidRPr="00D443FE" w:rsidRDefault="00D443FE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Управления Белорусской железной дороги</w:t>
            </w:r>
          </w:p>
          <w:p w:rsidR="004A1CD6" w:rsidRPr="00D443FE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_________</w:t>
            </w:r>
            <w:r w:rsidR="005866DC">
              <w:rPr>
                <w:sz w:val="30"/>
                <w:szCs w:val="30"/>
              </w:rPr>
              <w:t>______</w:t>
            </w:r>
            <w:r w:rsidRPr="00D443FE">
              <w:rPr>
                <w:sz w:val="30"/>
                <w:szCs w:val="30"/>
              </w:rPr>
              <w:t xml:space="preserve"> И.И.Отлига</w:t>
            </w:r>
          </w:p>
          <w:p w:rsidR="004A1CD6" w:rsidRPr="00D443FE" w:rsidRDefault="004A1CD6" w:rsidP="004B41AC">
            <w:pPr>
              <w:rPr>
                <w:sz w:val="30"/>
                <w:szCs w:val="30"/>
              </w:rPr>
            </w:pPr>
            <w:r w:rsidRPr="00D443FE">
              <w:rPr>
                <w:sz w:val="30"/>
                <w:szCs w:val="30"/>
              </w:rPr>
              <w:t>«</w:t>
            </w:r>
            <w:r w:rsidRPr="00D443FE">
              <w:rPr>
                <w:sz w:val="30"/>
                <w:szCs w:val="30"/>
                <w:u w:val="single"/>
              </w:rPr>
              <w:t xml:space="preserve">        </w:t>
            </w:r>
            <w:r w:rsidRPr="00D443FE">
              <w:rPr>
                <w:sz w:val="30"/>
                <w:szCs w:val="30"/>
              </w:rPr>
              <w:t>»_______________ 2021</w:t>
            </w:r>
          </w:p>
        </w:tc>
        <w:tc>
          <w:tcPr>
            <w:tcW w:w="4889" w:type="dxa"/>
            <w:gridSpan w:val="3"/>
          </w:tcPr>
          <w:p w:rsidR="004A1CD6" w:rsidRPr="00D443FE" w:rsidRDefault="004A1CD6" w:rsidP="004B41AC">
            <w:pPr>
              <w:rPr>
                <w:sz w:val="30"/>
                <w:szCs w:val="30"/>
              </w:rPr>
            </w:pPr>
          </w:p>
        </w:tc>
      </w:tr>
      <w:tr w:rsidR="004A1CD6" w:rsidRPr="00D443FE" w:rsidTr="0068493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cantSplit/>
          <w:trHeight w:val="20"/>
        </w:trPr>
        <w:tc>
          <w:tcPr>
            <w:tcW w:w="4608" w:type="dxa"/>
          </w:tcPr>
          <w:p w:rsidR="00D443FE" w:rsidRPr="00D443FE" w:rsidRDefault="00D443FE" w:rsidP="00D443FE">
            <w:pPr>
              <w:rPr>
                <w:sz w:val="30"/>
                <w:szCs w:val="30"/>
              </w:rPr>
            </w:pPr>
          </w:p>
          <w:p w:rsidR="00D443FE" w:rsidRPr="00D443FE" w:rsidRDefault="00D443FE" w:rsidP="00D443FE">
            <w:pPr>
              <w:tabs>
                <w:tab w:val="left" w:pos="3268"/>
              </w:tabs>
              <w:rPr>
                <w:sz w:val="30"/>
                <w:szCs w:val="30"/>
              </w:rPr>
            </w:pPr>
            <w:r w:rsidRPr="00D443FE">
              <w:rPr>
                <w:color w:val="000000"/>
                <w:sz w:val="30"/>
                <w:szCs w:val="30"/>
              </w:rPr>
              <w:t xml:space="preserve">Начальник РУП «Главный расчетный информационный центр» </w:t>
            </w:r>
            <w:r w:rsidRPr="00D443FE">
              <w:rPr>
                <w:sz w:val="30"/>
                <w:szCs w:val="30"/>
              </w:rPr>
              <w:t>Белорусской железной дороги</w:t>
            </w:r>
          </w:p>
          <w:p w:rsidR="00D443FE" w:rsidRPr="00D443FE" w:rsidRDefault="00D443FE" w:rsidP="00D443FE">
            <w:pPr>
              <w:keepNext/>
              <w:keepLines/>
              <w:suppressLineNumbers/>
              <w:suppressAutoHyphens/>
              <w:rPr>
                <w:color w:val="000000"/>
                <w:sz w:val="30"/>
                <w:szCs w:val="30"/>
              </w:rPr>
            </w:pPr>
            <w:r w:rsidRPr="00D443FE">
              <w:rPr>
                <w:color w:val="000000"/>
                <w:sz w:val="30"/>
                <w:szCs w:val="30"/>
              </w:rPr>
              <w:t>___________</w:t>
            </w:r>
            <w:r w:rsidR="005866DC">
              <w:rPr>
                <w:color w:val="000000"/>
                <w:sz w:val="30"/>
                <w:szCs w:val="30"/>
              </w:rPr>
              <w:t>__</w:t>
            </w:r>
            <w:r w:rsidRPr="00D443FE">
              <w:rPr>
                <w:color w:val="000000"/>
                <w:sz w:val="30"/>
                <w:szCs w:val="30"/>
              </w:rPr>
              <w:t>__С.В.Будько</w:t>
            </w:r>
          </w:p>
          <w:p w:rsidR="00D443FE" w:rsidRPr="00D443FE" w:rsidRDefault="00D443FE" w:rsidP="00D443FE">
            <w:pPr>
              <w:ind w:left="30"/>
              <w:rPr>
                <w:sz w:val="30"/>
                <w:szCs w:val="30"/>
              </w:rPr>
            </w:pPr>
            <w:r w:rsidRPr="00D443FE">
              <w:rPr>
                <w:color w:val="000000"/>
                <w:sz w:val="30"/>
                <w:szCs w:val="30"/>
              </w:rPr>
              <w:t>«___»_______________</w:t>
            </w:r>
            <w:r w:rsidR="005866DC">
              <w:rPr>
                <w:color w:val="000000"/>
                <w:sz w:val="30"/>
                <w:szCs w:val="30"/>
              </w:rPr>
              <w:t>_</w:t>
            </w:r>
            <w:r w:rsidRPr="00D443FE">
              <w:rPr>
                <w:color w:val="000000"/>
                <w:sz w:val="30"/>
                <w:szCs w:val="30"/>
              </w:rPr>
              <w:t>2021</w:t>
            </w:r>
          </w:p>
          <w:p w:rsidR="004A1CD6" w:rsidRPr="00D443FE" w:rsidRDefault="004A1CD6" w:rsidP="00D443FE">
            <w:pPr>
              <w:rPr>
                <w:sz w:val="30"/>
                <w:szCs w:val="30"/>
              </w:rPr>
            </w:pPr>
          </w:p>
        </w:tc>
        <w:tc>
          <w:tcPr>
            <w:tcW w:w="4889" w:type="dxa"/>
            <w:gridSpan w:val="3"/>
          </w:tcPr>
          <w:p w:rsidR="004A1CD6" w:rsidRPr="00D443FE" w:rsidRDefault="004A1CD6" w:rsidP="004B41AC">
            <w:pPr>
              <w:rPr>
                <w:sz w:val="30"/>
                <w:szCs w:val="30"/>
                <w:lang w:val="en-US"/>
              </w:rPr>
            </w:pPr>
          </w:p>
        </w:tc>
      </w:tr>
    </w:tbl>
    <w:p w:rsidR="004A1CD6" w:rsidRPr="00772596" w:rsidRDefault="004A1CD6" w:rsidP="004A1CD6">
      <w:pPr>
        <w:rPr>
          <w:sz w:val="28"/>
          <w:szCs w:val="28"/>
        </w:rPr>
      </w:pPr>
    </w:p>
    <w:p w:rsidR="004A1CD6" w:rsidRDefault="004A1CD6" w:rsidP="004A1CD6">
      <w:pPr>
        <w:ind w:left="720"/>
        <w:jc w:val="center"/>
        <w:rPr>
          <w:sz w:val="28"/>
          <w:szCs w:val="28"/>
        </w:rPr>
      </w:pPr>
    </w:p>
    <w:p w:rsidR="00D443FE" w:rsidRDefault="00D443FE" w:rsidP="00D443FE">
      <w:pPr>
        <w:ind w:left="720"/>
        <w:jc w:val="center"/>
        <w:rPr>
          <w:sz w:val="28"/>
          <w:szCs w:val="28"/>
        </w:rPr>
      </w:pPr>
      <w:r w:rsidRPr="00F31CE8">
        <w:rPr>
          <w:sz w:val="28"/>
          <w:szCs w:val="28"/>
        </w:rPr>
        <w:t>Минск 202</w:t>
      </w:r>
      <w:r>
        <w:rPr>
          <w:sz w:val="28"/>
          <w:szCs w:val="28"/>
        </w:rPr>
        <w:t>1</w:t>
      </w:r>
    </w:p>
    <w:p w:rsidR="00B0698F" w:rsidRDefault="00B0698F" w:rsidP="00D443FE">
      <w:pPr>
        <w:ind w:left="720"/>
        <w:jc w:val="center"/>
        <w:rPr>
          <w:sz w:val="28"/>
          <w:szCs w:val="28"/>
        </w:rPr>
      </w:pPr>
    </w:p>
    <w:p w:rsidR="00B0698F" w:rsidRDefault="00B0698F" w:rsidP="00D443FE">
      <w:pPr>
        <w:ind w:left="720"/>
        <w:jc w:val="center"/>
        <w:rPr>
          <w:sz w:val="28"/>
          <w:szCs w:val="28"/>
        </w:rPr>
      </w:pPr>
    </w:p>
    <w:p w:rsidR="00770A12" w:rsidRDefault="00770A12" w:rsidP="00D443FE">
      <w:pPr>
        <w:ind w:left="720"/>
        <w:jc w:val="center"/>
        <w:rPr>
          <w:sz w:val="28"/>
          <w:szCs w:val="28"/>
        </w:rPr>
      </w:pPr>
    </w:p>
    <w:sdt>
      <w:sdtPr>
        <w:id w:val="2127968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02F5" w:rsidRDefault="00B002F5" w:rsidP="00D443FE">
          <w:pPr>
            <w:ind w:left="7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Содержание</w:t>
          </w:r>
        </w:p>
        <w:p w:rsidR="00160EFF" w:rsidRDefault="00D47BB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736803" w:history="1">
            <w:r w:rsidR="00160EFF" w:rsidRPr="00F82386">
              <w:rPr>
                <w:rStyle w:val="a3"/>
                <w:rFonts w:eastAsiaTheme="majorEastAsia"/>
                <w:noProof/>
              </w:rPr>
              <w:t>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ОБЩИЕ СВЕДЕНИЯ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4" w:history="1">
            <w:r w:rsidR="00160EFF" w:rsidRPr="00F82386">
              <w:rPr>
                <w:rStyle w:val="a3"/>
                <w:rFonts w:eastAsiaTheme="majorEastAsia"/>
                <w:noProof/>
              </w:rPr>
              <w:t>1.1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Наименование работы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_Toc79736804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5" w:history="1">
            <w:r w:rsidR="00160EFF" w:rsidRPr="00F82386">
              <w:rPr>
                <w:rStyle w:val="a3"/>
                <w:rFonts w:eastAsiaTheme="majorEastAsia"/>
                <w:noProof/>
              </w:rPr>
              <w:t>1.2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Заказчик и Ответственный по проекту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_Toc79736805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6" w:history="1">
            <w:r w:rsidR="00160EFF" w:rsidRPr="00F82386">
              <w:rPr>
                <w:rStyle w:val="a3"/>
                <w:rFonts w:eastAsiaTheme="majorEastAsia"/>
                <w:noProof/>
              </w:rPr>
              <w:t>1.3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Организации-пользователи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_Toc79736806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7" w:history="1">
            <w:r w:rsidR="00160EFF" w:rsidRPr="00F82386">
              <w:rPr>
                <w:rStyle w:val="a3"/>
                <w:rFonts w:eastAsiaTheme="majorEastAsia"/>
                <w:noProof/>
              </w:rPr>
              <w:t>1.4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Объекты внедрения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_Toc79736807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8" w:history="1">
            <w:r w:rsidR="00160EFF" w:rsidRPr="00F82386">
              <w:rPr>
                <w:rStyle w:val="a3"/>
                <w:rFonts w:eastAsiaTheme="majorEastAsia"/>
                <w:noProof/>
              </w:rPr>
              <w:t>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ТЕРМИНЫ И ОПРЕДЕЛЕНИЯ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_Toc79736808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09" w:history="1">
            <w:r w:rsidR="00160EFF" w:rsidRPr="00F82386">
              <w:rPr>
                <w:rStyle w:val="a3"/>
                <w:rFonts w:eastAsiaTheme="majorEastAsia"/>
                <w:noProof/>
              </w:rPr>
              <w:t>2.1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Определения, используемые в документе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_Toc79736809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0" w:history="1">
            <w:r w:rsidR="00160EFF" w:rsidRPr="00F82386">
              <w:rPr>
                <w:rStyle w:val="a3"/>
                <w:rFonts w:eastAsiaTheme="majorEastAsia"/>
                <w:noProof/>
              </w:rPr>
              <w:t>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ЦЕЛИ И ФУНКЦИИ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_Toc79736810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1" w:history="1">
            <w:r w:rsidR="00160EFF" w:rsidRPr="00F82386">
              <w:rPr>
                <w:rStyle w:val="a3"/>
                <w:rFonts w:eastAsiaTheme="majorEastAsia"/>
                <w:noProof/>
              </w:rPr>
              <w:t>3.1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Цели создания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_Toc79736811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2" w:history="1">
            <w:r w:rsidR="00160EFF" w:rsidRPr="00F82386">
              <w:rPr>
                <w:rStyle w:val="a3"/>
                <w:rFonts w:eastAsiaTheme="majorEastAsia"/>
                <w:noProof/>
              </w:rPr>
              <w:t>3.2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Назначение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_Toc79736812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3" w:history="1">
            <w:r w:rsidR="00160EFF" w:rsidRPr="00F82386">
              <w:rPr>
                <w:rStyle w:val="a3"/>
                <w:rFonts w:eastAsiaTheme="majorEastAsia"/>
                <w:noProof/>
              </w:rPr>
              <w:t>3.3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Функции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4" w:history="1">
            <w:r w:rsidR="00160EFF" w:rsidRPr="00F82386">
              <w:rPr>
                <w:rStyle w:val="a3"/>
                <w:rFonts w:eastAsiaTheme="majorEastAsia"/>
                <w:noProof/>
              </w:rPr>
              <w:t>4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Характеристика объекта автоматизации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_Toc79736814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5" w:history="1">
            <w:r w:rsidR="00160EFF" w:rsidRPr="00F82386">
              <w:rPr>
                <w:rStyle w:val="a3"/>
                <w:rFonts w:eastAsiaTheme="majorEastAsia"/>
                <w:noProof/>
              </w:rPr>
              <w:t>4.1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Общая характеристика объекта автоматизации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_Toc79736815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6" w:history="1">
            <w:r w:rsidR="00160EFF" w:rsidRPr="00F82386">
              <w:rPr>
                <w:rStyle w:val="a3"/>
                <w:rFonts w:eastAsiaTheme="majorEastAsia"/>
                <w:noProof/>
              </w:rPr>
              <w:t>4.2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Существующий порядок расчета показателей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_Toc79736816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6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7" w:history="1">
            <w:r w:rsidR="00160EFF" w:rsidRPr="00F82386">
              <w:rPr>
                <w:rStyle w:val="a3"/>
                <w:rFonts w:eastAsiaTheme="majorEastAsia"/>
                <w:noProof/>
              </w:rPr>
              <w:t>5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Системе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_Toc79736817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6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8" w:history="1">
            <w:r w:rsidR="00160EFF" w:rsidRPr="00F82386">
              <w:rPr>
                <w:rStyle w:val="a3"/>
                <w:rFonts w:eastAsiaTheme="majorEastAsia"/>
                <w:noProof/>
              </w:rPr>
              <w:t>5.1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Общие требования к Системе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_Toc79736818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6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19" w:history="1">
            <w:r w:rsidR="00160EFF" w:rsidRPr="00F82386">
              <w:rPr>
                <w:rStyle w:val="a3"/>
                <w:rFonts w:eastAsiaTheme="majorEastAsia"/>
                <w:noProof/>
              </w:rPr>
              <w:t>5.2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ролям пользователей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_Toc79736819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7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0" w:history="1">
            <w:r w:rsidR="00160EFF" w:rsidRPr="00F82386">
              <w:rPr>
                <w:rStyle w:val="a3"/>
                <w:rFonts w:eastAsiaTheme="majorEastAsia"/>
                <w:noProof/>
              </w:rPr>
              <w:t>5.3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структуре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_Toc79736820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7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1" w:history="1">
            <w:r w:rsidR="00160EFF" w:rsidRPr="00F82386">
              <w:rPr>
                <w:rStyle w:val="a3"/>
                <w:rFonts w:eastAsiaTheme="majorEastAsia"/>
                <w:noProof/>
              </w:rPr>
              <w:t>5.4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входным, выходным данным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_Toc79736821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8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2" w:history="1">
            <w:r w:rsidR="00160EFF" w:rsidRPr="00F82386">
              <w:rPr>
                <w:rStyle w:val="a3"/>
                <w:rFonts w:eastAsiaTheme="majorEastAsia"/>
                <w:noProof/>
              </w:rPr>
              <w:t>5.4.1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входным данным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_Toc79736822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8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3" w:history="1">
            <w:r w:rsidR="00160EFF" w:rsidRPr="00F82386">
              <w:rPr>
                <w:rStyle w:val="a3"/>
                <w:rFonts w:eastAsiaTheme="majorEastAsia"/>
                <w:noProof/>
              </w:rPr>
              <w:t>5.5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выходным данным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8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4" w:history="1">
            <w:r w:rsidR="00160EFF" w:rsidRPr="00F82386">
              <w:rPr>
                <w:rStyle w:val="a3"/>
                <w:rFonts w:eastAsiaTheme="majorEastAsia"/>
                <w:noProof/>
              </w:rPr>
              <w:t>5.6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Центральной базе данных и НСИ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_Toc79736824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5" w:history="1">
            <w:r w:rsidR="00160EFF" w:rsidRPr="00F82386">
              <w:rPr>
                <w:rStyle w:val="a3"/>
                <w:rFonts w:eastAsiaTheme="majorEastAsia"/>
                <w:noProof/>
              </w:rPr>
              <w:t>5.6.1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НСИ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_Toc79736825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6" w:history="1">
            <w:r w:rsidR="00160EFF" w:rsidRPr="00F82386">
              <w:rPr>
                <w:rStyle w:val="a3"/>
                <w:rFonts w:eastAsiaTheme="majorEastAsia"/>
                <w:noProof/>
              </w:rPr>
              <w:t>5.7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подсистеме авторизации и администрирования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_Toc79736826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7" w:history="1">
            <w:r w:rsidR="00160EFF" w:rsidRPr="00F82386">
              <w:rPr>
                <w:rStyle w:val="a3"/>
                <w:rFonts w:eastAsiaTheme="majorEastAsia"/>
                <w:noProof/>
              </w:rPr>
              <w:t>5.7.1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авторизации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_Toc79736827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8" w:history="1">
            <w:r w:rsidR="00160EFF" w:rsidRPr="00F82386">
              <w:rPr>
                <w:rStyle w:val="a3"/>
                <w:rFonts w:eastAsiaTheme="majorEastAsia"/>
                <w:noProof/>
              </w:rPr>
              <w:t>5.7.2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функциям администрирования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_Toc79736828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29" w:history="1">
            <w:r w:rsidR="00160EFF" w:rsidRPr="00F82386">
              <w:rPr>
                <w:rStyle w:val="a3"/>
                <w:rFonts w:eastAsiaTheme="majorEastAsia"/>
                <w:noProof/>
              </w:rPr>
              <w:t>5.8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Подсистема расчёта оперативных показателей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_Toc79736829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12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0" w:history="1">
            <w:r w:rsidR="00160EFF" w:rsidRPr="00F82386">
              <w:rPr>
                <w:rStyle w:val="a3"/>
                <w:rFonts w:eastAsiaTheme="minorHAnsi"/>
                <w:noProof/>
                <w:lang w:eastAsia="en-US"/>
              </w:rPr>
              <w:t>5.9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inorHAnsi"/>
                <w:noProof/>
                <w:lang w:eastAsia="en-US"/>
              </w:rPr>
              <w:t>Требования к подсистеме расчета показателей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_Toc79736830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13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1" w:history="1">
            <w:r w:rsidR="00160EFF" w:rsidRPr="00F82386">
              <w:rPr>
                <w:rStyle w:val="a3"/>
                <w:rFonts w:eastAsiaTheme="majorEastAsia"/>
                <w:noProof/>
              </w:rPr>
              <w:t>5.9.1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Модуль взаимодействия с другими информационными системами Белорусской железной дороги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_Toc79736831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13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2" w:history="1">
            <w:r w:rsidR="00160EFF" w:rsidRPr="00F82386">
              <w:rPr>
                <w:rStyle w:val="a3"/>
                <w:rFonts w:eastAsiaTheme="minorHAnsi"/>
                <w:noProof/>
                <w:lang w:eastAsia="en-US"/>
              </w:rPr>
              <w:t>5.9.2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inorHAnsi"/>
                <w:noProof/>
                <w:lang w:eastAsia="en-US"/>
              </w:rPr>
              <w:t>Модуль проверки данных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_Toc79736832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13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3" w:history="1">
            <w:r w:rsidR="00160EFF" w:rsidRPr="00F82386">
              <w:rPr>
                <w:rStyle w:val="a3"/>
                <w:rFonts w:eastAsiaTheme="majorEastAsia"/>
                <w:noProof/>
              </w:rPr>
              <w:t>5.9.3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Модулю ручного ввода данных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4" w:history="1">
            <w:r w:rsidR="00160EFF" w:rsidRPr="00F82386">
              <w:rPr>
                <w:rStyle w:val="a3"/>
                <w:rFonts w:eastAsiaTheme="majorEastAsia"/>
                <w:noProof/>
              </w:rPr>
              <w:t>5.10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Модулю итогового расчёта показателей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_Toc79736834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5" w:history="1">
            <w:r w:rsidR="00160EFF" w:rsidRPr="00F82386">
              <w:rPr>
                <w:rStyle w:val="a3"/>
                <w:rFonts w:eastAsiaTheme="majorEastAsia"/>
                <w:noProof/>
              </w:rPr>
              <w:t>6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порядку расчета показателей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_Toc79736835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6" w:history="1">
            <w:r w:rsidR="00160EFF" w:rsidRPr="00F82386">
              <w:rPr>
                <w:rStyle w:val="a3"/>
                <w:rFonts w:eastAsiaTheme="majorEastAsia"/>
                <w:noProof/>
              </w:rPr>
              <w:t>6.1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Общие условия порядка расчета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_Toc79736836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14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7" w:history="1">
            <w:r w:rsidR="00160EFF" w:rsidRPr="00F82386">
              <w:rPr>
                <w:rStyle w:val="a3"/>
                <w:rFonts w:eastAsiaTheme="majorEastAsia"/>
                <w:noProof/>
              </w:rPr>
              <w:t>6.2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данным для расчета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_Toc79736837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8" w:history="1">
            <w:r w:rsidR="00160EFF" w:rsidRPr="00F82386">
              <w:rPr>
                <w:rStyle w:val="a3"/>
                <w:rFonts w:eastAsiaTheme="majorEastAsia"/>
                <w:noProof/>
              </w:rPr>
              <w:t>7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интерфейсу Системы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_Toc79736838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39" w:history="1">
            <w:r w:rsidR="00160EFF" w:rsidRPr="00F82386">
              <w:rPr>
                <w:rStyle w:val="a3"/>
                <w:rFonts w:eastAsiaTheme="majorEastAsia"/>
                <w:noProof/>
              </w:rPr>
              <w:t>7.1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интерфейсу пользователя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_Toc79736839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0" w:history="1">
            <w:r w:rsidR="00160EFF" w:rsidRPr="00F82386">
              <w:rPr>
                <w:rStyle w:val="a3"/>
                <w:rFonts w:eastAsiaTheme="majorEastAsia"/>
                <w:noProof/>
              </w:rPr>
              <w:t>7.1.1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Форма «Итоговый отчет»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_Toc79736840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15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1" w:history="1">
            <w:r w:rsidR="00160EFF" w:rsidRPr="00F82386">
              <w:rPr>
                <w:rStyle w:val="a3"/>
                <w:rFonts w:eastAsiaTheme="majorEastAsia"/>
                <w:noProof/>
              </w:rPr>
              <w:t>7.1.2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Форма «Подробный итоговый отчет»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_Toc79736841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16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2" w:history="1">
            <w:r w:rsidR="00160EFF" w:rsidRPr="00F82386">
              <w:rPr>
                <w:rStyle w:val="a3"/>
                <w:rFonts w:eastAsiaTheme="majorEastAsia"/>
                <w:noProof/>
              </w:rPr>
              <w:t>7.2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Форма «Ручной ввод показателей»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_Toc79736842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17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3" w:history="1">
            <w:r w:rsidR="00160EFF" w:rsidRPr="00F82386">
              <w:rPr>
                <w:rStyle w:val="a3"/>
                <w:rFonts w:eastAsiaTheme="majorEastAsia"/>
                <w:noProof/>
              </w:rPr>
              <w:t>7.3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интерфейсу пользователя с ролью «Пользователь ЦУП»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19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34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4" w:history="1">
            <w:r w:rsidR="00160EFF" w:rsidRPr="00F82386">
              <w:rPr>
                <w:rStyle w:val="a3"/>
                <w:rFonts w:eastAsiaTheme="majorEastAsia"/>
                <w:noProof/>
              </w:rPr>
              <w:t>7.3.1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Форма «Текущее выполнение показателей»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_Toc79736844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19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5" w:history="1">
            <w:r w:rsidR="00160EFF" w:rsidRPr="00F82386">
              <w:rPr>
                <w:rStyle w:val="a3"/>
                <w:rFonts w:eastAsiaTheme="majorEastAsia"/>
                <w:noProof/>
              </w:rPr>
              <w:t>8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защите информации от несанкционированного доступа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_Toc79736845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20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6" w:history="1">
            <w:r w:rsidR="00160EFF" w:rsidRPr="00F82386">
              <w:rPr>
                <w:rStyle w:val="a3"/>
                <w:rFonts w:eastAsiaTheme="majorEastAsia"/>
                <w:noProof/>
              </w:rPr>
              <w:t>9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по сохранности информации при авариях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_Toc79736846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20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7" w:history="1">
            <w:r w:rsidR="00160EFF" w:rsidRPr="00F82386">
              <w:rPr>
                <w:rStyle w:val="a3"/>
                <w:rFonts w:eastAsiaTheme="majorEastAsia"/>
                <w:noProof/>
              </w:rPr>
              <w:t>10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организационному обеспечению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_Toc79736847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20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8" w:history="1">
            <w:r w:rsidR="00160EFF" w:rsidRPr="00F82386">
              <w:rPr>
                <w:rStyle w:val="a3"/>
                <w:rFonts w:eastAsiaTheme="majorEastAsia"/>
                <w:noProof/>
              </w:rPr>
              <w:t>11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Theme="majorEastAsia"/>
                <w:noProof/>
              </w:rPr>
              <w:t>Требования к программной документации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_Toc79736848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20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49" w:history="1">
            <w:r w:rsidR="00160EFF" w:rsidRPr="00F82386">
              <w:rPr>
                <w:rStyle w:val="a3"/>
                <w:rFonts w:eastAsiaTheme="majorEastAsia"/>
                <w:noProof/>
              </w:rPr>
              <w:t>Приложение 1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_Toc79736849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21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50" w:history="1">
            <w:r w:rsidR="00160EFF" w:rsidRPr="00F82386">
              <w:rPr>
                <w:rStyle w:val="a3"/>
                <w:rFonts w:eastAsiaTheme="majorEastAsia"/>
                <w:noProof/>
              </w:rPr>
              <w:t>12</w:t>
            </w:r>
            <w:r w:rsidR="00160EF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0EFF" w:rsidRPr="00F82386">
              <w:rPr>
                <w:rStyle w:val="a3"/>
                <w:rFonts w:eastAsia="Calibri"/>
                <w:noProof/>
              </w:rPr>
              <w:t>Выполнение плана передачи местного груза</w:t>
            </w:r>
            <w:r w:rsidR="00160EFF" w:rsidRPr="00F82386">
              <w:rPr>
                <w:rStyle w:val="a3"/>
                <w:rFonts w:eastAsiaTheme="majorEastAsia"/>
                <w:noProof/>
              </w:rPr>
              <w:t xml:space="preserve"> для</w:t>
            </w:r>
            <w:r w:rsidR="00160EFF" w:rsidRPr="00F82386">
              <w:rPr>
                <w:rStyle w:val="a3"/>
                <w:rFonts w:eastAsiaTheme="majorEastAsia"/>
                <w:noProof/>
                <w:spacing w:val="-9"/>
              </w:rPr>
              <w:t xml:space="preserve"> </w:t>
            </w:r>
            <w:r w:rsidR="00160EFF" w:rsidRPr="00F82386">
              <w:rPr>
                <w:rStyle w:val="a3"/>
                <w:rFonts w:eastAsiaTheme="majorEastAsia"/>
                <w:noProof/>
              </w:rPr>
              <w:t xml:space="preserve">ДГЦ, </w:t>
            </w:r>
            <w:r w:rsidR="00160EFF" w:rsidRPr="00F82386">
              <w:rPr>
                <w:rStyle w:val="a3"/>
                <w:rFonts w:eastAsiaTheme="majorEastAsia"/>
                <w:noProof/>
                <w:spacing w:val="-9"/>
              </w:rPr>
              <w:t>ДГПС.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_Toc79736850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27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51" w:history="1">
            <w:r w:rsidR="00160EFF" w:rsidRPr="00F82386">
              <w:rPr>
                <w:rStyle w:val="a3"/>
                <w:rFonts w:eastAsiaTheme="majorEastAsia"/>
                <w:noProof/>
              </w:rPr>
              <w:t>Приложение 2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_Toc79736851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28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52" w:history="1">
            <w:r w:rsidR="00160EFF" w:rsidRPr="00F82386">
              <w:rPr>
                <w:rStyle w:val="a3"/>
                <w:rFonts w:eastAsiaTheme="majorEastAsia"/>
                <w:noProof/>
              </w:rPr>
              <w:t>Приложение 3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_Toc79736852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46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160EFF" w:rsidRDefault="00197DA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736853" w:history="1">
            <w:r w:rsidR="00160EFF" w:rsidRPr="00F82386">
              <w:rPr>
                <w:rStyle w:val="a3"/>
                <w:rFonts w:eastAsiaTheme="majorEastAsia"/>
                <w:noProof/>
              </w:rPr>
              <w:t>Приложение 4</w:t>
            </w:r>
            <w:r w:rsidR="00160EFF">
              <w:rPr>
                <w:noProof/>
                <w:webHidden/>
              </w:rPr>
              <w:tab/>
            </w:r>
            <w:r w:rsidR="00160EFF">
              <w:rPr>
                <w:noProof/>
                <w:webHidden/>
              </w:rPr>
              <w:fldChar w:fldCharType="begin"/>
            </w:r>
            <w:r w:rsidR="00160EFF">
              <w:rPr>
                <w:noProof/>
                <w:webHidden/>
              </w:rPr>
              <w:instrText xml:space="preserve"> PAGEREF _Toc79736853 \h </w:instrText>
            </w:r>
            <w:r w:rsidR="00160EFF">
              <w:rPr>
                <w:noProof/>
                <w:webHidden/>
              </w:rPr>
            </w:r>
            <w:r w:rsidR="00160EFF">
              <w:rPr>
                <w:noProof/>
                <w:webHidden/>
              </w:rPr>
              <w:fldChar w:fldCharType="separate"/>
            </w:r>
            <w:r w:rsidR="00160EFF">
              <w:rPr>
                <w:noProof/>
                <w:webHidden/>
              </w:rPr>
              <w:t>50</w:t>
            </w:r>
            <w:r w:rsidR="00160EFF">
              <w:rPr>
                <w:noProof/>
                <w:webHidden/>
              </w:rPr>
              <w:fldChar w:fldCharType="end"/>
            </w:r>
          </w:hyperlink>
        </w:p>
        <w:p w:rsidR="00D47BB5" w:rsidRDefault="00D47BB5" w:rsidP="00D77615">
          <w:pPr>
            <w:spacing w:line="228" w:lineRule="auto"/>
          </w:pPr>
          <w:r>
            <w:rPr>
              <w:b/>
              <w:bCs/>
            </w:rPr>
            <w:fldChar w:fldCharType="end"/>
          </w:r>
        </w:p>
      </w:sdtContent>
    </w:sdt>
    <w:p w:rsidR="004A1CD6" w:rsidRDefault="004A1CD6">
      <w:pPr>
        <w:spacing w:after="160" w:line="259" w:lineRule="auto"/>
      </w:pPr>
      <w:r>
        <w:br w:type="page"/>
      </w:r>
    </w:p>
    <w:p w:rsidR="004A1CD6" w:rsidRPr="00ED4381" w:rsidRDefault="004A1CD6" w:rsidP="004D7817">
      <w:pPr>
        <w:pStyle w:val="1"/>
      </w:pPr>
      <w:bookmarkStart w:id="0" w:name="_Toc62584525"/>
      <w:bookmarkStart w:id="1" w:name="_Toc79736803"/>
      <w:r w:rsidRPr="00ED4381">
        <w:lastRenderedPageBreak/>
        <w:t>ОБЩИЕ СВЕДЕНИЯ</w:t>
      </w:r>
      <w:bookmarkEnd w:id="0"/>
      <w:bookmarkEnd w:id="1"/>
    </w:p>
    <w:p w:rsidR="004A1CD6" w:rsidRPr="007B60F5" w:rsidRDefault="004A1CD6" w:rsidP="00A13501">
      <w:pPr>
        <w:pStyle w:val="2"/>
      </w:pPr>
      <w:bookmarkStart w:id="2" w:name="_Toc24624841"/>
      <w:bookmarkStart w:id="3" w:name="_Toc62584526"/>
      <w:bookmarkStart w:id="4" w:name="_Toc79736804"/>
      <w:r w:rsidRPr="007B60F5">
        <w:t>Наименование работы</w:t>
      </w:r>
      <w:bookmarkEnd w:id="2"/>
      <w:bookmarkEnd w:id="3"/>
      <w:bookmarkEnd w:id="4"/>
    </w:p>
    <w:p w:rsidR="004A1CD6" w:rsidRPr="00842782" w:rsidRDefault="004A1CD6" w:rsidP="004A1CD6">
      <w:pPr>
        <w:pStyle w:val="a4"/>
        <w:tabs>
          <w:tab w:val="left" w:pos="840"/>
        </w:tabs>
        <w:ind w:firstLine="567"/>
        <w:rPr>
          <w:sz w:val="28"/>
          <w:szCs w:val="28"/>
        </w:rPr>
      </w:pPr>
      <w:r w:rsidRPr="00842782">
        <w:rPr>
          <w:sz w:val="28"/>
          <w:szCs w:val="28"/>
        </w:rPr>
        <w:t xml:space="preserve">Полное </w:t>
      </w:r>
      <w:r w:rsidRPr="005D1AC5">
        <w:rPr>
          <w:sz w:val="28"/>
          <w:szCs w:val="28"/>
        </w:rPr>
        <w:t>наименование:</w:t>
      </w:r>
      <w:r w:rsidRPr="00842782">
        <w:rPr>
          <w:sz w:val="28"/>
          <w:szCs w:val="28"/>
        </w:rPr>
        <w:t xml:space="preserve"> Автоматизированная система </w:t>
      </w:r>
      <w:r>
        <w:rPr>
          <w:sz w:val="28"/>
          <w:szCs w:val="28"/>
        </w:rPr>
        <w:t xml:space="preserve">оценки работы </w:t>
      </w:r>
      <w:r w:rsidRPr="00842782">
        <w:rPr>
          <w:sz w:val="28"/>
          <w:szCs w:val="28"/>
        </w:rPr>
        <w:t>и премирования диспетчерского аппарата</w:t>
      </w:r>
      <w:r>
        <w:rPr>
          <w:sz w:val="28"/>
          <w:szCs w:val="28"/>
        </w:rPr>
        <w:t xml:space="preserve"> ЦУП</w:t>
      </w:r>
      <w:r w:rsidRPr="00842782">
        <w:rPr>
          <w:sz w:val="28"/>
          <w:szCs w:val="28"/>
        </w:rPr>
        <w:t>.</w:t>
      </w:r>
    </w:p>
    <w:p w:rsidR="004A1CD6" w:rsidRDefault="004A1CD6" w:rsidP="004A1CD6">
      <w:pPr>
        <w:pStyle w:val="a4"/>
        <w:tabs>
          <w:tab w:val="left" w:pos="840"/>
        </w:tabs>
        <w:ind w:firstLine="567"/>
        <w:rPr>
          <w:sz w:val="28"/>
          <w:szCs w:val="28"/>
        </w:rPr>
      </w:pPr>
      <w:r w:rsidRPr="00842782">
        <w:rPr>
          <w:sz w:val="28"/>
          <w:szCs w:val="28"/>
        </w:rPr>
        <w:t>Сокращенное наименование: АС «Лицевой счет»</w:t>
      </w:r>
      <w:r w:rsidR="003C3C6D">
        <w:rPr>
          <w:sz w:val="28"/>
          <w:szCs w:val="28"/>
        </w:rPr>
        <w:t xml:space="preserve"> (далее – Система)</w:t>
      </w:r>
      <w:r w:rsidRPr="0084278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4A1CD6" w:rsidRPr="00842782" w:rsidRDefault="004A1CD6" w:rsidP="004A1CD6">
      <w:pPr>
        <w:pStyle w:val="a4"/>
        <w:tabs>
          <w:tab w:val="left" w:pos="840"/>
        </w:tabs>
        <w:ind w:firstLine="567"/>
        <w:rPr>
          <w:sz w:val="28"/>
          <w:szCs w:val="28"/>
        </w:rPr>
      </w:pPr>
    </w:p>
    <w:p w:rsidR="004A1CD6" w:rsidRPr="007B60F5" w:rsidRDefault="004A1CD6" w:rsidP="00A13501">
      <w:pPr>
        <w:pStyle w:val="2"/>
      </w:pPr>
      <w:bookmarkStart w:id="5" w:name="_Toc24624842"/>
      <w:bookmarkStart w:id="6" w:name="_Toc62584527"/>
      <w:bookmarkStart w:id="7" w:name="_Toc79736805"/>
      <w:r w:rsidRPr="007B60F5">
        <w:t>Заказчик и Ответственный по проекту</w:t>
      </w:r>
      <w:bookmarkEnd w:id="5"/>
      <w:bookmarkEnd w:id="6"/>
      <w:bookmarkEnd w:id="7"/>
    </w:p>
    <w:p w:rsidR="004A1CD6" w:rsidRPr="00E911DA" w:rsidRDefault="004A1CD6" w:rsidP="004A1CD6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42782">
        <w:rPr>
          <w:sz w:val="28"/>
          <w:szCs w:val="28"/>
        </w:rPr>
        <w:t>Заказчик: служба перевозок Управления Белорусской железной дороги</w:t>
      </w:r>
      <w:r>
        <w:rPr>
          <w:sz w:val="28"/>
          <w:szCs w:val="28"/>
        </w:rPr>
        <w:t>.</w:t>
      </w:r>
    </w:p>
    <w:p w:rsidR="004A1CD6" w:rsidRPr="00842782" w:rsidRDefault="004A1CD6" w:rsidP="004A1CD6">
      <w:pPr>
        <w:pStyle w:val="a4"/>
        <w:tabs>
          <w:tab w:val="left" w:pos="840"/>
        </w:tabs>
        <w:ind w:firstLine="567"/>
        <w:rPr>
          <w:sz w:val="28"/>
          <w:szCs w:val="28"/>
        </w:rPr>
      </w:pPr>
      <w:r w:rsidRPr="00842782">
        <w:rPr>
          <w:sz w:val="28"/>
          <w:szCs w:val="28"/>
        </w:rPr>
        <w:t>Ответственны</w:t>
      </w:r>
      <w:r>
        <w:rPr>
          <w:sz w:val="28"/>
          <w:szCs w:val="28"/>
        </w:rPr>
        <w:t>й</w:t>
      </w:r>
      <w:r w:rsidRPr="00842782">
        <w:rPr>
          <w:sz w:val="28"/>
          <w:szCs w:val="28"/>
        </w:rPr>
        <w:t xml:space="preserve"> по проекту: Конструкторско-технический центр Белорусской железной дороги.</w:t>
      </w:r>
    </w:p>
    <w:p w:rsidR="004A1CD6" w:rsidRDefault="004A1CD6" w:rsidP="004A1CD6">
      <w:pPr>
        <w:pStyle w:val="a4"/>
        <w:tabs>
          <w:tab w:val="left" w:pos="840"/>
        </w:tabs>
        <w:ind w:firstLine="567"/>
        <w:rPr>
          <w:sz w:val="28"/>
          <w:szCs w:val="28"/>
        </w:rPr>
      </w:pPr>
    </w:p>
    <w:p w:rsidR="004A1CD6" w:rsidRPr="00036566" w:rsidRDefault="004A1CD6" w:rsidP="00A13501">
      <w:pPr>
        <w:pStyle w:val="2"/>
      </w:pPr>
      <w:bookmarkStart w:id="8" w:name="_Toc24624843"/>
      <w:bookmarkStart w:id="9" w:name="_Toc62584528"/>
      <w:bookmarkStart w:id="10" w:name="_Toc79736806"/>
      <w:r w:rsidRPr="00036566">
        <w:t>Организации-пользователи</w:t>
      </w:r>
      <w:bookmarkEnd w:id="8"/>
      <w:bookmarkEnd w:id="9"/>
      <w:bookmarkEnd w:id="10"/>
    </w:p>
    <w:p w:rsidR="004A1CD6" w:rsidRPr="00842782" w:rsidRDefault="004A1CD6" w:rsidP="004A1CD6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42782">
        <w:rPr>
          <w:sz w:val="28"/>
          <w:szCs w:val="28"/>
        </w:rPr>
        <w:t xml:space="preserve">Организация-пользователь: </w:t>
      </w:r>
      <w:r w:rsidRPr="00ED4381">
        <w:rPr>
          <w:sz w:val="28"/>
          <w:szCs w:val="28"/>
        </w:rPr>
        <w:t>Центр управления перевозками службы перевозок Белорусской железной дороги</w:t>
      </w:r>
      <w:r w:rsidRPr="00842782">
        <w:rPr>
          <w:sz w:val="28"/>
          <w:szCs w:val="28"/>
        </w:rPr>
        <w:t>.</w:t>
      </w:r>
    </w:p>
    <w:p w:rsidR="004A1CD6" w:rsidRDefault="004A1CD6" w:rsidP="004A1CD6">
      <w:pPr>
        <w:tabs>
          <w:tab w:val="left" w:pos="840"/>
        </w:tabs>
        <w:ind w:firstLine="567"/>
        <w:jc w:val="both"/>
        <w:rPr>
          <w:sz w:val="28"/>
          <w:szCs w:val="28"/>
        </w:rPr>
      </w:pPr>
    </w:p>
    <w:p w:rsidR="004A1CD6" w:rsidRPr="00036566" w:rsidRDefault="004A1CD6" w:rsidP="00A13501">
      <w:pPr>
        <w:pStyle w:val="2"/>
      </w:pPr>
      <w:bookmarkStart w:id="11" w:name="_Toc24624844"/>
      <w:bookmarkStart w:id="12" w:name="_Toc62584529"/>
      <w:bookmarkStart w:id="13" w:name="_Toc79736807"/>
      <w:r w:rsidRPr="00036566">
        <w:t>Объекты внедрения</w:t>
      </w:r>
      <w:bookmarkEnd w:id="11"/>
      <w:bookmarkEnd w:id="12"/>
      <w:bookmarkEnd w:id="13"/>
    </w:p>
    <w:p w:rsidR="004A1CD6" w:rsidRDefault="004A1CD6" w:rsidP="004A1CD6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42782">
        <w:rPr>
          <w:sz w:val="28"/>
          <w:szCs w:val="28"/>
        </w:rPr>
        <w:t xml:space="preserve">Наименование объектов внедрения: </w:t>
      </w:r>
      <w:r>
        <w:rPr>
          <w:sz w:val="28"/>
          <w:szCs w:val="28"/>
        </w:rPr>
        <w:t>Центр Управления перевозками Белорусской железной дороги.</w:t>
      </w:r>
    </w:p>
    <w:p w:rsidR="004A1CD6" w:rsidRPr="00ED4381" w:rsidRDefault="004A1CD6" w:rsidP="004A1CD6">
      <w:pPr>
        <w:tabs>
          <w:tab w:val="left" w:pos="840"/>
        </w:tabs>
        <w:ind w:firstLine="567"/>
        <w:jc w:val="both"/>
        <w:rPr>
          <w:sz w:val="28"/>
          <w:szCs w:val="28"/>
        </w:rPr>
      </w:pPr>
    </w:p>
    <w:p w:rsidR="004A1CD6" w:rsidRPr="00ED4381" w:rsidRDefault="004A1CD6" w:rsidP="004A1CD6">
      <w:pPr>
        <w:pStyle w:val="1"/>
        <w:ind w:right="-1"/>
        <w:jc w:val="both"/>
      </w:pPr>
      <w:bookmarkStart w:id="14" w:name="_Toc10447865"/>
      <w:bookmarkStart w:id="15" w:name="_Toc62584530"/>
      <w:bookmarkStart w:id="16" w:name="_Toc79736808"/>
      <w:r w:rsidRPr="00ED4381">
        <w:t>ТЕРМИНЫ И ОПРЕДЕЛЕНИЯ</w:t>
      </w:r>
      <w:bookmarkEnd w:id="14"/>
      <w:bookmarkEnd w:id="15"/>
      <w:bookmarkEnd w:id="16"/>
    </w:p>
    <w:p w:rsidR="004A1CD6" w:rsidRPr="00FE3755" w:rsidRDefault="004A1CD6" w:rsidP="00A13501">
      <w:pPr>
        <w:pStyle w:val="2"/>
      </w:pPr>
      <w:bookmarkStart w:id="17" w:name="_Toc56409902"/>
      <w:bookmarkStart w:id="18" w:name="_Toc62584531"/>
      <w:bookmarkStart w:id="19" w:name="_Toc79736809"/>
      <w:r>
        <w:t>Определения, используемые в документе</w:t>
      </w:r>
      <w:bookmarkEnd w:id="17"/>
      <w:bookmarkEnd w:id="18"/>
      <w:bookmarkEnd w:id="19"/>
    </w:p>
    <w:p w:rsidR="004A1CD6" w:rsidRPr="00531F86" w:rsidRDefault="004A1CD6" w:rsidP="004A1CD6">
      <w:pPr>
        <w:ind w:firstLine="567"/>
        <w:jc w:val="both"/>
        <w:rPr>
          <w:sz w:val="28"/>
          <w:szCs w:val="28"/>
        </w:rPr>
      </w:pPr>
      <w:r w:rsidRPr="00531F86">
        <w:rPr>
          <w:sz w:val="28"/>
          <w:szCs w:val="28"/>
        </w:rPr>
        <w:t>АС «Окна» - автоматизированная система сбора заявок и планирования предоставления «окон».</w:t>
      </w:r>
    </w:p>
    <w:p w:rsidR="004A1CD6" w:rsidRPr="00531F86" w:rsidRDefault="004A1CD6" w:rsidP="004A1CD6">
      <w:pPr>
        <w:ind w:firstLine="567"/>
        <w:jc w:val="both"/>
        <w:rPr>
          <w:sz w:val="28"/>
          <w:szCs w:val="28"/>
        </w:rPr>
      </w:pPr>
      <w:r w:rsidRPr="00531F86">
        <w:rPr>
          <w:sz w:val="28"/>
          <w:szCs w:val="28"/>
        </w:rPr>
        <w:t>БЖД – Белорусская железная дорога.</w:t>
      </w:r>
    </w:p>
    <w:p w:rsidR="004A1CD6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ГИД «Неман» – автоматизированная система, предназначенная для решения комплекса задач контроля, планирования, прогнозирования, регулирования, учета и анализа работы диспетчерского участка на полигонах железной дороги, оборудованных системой диспетчерской централизации.</w:t>
      </w:r>
    </w:p>
    <w:p w:rsidR="004A1CD6" w:rsidRPr="00531F86" w:rsidRDefault="004A1CD6" w:rsidP="004A1CD6">
      <w:pPr>
        <w:ind w:firstLine="567"/>
        <w:jc w:val="both"/>
        <w:rPr>
          <w:sz w:val="28"/>
          <w:szCs w:val="28"/>
        </w:rPr>
      </w:pPr>
      <w:r w:rsidRPr="00531F86">
        <w:rPr>
          <w:sz w:val="28"/>
          <w:szCs w:val="28"/>
        </w:rPr>
        <w:t xml:space="preserve">ИАС ПУР ГП - информационно-аналитическая система </w:t>
      </w:r>
      <w:r w:rsidR="0087220C">
        <w:rPr>
          <w:sz w:val="28"/>
          <w:szCs w:val="28"/>
        </w:rPr>
        <w:t>поддержки</w:t>
      </w:r>
      <w:r w:rsidRPr="00531F86">
        <w:rPr>
          <w:sz w:val="28"/>
          <w:szCs w:val="28"/>
        </w:rPr>
        <w:t xml:space="preserve"> управленческих решений для грузовых перевозок.</w:t>
      </w:r>
    </w:p>
    <w:p w:rsidR="004A1CD6" w:rsidRDefault="004A1CD6" w:rsidP="004A1CD6">
      <w:pPr>
        <w:ind w:firstLine="567"/>
        <w:jc w:val="both"/>
        <w:rPr>
          <w:sz w:val="28"/>
          <w:szCs w:val="28"/>
        </w:rPr>
      </w:pPr>
      <w:r w:rsidRPr="00531F86">
        <w:rPr>
          <w:sz w:val="28"/>
          <w:szCs w:val="28"/>
        </w:rPr>
        <w:t>ЦУП – Центр управления перевозками службы перевозок Белорусской железной дороги.</w:t>
      </w:r>
    </w:p>
    <w:p w:rsidR="009B1355" w:rsidRDefault="009B1355" w:rsidP="004A1CD6">
      <w:pPr>
        <w:ind w:firstLine="567"/>
        <w:jc w:val="both"/>
        <w:rPr>
          <w:sz w:val="28"/>
          <w:szCs w:val="28"/>
        </w:rPr>
      </w:pPr>
      <w:r w:rsidRPr="00502DF4">
        <w:rPr>
          <w:sz w:val="28"/>
          <w:szCs w:val="28"/>
        </w:rPr>
        <w:t>КП</w:t>
      </w:r>
      <w:r w:rsidR="007159D1" w:rsidRPr="00CC7F5A">
        <w:rPr>
          <w:sz w:val="28"/>
          <w:szCs w:val="28"/>
        </w:rPr>
        <w:t>Э</w:t>
      </w:r>
      <w:r w:rsidRPr="00502DF4">
        <w:rPr>
          <w:sz w:val="28"/>
          <w:szCs w:val="28"/>
        </w:rPr>
        <w:t xml:space="preserve"> </w:t>
      </w:r>
      <w:r w:rsidR="00D33BF1" w:rsidRPr="00502DF4">
        <w:rPr>
          <w:sz w:val="28"/>
          <w:szCs w:val="28"/>
        </w:rPr>
        <w:t>–</w:t>
      </w:r>
      <w:r w:rsidRPr="00502DF4">
        <w:rPr>
          <w:sz w:val="28"/>
          <w:szCs w:val="28"/>
        </w:rPr>
        <w:t xml:space="preserve"> </w:t>
      </w:r>
      <w:r w:rsidR="00D33BF1" w:rsidRPr="00502DF4">
        <w:rPr>
          <w:sz w:val="28"/>
          <w:szCs w:val="28"/>
        </w:rPr>
        <w:t xml:space="preserve">ключевые показатели эффективности </w:t>
      </w:r>
      <w:r w:rsidR="0087220C">
        <w:rPr>
          <w:sz w:val="28"/>
          <w:szCs w:val="28"/>
        </w:rPr>
        <w:t>работы</w:t>
      </w:r>
      <w:r w:rsidR="00D33BF1" w:rsidRPr="00502DF4">
        <w:rPr>
          <w:sz w:val="28"/>
          <w:szCs w:val="28"/>
        </w:rPr>
        <w:t xml:space="preserve"> БЖД.</w:t>
      </w:r>
    </w:p>
    <w:p w:rsidR="004A1CD6" w:rsidRPr="00F81C3C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Дежурно-диспетчерский персонал ЦУП</w:t>
      </w:r>
      <w:r w:rsidRPr="00F81C3C">
        <w:rPr>
          <w:rFonts w:eastAsiaTheme="minorHAnsi"/>
          <w:spacing w:val="-2"/>
          <w:sz w:val="28"/>
          <w:lang w:eastAsia="en-US"/>
        </w:rPr>
        <w:t>:</w:t>
      </w:r>
    </w:p>
    <w:p w:rsidR="004A1CD6" w:rsidRPr="00F81C3C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ДНЦ - диспетчер поездной</w:t>
      </w:r>
      <w:r>
        <w:rPr>
          <w:sz w:val="28"/>
          <w:szCs w:val="28"/>
        </w:rPr>
        <w:t xml:space="preserve"> (участковый, узловой)</w:t>
      </w:r>
      <w:r w:rsidRPr="00F81C3C">
        <w:rPr>
          <w:sz w:val="28"/>
          <w:szCs w:val="28"/>
        </w:rPr>
        <w:t>;</w:t>
      </w:r>
    </w:p>
    <w:p w:rsidR="004A1CD6" w:rsidRPr="00F81C3C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 xml:space="preserve">ДГПС - старший диспетчер дорожный; </w:t>
      </w:r>
    </w:p>
    <w:p w:rsidR="004A1CD6" w:rsidRPr="00F81C3C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ТНЦ - диспетчер локомотивный;</w:t>
      </w:r>
    </w:p>
    <w:p w:rsidR="004A1CD6" w:rsidRPr="008E1E54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ДГТ - старший диспетчер локомотивный дорожный;</w:t>
      </w:r>
    </w:p>
    <w:p w:rsidR="004A1CD6" w:rsidRDefault="004A1CD6" w:rsidP="004A1CD6">
      <w:pPr>
        <w:ind w:firstLine="567"/>
        <w:jc w:val="both"/>
        <w:rPr>
          <w:sz w:val="28"/>
          <w:szCs w:val="28"/>
        </w:rPr>
      </w:pPr>
      <w:r w:rsidRPr="00F81C3C">
        <w:rPr>
          <w:sz w:val="28"/>
          <w:szCs w:val="28"/>
        </w:rPr>
        <w:t>ДГЦ - главный диспетчер дорожный.</w:t>
      </w:r>
    </w:p>
    <w:p w:rsidR="00A8175C" w:rsidRDefault="00A8175C" w:rsidP="00A8175C">
      <w:pPr>
        <w:ind w:firstLine="567"/>
        <w:jc w:val="both"/>
        <w:rPr>
          <w:sz w:val="28"/>
          <w:szCs w:val="28"/>
        </w:rPr>
      </w:pPr>
      <w:r w:rsidRPr="00337717">
        <w:rPr>
          <w:sz w:val="28"/>
          <w:szCs w:val="28"/>
        </w:rPr>
        <w:t>Расчетное время –</w:t>
      </w:r>
      <w:r w:rsidR="00337717" w:rsidRPr="00337717">
        <w:rPr>
          <w:sz w:val="28"/>
          <w:szCs w:val="28"/>
        </w:rPr>
        <w:t xml:space="preserve"> </w:t>
      </w:r>
      <w:r w:rsidRPr="00337717">
        <w:rPr>
          <w:sz w:val="28"/>
          <w:szCs w:val="28"/>
        </w:rPr>
        <w:t>период</w:t>
      </w:r>
      <w:r>
        <w:rPr>
          <w:sz w:val="28"/>
          <w:szCs w:val="28"/>
        </w:rPr>
        <w:t xml:space="preserve"> времени, за который производится </w:t>
      </w:r>
      <w:r w:rsidR="0092429E">
        <w:rPr>
          <w:sz w:val="28"/>
          <w:szCs w:val="28"/>
        </w:rPr>
        <w:t>расчёт конкретного показателя</w:t>
      </w:r>
      <w:r w:rsidRPr="009B1355">
        <w:rPr>
          <w:sz w:val="28"/>
          <w:szCs w:val="28"/>
        </w:rPr>
        <w:t>.</w:t>
      </w:r>
      <w:r w:rsidR="009B1355">
        <w:rPr>
          <w:sz w:val="28"/>
          <w:szCs w:val="28"/>
        </w:rPr>
        <w:t xml:space="preserve"> </w:t>
      </w:r>
      <w:r w:rsidR="009B1355" w:rsidRPr="009B1355">
        <w:rPr>
          <w:sz w:val="28"/>
          <w:szCs w:val="28"/>
        </w:rPr>
        <w:t>Например, сдача вагонов –</w:t>
      </w:r>
      <w:r w:rsidR="009B1355">
        <w:rPr>
          <w:sz w:val="28"/>
          <w:szCs w:val="28"/>
        </w:rPr>
        <w:t xml:space="preserve"> </w:t>
      </w:r>
      <w:r w:rsidR="009B1355" w:rsidRPr="009B1355">
        <w:rPr>
          <w:sz w:val="28"/>
          <w:szCs w:val="28"/>
        </w:rPr>
        <w:t>за сутки, расчет участковой скорости</w:t>
      </w:r>
      <w:r w:rsidR="009B1355">
        <w:rPr>
          <w:sz w:val="28"/>
          <w:szCs w:val="28"/>
        </w:rPr>
        <w:t xml:space="preserve"> -</w:t>
      </w:r>
      <w:r w:rsidR="009B1355" w:rsidRPr="009B1355">
        <w:rPr>
          <w:sz w:val="28"/>
          <w:szCs w:val="28"/>
        </w:rPr>
        <w:t xml:space="preserve"> за смену и т.д.</w:t>
      </w:r>
      <w:r>
        <w:rPr>
          <w:sz w:val="28"/>
          <w:szCs w:val="28"/>
        </w:rPr>
        <w:t xml:space="preserve"> </w:t>
      </w:r>
    </w:p>
    <w:p w:rsidR="000321FD" w:rsidRDefault="00A8175C" w:rsidP="00A8175C">
      <w:pPr>
        <w:ind w:firstLine="567"/>
        <w:jc w:val="both"/>
        <w:rPr>
          <w:sz w:val="28"/>
          <w:szCs w:val="28"/>
        </w:rPr>
      </w:pPr>
      <w:r w:rsidRPr="00337717">
        <w:rPr>
          <w:sz w:val="28"/>
          <w:szCs w:val="28"/>
        </w:rPr>
        <w:t xml:space="preserve">Расчетный </w:t>
      </w:r>
      <w:r w:rsidR="000321FD" w:rsidRPr="00337717">
        <w:rPr>
          <w:sz w:val="28"/>
          <w:szCs w:val="28"/>
        </w:rPr>
        <w:t>полигон</w:t>
      </w:r>
      <w:r w:rsidR="000321FD">
        <w:rPr>
          <w:sz w:val="28"/>
          <w:szCs w:val="28"/>
        </w:rPr>
        <w:t xml:space="preserve"> –</w:t>
      </w:r>
      <w:r w:rsidRPr="00597FDB">
        <w:rPr>
          <w:sz w:val="28"/>
          <w:szCs w:val="28"/>
        </w:rPr>
        <w:t xml:space="preserve"> </w:t>
      </w:r>
      <w:r w:rsidR="000321FD">
        <w:rPr>
          <w:sz w:val="28"/>
          <w:szCs w:val="28"/>
        </w:rPr>
        <w:t>полигон железной дороги (включая переч</w:t>
      </w:r>
      <w:r w:rsidR="00CE05DE">
        <w:rPr>
          <w:sz w:val="28"/>
          <w:szCs w:val="28"/>
        </w:rPr>
        <w:t>ен</w:t>
      </w:r>
      <w:r w:rsidR="000321FD">
        <w:rPr>
          <w:sz w:val="28"/>
          <w:szCs w:val="28"/>
        </w:rPr>
        <w:t xml:space="preserve">ь станций и </w:t>
      </w:r>
      <w:r w:rsidR="009B1355">
        <w:rPr>
          <w:sz w:val="28"/>
          <w:szCs w:val="28"/>
        </w:rPr>
        <w:t>участков)</w:t>
      </w:r>
      <w:r w:rsidR="00CE05DE">
        <w:rPr>
          <w:sz w:val="28"/>
          <w:szCs w:val="28"/>
        </w:rPr>
        <w:t>,</w:t>
      </w:r>
      <w:r w:rsidR="009B1355">
        <w:rPr>
          <w:sz w:val="28"/>
          <w:szCs w:val="28"/>
        </w:rPr>
        <w:t xml:space="preserve"> по</w:t>
      </w:r>
      <w:r w:rsidR="000321FD">
        <w:rPr>
          <w:sz w:val="28"/>
          <w:szCs w:val="28"/>
        </w:rPr>
        <w:t xml:space="preserve"> которому производится расчёт показател</w:t>
      </w:r>
      <w:r w:rsidR="00337717">
        <w:rPr>
          <w:sz w:val="28"/>
          <w:szCs w:val="28"/>
        </w:rPr>
        <w:t>ей</w:t>
      </w:r>
      <w:r w:rsidR="000321FD">
        <w:rPr>
          <w:sz w:val="28"/>
          <w:szCs w:val="28"/>
        </w:rPr>
        <w:t xml:space="preserve"> для каждой должности диспетчерског</w:t>
      </w:r>
      <w:r w:rsidR="00F905B3">
        <w:rPr>
          <w:sz w:val="28"/>
          <w:szCs w:val="28"/>
        </w:rPr>
        <w:t>о аппарата.</w:t>
      </w:r>
    </w:p>
    <w:p w:rsidR="003112AC" w:rsidRPr="00FA1A36" w:rsidRDefault="00F905B3" w:rsidP="009B1355">
      <w:pPr>
        <w:ind w:firstLine="567"/>
        <w:jc w:val="both"/>
        <w:rPr>
          <w:sz w:val="28"/>
          <w:szCs w:val="28"/>
        </w:rPr>
      </w:pPr>
      <w:r w:rsidRPr="003A3C41">
        <w:rPr>
          <w:sz w:val="28"/>
          <w:szCs w:val="28"/>
        </w:rPr>
        <w:lastRenderedPageBreak/>
        <w:t>Участок анализа –</w:t>
      </w:r>
      <w:r w:rsidR="009B1355">
        <w:rPr>
          <w:sz w:val="28"/>
          <w:szCs w:val="28"/>
        </w:rPr>
        <w:t xml:space="preserve"> железнодорожный участок, ограниченный станциями,</w:t>
      </w:r>
      <w:r w:rsidRPr="003A3C41">
        <w:rPr>
          <w:sz w:val="28"/>
          <w:szCs w:val="28"/>
        </w:rPr>
        <w:t xml:space="preserve"> </w:t>
      </w:r>
      <w:r w:rsidR="009B1355">
        <w:rPr>
          <w:sz w:val="28"/>
          <w:szCs w:val="28"/>
        </w:rPr>
        <w:t xml:space="preserve">в составе расчетного полигона. </w:t>
      </w:r>
    </w:p>
    <w:p w:rsidR="009B1355" w:rsidRPr="003112AC" w:rsidRDefault="009B1355" w:rsidP="009B1355">
      <w:pPr>
        <w:ind w:firstLine="567"/>
        <w:jc w:val="both"/>
        <w:rPr>
          <w:i/>
          <w:sz w:val="28"/>
          <w:szCs w:val="28"/>
        </w:rPr>
      </w:pPr>
      <w:r w:rsidRPr="003112AC">
        <w:rPr>
          <w:i/>
          <w:sz w:val="28"/>
          <w:szCs w:val="28"/>
        </w:rPr>
        <w:t>Например, для расчетного полигона Орша – Минск, участки анализа - Орша-Минск, Смолевичи-Шеметово.</w:t>
      </w:r>
    </w:p>
    <w:p w:rsidR="004A1CD6" w:rsidRPr="00082B13" w:rsidRDefault="004A1CD6" w:rsidP="004A1CD6">
      <w:pPr>
        <w:ind w:firstLine="567"/>
        <w:jc w:val="both"/>
        <w:rPr>
          <w:b/>
          <w:sz w:val="28"/>
          <w:szCs w:val="28"/>
        </w:rPr>
      </w:pPr>
    </w:p>
    <w:p w:rsidR="00B47015" w:rsidRPr="00ED4381" w:rsidRDefault="00B47015" w:rsidP="00B47015">
      <w:pPr>
        <w:pStyle w:val="1"/>
        <w:ind w:right="-1"/>
        <w:jc w:val="both"/>
      </w:pPr>
      <w:bookmarkStart w:id="20" w:name="_Toc10447866"/>
      <w:bookmarkStart w:id="21" w:name="_Toc62584532"/>
      <w:bookmarkStart w:id="22" w:name="_Toc79736810"/>
      <w:r w:rsidRPr="00ED4381">
        <w:t>ЦЕЛ</w:t>
      </w:r>
      <w:r w:rsidR="005D77CD">
        <w:t>И</w:t>
      </w:r>
      <w:r w:rsidRPr="00ED4381">
        <w:t xml:space="preserve"> </w:t>
      </w:r>
      <w:r>
        <w:t xml:space="preserve">И </w:t>
      </w:r>
      <w:r w:rsidR="005D77CD">
        <w:t>ФУНКЦИИ</w:t>
      </w:r>
      <w:r>
        <w:t xml:space="preserve"> </w:t>
      </w:r>
      <w:bookmarkEnd w:id="20"/>
      <w:r>
        <w:t>СИСТЕМЫ</w:t>
      </w:r>
      <w:bookmarkEnd w:id="21"/>
      <w:bookmarkEnd w:id="22"/>
    </w:p>
    <w:p w:rsidR="00B47015" w:rsidRPr="005E3029" w:rsidRDefault="00B47015" w:rsidP="00A13501">
      <w:pPr>
        <w:pStyle w:val="2"/>
      </w:pPr>
      <w:bookmarkStart w:id="23" w:name="_Toc56409907"/>
      <w:bookmarkStart w:id="24" w:name="_Toc62584533"/>
      <w:bookmarkStart w:id="25" w:name="_Toc79736811"/>
      <w:r w:rsidRPr="005E3029">
        <w:t>Цели создания</w:t>
      </w:r>
      <w:bookmarkEnd w:id="23"/>
      <w:r w:rsidRPr="005E3029">
        <w:t xml:space="preserve"> </w:t>
      </w:r>
      <w:r w:rsidR="005D77CD" w:rsidRPr="005E3029">
        <w:t>С</w:t>
      </w:r>
      <w:r w:rsidRPr="005E3029">
        <w:t>истемы</w:t>
      </w:r>
      <w:bookmarkEnd w:id="24"/>
      <w:bookmarkEnd w:id="25"/>
    </w:p>
    <w:p w:rsidR="00E01575" w:rsidRDefault="00E01575" w:rsidP="00B47015">
      <w:pPr>
        <w:ind w:firstLine="567"/>
        <w:jc w:val="both"/>
        <w:rPr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 xml:space="preserve">Целью создания Системы является </w:t>
      </w:r>
      <w:r>
        <w:rPr>
          <w:color w:val="000000"/>
          <w:sz w:val="28"/>
          <w:szCs w:val="28"/>
          <w:lang w:bidi="ru-RU"/>
        </w:rPr>
        <w:t>п</w:t>
      </w:r>
      <w:r w:rsidRPr="00E01575">
        <w:rPr>
          <w:color w:val="000000"/>
          <w:sz w:val="28"/>
          <w:szCs w:val="28"/>
          <w:lang w:bidi="ru-RU"/>
        </w:rPr>
        <w:t xml:space="preserve">овышение </w:t>
      </w:r>
      <w:r>
        <w:rPr>
          <w:color w:val="000000"/>
          <w:sz w:val="28"/>
          <w:szCs w:val="28"/>
          <w:lang w:bidi="ru-RU"/>
        </w:rPr>
        <w:t xml:space="preserve">заинтересованности </w:t>
      </w:r>
      <w:r w:rsidR="00621E15">
        <w:rPr>
          <w:color w:val="000000"/>
          <w:sz w:val="28"/>
          <w:szCs w:val="28"/>
          <w:lang w:bidi="ru-RU"/>
        </w:rPr>
        <w:t>диспетчерского аппарата</w:t>
      </w:r>
      <w:r>
        <w:rPr>
          <w:color w:val="000000"/>
          <w:sz w:val="28"/>
          <w:szCs w:val="28"/>
          <w:lang w:bidi="ru-RU"/>
        </w:rPr>
        <w:t xml:space="preserve"> в улучшении организации </w:t>
      </w:r>
      <w:r w:rsidR="003112AC">
        <w:rPr>
          <w:color w:val="000000"/>
          <w:sz w:val="28"/>
          <w:szCs w:val="28"/>
          <w:lang w:bidi="ru-RU"/>
        </w:rPr>
        <w:t>перевозочного процесса</w:t>
      </w:r>
      <w:r>
        <w:rPr>
          <w:color w:val="000000"/>
          <w:sz w:val="28"/>
          <w:szCs w:val="28"/>
          <w:lang w:bidi="ru-RU"/>
        </w:rPr>
        <w:t>, снижению трудозатрат на подготовку оперативных и аналитических справок за счет:</w:t>
      </w:r>
    </w:p>
    <w:p w:rsidR="00B47015" w:rsidRPr="003D09F8" w:rsidRDefault="006D2D45" w:rsidP="006D2D45">
      <w:pPr>
        <w:pStyle w:val="31"/>
        <w:tabs>
          <w:tab w:val="left" w:pos="993"/>
        </w:tabs>
        <w:autoSpaceDE w:val="0"/>
        <w:autoSpaceDN w:val="0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47015" w:rsidRPr="003D09F8">
        <w:rPr>
          <w:sz w:val="28"/>
          <w:szCs w:val="28"/>
        </w:rPr>
        <w:t>автоматизаци</w:t>
      </w:r>
      <w:r w:rsidR="00E01575">
        <w:rPr>
          <w:sz w:val="28"/>
          <w:szCs w:val="28"/>
        </w:rPr>
        <w:t>и</w:t>
      </w:r>
      <w:r w:rsidR="00B47015" w:rsidRPr="003D09F8">
        <w:rPr>
          <w:sz w:val="28"/>
          <w:szCs w:val="28"/>
        </w:rPr>
        <w:t xml:space="preserve"> анализа работы конкретного диспетчера на диспетчерском участке за каждую смену, в том числе и дежурств на других диспетчерских участках в течение месяца; </w:t>
      </w:r>
    </w:p>
    <w:p w:rsidR="00B47015" w:rsidRPr="006F68DE" w:rsidRDefault="006D2D45" w:rsidP="006D2D45">
      <w:pPr>
        <w:pStyle w:val="a7"/>
        <w:tabs>
          <w:tab w:val="left" w:pos="993"/>
        </w:tabs>
        <w:ind w:left="0" w:firstLine="567"/>
        <w:jc w:val="both"/>
        <w:rPr>
          <w:sz w:val="28"/>
          <w:szCs w:val="28"/>
        </w:rPr>
      </w:pPr>
      <w:r w:rsidRPr="00B87E4A">
        <w:rPr>
          <w:sz w:val="28"/>
          <w:szCs w:val="28"/>
        </w:rPr>
        <w:t xml:space="preserve">- </w:t>
      </w:r>
      <w:r w:rsidR="00B47015" w:rsidRPr="00B87E4A">
        <w:rPr>
          <w:sz w:val="28"/>
          <w:szCs w:val="28"/>
        </w:rPr>
        <w:t>переход</w:t>
      </w:r>
      <w:r w:rsidR="00E01575" w:rsidRPr="00B87E4A">
        <w:rPr>
          <w:sz w:val="28"/>
          <w:szCs w:val="28"/>
        </w:rPr>
        <w:t>а</w:t>
      </w:r>
      <w:r w:rsidR="00B47015" w:rsidRPr="00B87E4A">
        <w:rPr>
          <w:sz w:val="28"/>
          <w:szCs w:val="28"/>
        </w:rPr>
        <w:t xml:space="preserve"> на новый уровень анализа работы диспетчерского аппарата;</w:t>
      </w:r>
      <w:r w:rsidR="00B47015" w:rsidRPr="006F68DE">
        <w:rPr>
          <w:sz w:val="28"/>
          <w:szCs w:val="28"/>
        </w:rPr>
        <w:t xml:space="preserve"> </w:t>
      </w:r>
    </w:p>
    <w:p w:rsidR="00B47015" w:rsidRPr="006F68DE" w:rsidRDefault="006D2D45" w:rsidP="006D2D45">
      <w:pPr>
        <w:pStyle w:val="a7"/>
        <w:tabs>
          <w:tab w:val="left" w:pos="993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47015" w:rsidRPr="006F68DE">
        <w:rPr>
          <w:sz w:val="28"/>
          <w:szCs w:val="28"/>
        </w:rPr>
        <w:t>оперативно</w:t>
      </w:r>
      <w:r w:rsidR="00E01575">
        <w:rPr>
          <w:sz w:val="28"/>
          <w:szCs w:val="28"/>
        </w:rPr>
        <w:t>го</w:t>
      </w:r>
      <w:r w:rsidR="00B47015" w:rsidRPr="006F68DE">
        <w:rPr>
          <w:sz w:val="28"/>
          <w:szCs w:val="28"/>
        </w:rPr>
        <w:t xml:space="preserve"> отражени</w:t>
      </w:r>
      <w:r w:rsidR="00E01575">
        <w:rPr>
          <w:sz w:val="28"/>
          <w:szCs w:val="28"/>
        </w:rPr>
        <w:t>я</w:t>
      </w:r>
      <w:r w:rsidR="00B47015" w:rsidRPr="006F68DE">
        <w:rPr>
          <w:sz w:val="28"/>
          <w:szCs w:val="28"/>
        </w:rPr>
        <w:t xml:space="preserve"> процента премии в течение текущей смены и за предыдущие смены</w:t>
      </w:r>
      <w:r>
        <w:rPr>
          <w:sz w:val="28"/>
          <w:szCs w:val="28"/>
        </w:rPr>
        <w:t xml:space="preserve"> (глубина 2 года)</w:t>
      </w:r>
      <w:r w:rsidR="00B47015" w:rsidRPr="006F68DE">
        <w:rPr>
          <w:sz w:val="28"/>
          <w:szCs w:val="28"/>
        </w:rPr>
        <w:t xml:space="preserve">; </w:t>
      </w:r>
    </w:p>
    <w:p w:rsidR="00B47015" w:rsidRDefault="006D2D45" w:rsidP="006D2D45">
      <w:pPr>
        <w:pStyle w:val="a7"/>
        <w:tabs>
          <w:tab w:val="left" w:pos="993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47015" w:rsidRPr="00C0208F">
        <w:rPr>
          <w:sz w:val="28"/>
          <w:szCs w:val="28"/>
        </w:rPr>
        <w:t>исключения случаев ошибок некорректного ввод</w:t>
      </w:r>
      <w:r w:rsidR="00B47015" w:rsidRPr="00134F96">
        <w:rPr>
          <w:sz w:val="28"/>
          <w:szCs w:val="28"/>
        </w:rPr>
        <w:t>а информации при расчёте премии (исключение человеческого фактора</w:t>
      </w:r>
      <w:r w:rsidR="00B47015" w:rsidRPr="00F832E5">
        <w:rPr>
          <w:sz w:val="28"/>
          <w:szCs w:val="28"/>
        </w:rPr>
        <w:t xml:space="preserve">). </w:t>
      </w:r>
    </w:p>
    <w:p w:rsidR="003C3C6D" w:rsidRDefault="003C3C6D" w:rsidP="003C3C6D">
      <w:pPr>
        <w:tabs>
          <w:tab w:val="left" w:pos="993"/>
        </w:tabs>
        <w:jc w:val="both"/>
        <w:rPr>
          <w:sz w:val="28"/>
          <w:szCs w:val="28"/>
        </w:rPr>
      </w:pPr>
    </w:p>
    <w:p w:rsidR="003C3C6D" w:rsidRDefault="008D1448" w:rsidP="00A13501">
      <w:pPr>
        <w:pStyle w:val="2"/>
      </w:pPr>
      <w:r w:rsidRPr="00DD7AE9">
        <w:t xml:space="preserve"> </w:t>
      </w:r>
      <w:bookmarkStart w:id="26" w:name="_Toc79736812"/>
      <w:bookmarkStart w:id="27" w:name="_GoBack"/>
      <w:bookmarkEnd w:id="27"/>
      <w:r w:rsidR="00CE05DE">
        <w:t xml:space="preserve">Назначение </w:t>
      </w:r>
      <w:r w:rsidR="003C3C6D">
        <w:t>Системы</w:t>
      </w:r>
      <w:bookmarkEnd w:id="26"/>
    </w:p>
    <w:p w:rsidR="003C3C6D" w:rsidRDefault="003C3C6D" w:rsidP="00A13501">
      <w:pPr>
        <w:tabs>
          <w:tab w:val="num" w:pos="0"/>
        </w:tabs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3C3C6D">
        <w:rPr>
          <w:sz w:val="28"/>
          <w:szCs w:val="28"/>
        </w:rPr>
        <w:t>Назначением АС «Лицевой счет»</w:t>
      </w:r>
      <w:r>
        <w:rPr>
          <w:sz w:val="28"/>
          <w:szCs w:val="28"/>
        </w:rPr>
        <w:t xml:space="preserve"> является комплексная автоматизация и информационная поддержка процесса расчета премирования диспетчерского аппарата</w:t>
      </w:r>
      <w:r w:rsidR="00B87E4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3C3C6D" w:rsidRDefault="003C3C6D" w:rsidP="003C3C6D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</w:p>
    <w:p w:rsidR="00B47015" w:rsidRPr="00813BAF" w:rsidRDefault="00B47015" w:rsidP="00A13501">
      <w:pPr>
        <w:pStyle w:val="2"/>
      </w:pPr>
      <w:bookmarkStart w:id="28" w:name="_Toc62584534"/>
      <w:bookmarkStart w:id="29" w:name="_Toc79736813"/>
      <w:r w:rsidRPr="00813BAF">
        <w:t>Функции Системы</w:t>
      </w:r>
      <w:bookmarkEnd w:id="28"/>
      <w:bookmarkEnd w:id="29"/>
    </w:p>
    <w:p w:rsidR="00B47015" w:rsidRPr="00813BAF" w:rsidRDefault="00B47015" w:rsidP="00B4701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Функции Системы:</w:t>
      </w:r>
    </w:p>
    <w:p w:rsidR="00B47015" w:rsidRPr="00813BAF" w:rsidRDefault="00B47015" w:rsidP="00B4701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- получени</w:t>
      </w:r>
      <w:r w:rsidR="00FA0DE5">
        <w:rPr>
          <w:sz w:val="28"/>
          <w:szCs w:val="28"/>
        </w:rPr>
        <w:t>е</w:t>
      </w:r>
      <w:r w:rsidRPr="00813BAF">
        <w:rPr>
          <w:sz w:val="28"/>
          <w:szCs w:val="28"/>
        </w:rPr>
        <w:t xml:space="preserve"> </w:t>
      </w:r>
      <w:r w:rsidR="00FA0DE5">
        <w:rPr>
          <w:sz w:val="28"/>
          <w:szCs w:val="28"/>
        </w:rPr>
        <w:t xml:space="preserve">исходных </w:t>
      </w:r>
      <w:r w:rsidR="00CE05DE">
        <w:rPr>
          <w:sz w:val="28"/>
          <w:szCs w:val="28"/>
        </w:rPr>
        <w:t>данных</w:t>
      </w:r>
      <w:r w:rsidR="00CE05DE" w:rsidRPr="00813BAF">
        <w:rPr>
          <w:sz w:val="28"/>
          <w:szCs w:val="28"/>
        </w:rPr>
        <w:t xml:space="preserve"> </w:t>
      </w:r>
      <w:r w:rsidRPr="00813BAF">
        <w:rPr>
          <w:sz w:val="28"/>
          <w:szCs w:val="28"/>
        </w:rPr>
        <w:t xml:space="preserve">для расчетов </w:t>
      </w:r>
      <w:r>
        <w:rPr>
          <w:sz w:val="28"/>
          <w:szCs w:val="28"/>
        </w:rPr>
        <w:t xml:space="preserve">выполнения </w:t>
      </w:r>
      <w:r w:rsidRPr="00813BAF">
        <w:rPr>
          <w:sz w:val="28"/>
          <w:szCs w:val="28"/>
        </w:rPr>
        <w:t xml:space="preserve">показателей премирования </w:t>
      </w:r>
      <w:r>
        <w:rPr>
          <w:sz w:val="28"/>
          <w:szCs w:val="28"/>
        </w:rPr>
        <w:t>из информационных систем Белорусской железной дороги</w:t>
      </w:r>
      <w:r w:rsidRPr="00813BAF">
        <w:rPr>
          <w:sz w:val="28"/>
          <w:szCs w:val="28"/>
        </w:rPr>
        <w:t xml:space="preserve">; </w:t>
      </w:r>
    </w:p>
    <w:p w:rsidR="00B47015" w:rsidRDefault="00B47015" w:rsidP="00B4701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- </w:t>
      </w:r>
      <w:r w:rsidR="00FA0DE5">
        <w:rPr>
          <w:sz w:val="28"/>
          <w:szCs w:val="28"/>
        </w:rPr>
        <w:t xml:space="preserve">обеспечение возможности ведения нормативно-справочной информации и </w:t>
      </w:r>
      <w:r w:rsidRPr="00813BAF">
        <w:rPr>
          <w:sz w:val="28"/>
          <w:szCs w:val="28"/>
        </w:rPr>
        <w:t>ручного ввода данных</w:t>
      </w:r>
      <w:r w:rsidR="00CE05DE">
        <w:rPr>
          <w:sz w:val="28"/>
          <w:szCs w:val="28"/>
        </w:rPr>
        <w:t>,</w:t>
      </w:r>
      <w:r w:rsidRPr="00813BAF">
        <w:rPr>
          <w:sz w:val="28"/>
          <w:szCs w:val="28"/>
        </w:rPr>
        <w:t xml:space="preserve"> </w:t>
      </w:r>
      <w:r w:rsidR="00CE05DE">
        <w:rPr>
          <w:sz w:val="28"/>
          <w:szCs w:val="28"/>
        </w:rPr>
        <w:t>необходимых</w:t>
      </w:r>
      <w:r w:rsidR="00CE05DE" w:rsidRPr="00813BAF">
        <w:rPr>
          <w:sz w:val="28"/>
          <w:szCs w:val="28"/>
        </w:rPr>
        <w:t xml:space="preserve"> для расчета</w:t>
      </w:r>
      <w:r w:rsidRPr="00813BAF">
        <w:rPr>
          <w:sz w:val="28"/>
          <w:szCs w:val="28"/>
        </w:rPr>
        <w:t>;</w:t>
      </w:r>
    </w:p>
    <w:p w:rsidR="00FA0DE5" w:rsidRPr="00813BAF" w:rsidRDefault="00FA0DE5" w:rsidP="00B4701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реализация расчёта показателей</w:t>
      </w:r>
      <w:r w:rsidRPr="00813BAF">
        <w:rPr>
          <w:sz w:val="28"/>
          <w:szCs w:val="28"/>
        </w:rPr>
        <w:t xml:space="preserve"> премирования</w:t>
      </w:r>
      <w:r>
        <w:rPr>
          <w:sz w:val="28"/>
          <w:szCs w:val="28"/>
        </w:rPr>
        <w:t xml:space="preserve">;  </w:t>
      </w:r>
    </w:p>
    <w:p w:rsidR="00B47015" w:rsidRPr="00813BAF" w:rsidRDefault="00B47015" w:rsidP="00B4701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- оперативно</w:t>
      </w:r>
      <w:r w:rsidR="003112AC">
        <w:rPr>
          <w:sz w:val="28"/>
          <w:szCs w:val="28"/>
        </w:rPr>
        <w:t>е</w:t>
      </w:r>
      <w:r w:rsidRPr="00813BAF">
        <w:rPr>
          <w:sz w:val="28"/>
          <w:szCs w:val="28"/>
        </w:rPr>
        <w:t xml:space="preserve"> отражени</w:t>
      </w:r>
      <w:r w:rsidR="003112AC">
        <w:rPr>
          <w:sz w:val="28"/>
          <w:szCs w:val="28"/>
        </w:rPr>
        <w:t>е</w:t>
      </w:r>
      <w:r w:rsidRPr="00813BAF">
        <w:rPr>
          <w:sz w:val="28"/>
          <w:szCs w:val="28"/>
        </w:rPr>
        <w:t xml:space="preserve"> показателей на рабочем месте каждого диспетчера (</w:t>
      </w:r>
      <w:r w:rsidR="003112AC">
        <w:rPr>
          <w:sz w:val="28"/>
          <w:szCs w:val="28"/>
        </w:rPr>
        <w:t xml:space="preserve">в т.ч. </w:t>
      </w:r>
      <w:r w:rsidRPr="00813BAF">
        <w:rPr>
          <w:sz w:val="28"/>
          <w:szCs w:val="28"/>
        </w:rPr>
        <w:t>в режиме реального времени в течение текущей смены);</w:t>
      </w:r>
    </w:p>
    <w:p w:rsidR="00B47015" w:rsidRDefault="00B47015" w:rsidP="00B47015">
      <w:pPr>
        <w:tabs>
          <w:tab w:val="left" w:pos="851"/>
        </w:tabs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- </w:t>
      </w:r>
      <w:r w:rsidRPr="00813BAF">
        <w:rPr>
          <w:sz w:val="28"/>
          <w:szCs w:val="28"/>
        </w:rPr>
        <w:tab/>
        <w:t>реализация формирования аналитических</w:t>
      </w:r>
      <w:r w:rsidR="007201C2">
        <w:rPr>
          <w:sz w:val="28"/>
          <w:szCs w:val="28"/>
        </w:rPr>
        <w:t>,</w:t>
      </w:r>
      <w:r w:rsidR="00B247CB">
        <w:rPr>
          <w:sz w:val="28"/>
          <w:szCs w:val="28"/>
        </w:rPr>
        <w:t xml:space="preserve"> справочных</w:t>
      </w:r>
      <w:r w:rsidRPr="00813BAF">
        <w:rPr>
          <w:sz w:val="28"/>
          <w:szCs w:val="28"/>
        </w:rPr>
        <w:t xml:space="preserve"> выходных </w:t>
      </w:r>
      <w:r w:rsidR="00B247CB">
        <w:rPr>
          <w:sz w:val="28"/>
          <w:szCs w:val="28"/>
        </w:rPr>
        <w:t>решений</w:t>
      </w:r>
      <w:r w:rsidR="00B247CB" w:rsidRPr="00813BAF">
        <w:rPr>
          <w:sz w:val="28"/>
          <w:szCs w:val="28"/>
        </w:rPr>
        <w:t xml:space="preserve"> </w:t>
      </w:r>
      <w:r w:rsidRPr="00813BAF">
        <w:rPr>
          <w:sz w:val="28"/>
          <w:szCs w:val="28"/>
        </w:rPr>
        <w:t xml:space="preserve">по заданным параметрам в </w:t>
      </w:r>
      <w:r w:rsidR="00651F69">
        <w:rPr>
          <w:sz w:val="28"/>
          <w:szCs w:val="28"/>
        </w:rPr>
        <w:t>С</w:t>
      </w:r>
      <w:r w:rsidRPr="00813BAF">
        <w:rPr>
          <w:sz w:val="28"/>
          <w:szCs w:val="28"/>
        </w:rPr>
        <w:t xml:space="preserve">истеме. </w:t>
      </w:r>
      <w:r w:rsidRPr="00813BAF">
        <w:rPr>
          <w:sz w:val="28"/>
          <w:szCs w:val="28"/>
        </w:rPr>
        <w:tab/>
      </w:r>
    </w:p>
    <w:p w:rsidR="00FA0DE5" w:rsidRPr="00813BAF" w:rsidRDefault="00FA0DE5" w:rsidP="00FA0DE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- ведение </w:t>
      </w:r>
      <w:r>
        <w:rPr>
          <w:sz w:val="28"/>
          <w:szCs w:val="28"/>
        </w:rPr>
        <w:t>архива аналитических форм</w:t>
      </w:r>
      <w:r w:rsidR="00D21505">
        <w:rPr>
          <w:sz w:val="28"/>
          <w:szCs w:val="28"/>
        </w:rPr>
        <w:t>, справок, выходных решений в течени</w:t>
      </w:r>
      <w:r w:rsidR="003112AC">
        <w:rPr>
          <w:sz w:val="28"/>
          <w:szCs w:val="28"/>
        </w:rPr>
        <w:t>е</w:t>
      </w:r>
      <w:r w:rsidR="00D21505">
        <w:rPr>
          <w:sz w:val="28"/>
          <w:szCs w:val="28"/>
        </w:rPr>
        <w:t xml:space="preserve"> заданного периода времени</w:t>
      </w:r>
      <w:r w:rsidR="003112AC">
        <w:rPr>
          <w:sz w:val="28"/>
          <w:szCs w:val="28"/>
        </w:rPr>
        <w:t>.</w:t>
      </w:r>
      <w:r w:rsidR="00D21505">
        <w:rPr>
          <w:sz w:val="28"/>
          <w:szCs w:val="28"/>
        </w:rPr>
        <w:t xml:space="preserve"> </w:t>
      </w:r>
    </w:p>
    <w:p w:rsidR="00FA0DE5" w:rsidRDefault="00FA0DE5" w:rsidP="00B47015">
      <w:pPr>
        <w:tabs>
          <w:tab w:val="left" w:pos="851"/>
        </w:tabs>
        <w:ind w:firstLine="567"/>
        <w:jc w:val="both"/>
        <w:rPr>
          <w:sz w:val="28"/>
          <w:szCs w:val="28"/>
        </w:rPr>
      </w:pPr>
    </w:p>
    <w:p w:rsidR="007201C2" w:rsidRDefault="007201C2" w:rsidP="00B47015">
      <w:pPr>
        <w:tabs>
          <w:tab w:val="left" w:pos="851"/>
        </w:tabs>
        <w:ind w:firstLine="567"/>
        <w:jc w:val="both"/>
        <w:rPr>
          <w:sz w:val="28"/>
          <w:szCs w:val="28"/>
        </w:rPr>
      </w:pPr>
    </w:p>
    <w:p w:rsidR="007201C2" w:rsidRDefault="007201C2" w:rsidP="007201C2">
      <w:pPr>
        <w:pStyle w:val="1"/>
      </w:pPr>
      <w:bookmarkStart w:id="30" w:name="_Toc79736814"/>
      <w:r>
        <w:t>Характеристика объекта автоматизации</w:t>
      </w:r>
      <w:bookmarkEnd w:id="30"/>
    </w:p>
    <w:p w:rsidR="00BF3A69" w:rsidRDefault="00BF3A69" w:rsidP="00A13501">
      <w:pPr>
        <w:pStyle w:val="2"/>
      </w:pPr>
      <w:bookmarkStart w:id="31" w:name="_Toc79736815"/>
      <w:r w:rsidRPr="00EA42FC">
        <w:t>Общая характеристика объекта автоматизации</w:t>
      </w:r>
      <w:bookmarkEnd w:id="31"/>
    </w:p>
    <w:p w:rsidR="00E443D2" w:rsidRPr="00EF4432" w:rsidRDefault="003363CD" w:rsidP="0087646E">
      <w:pPr>
        <w:pStyle w:val="22"/>
        <w:spacing w:after="0" w:line="240" w:lineRule="auto"/>
        <w:ind w:left="0" w:firstLine="567"/>
        <w:jc w:val="both"/>
        <w:rPr>
          <w:sz w:val="28"/>
          <w:szCs w:val="28"/>
          <w:lang w:val="en-US"/>
        </w:rPr>
      </w:pPr>
      <w:r w:rsidRPr="009662CC">
        <w:rPr>
          <w:sz w:val="28"/>
          <w:szCs w:val="28"/>
        </w:rPr>
        <w:t xml:space="preserve">Объектом автоматизации </w:t>
      </w:r>
      <w:r w:rsidR="00E443D2" w:rsidRPr="009662CC">
        <w:rPr>
          <w:sz w:val="28"/>
          <w:szCs w:val="28"/>
        </w:rPr>
        <w:t>явля</w:t>
      </w:r>
      <w:r w:rsidR="00E443D2">
        <w:rPr>
          <w:sz w:val="28"/>
          <w:szCs w:val="28"/>
        </w:rPr>
        <w:t>ю</w:t>
      </w:r>
      <w:r w:rsidR="00E443D2" w:rsidRPr="009662CC">
        <w:rPr>
          <w:sz w:val="28"/>
          <w:szCs w:val="28"/>
        </w:rPr>
        <w:t>тся</w:t>
      </w:r>
      <w:r w:rsidR="00E443D2">
        <w:rPr>
          <w:sz w:val="28"/>
          <w:szCs w:val="28"/>
        </w:rPr>
        <w:t>:</w:t>
      </w:r>
      <w:r w:rsidR="00EF4432">
        <w:rPr>
          <w:sz w:val="28"/>
          <w:szCs w:val="28"/>
          <w:lang w:val="en-US"/>
        </w:rPr>
        <w:t xml:space="preserve">  </w:t>
      </w:r>
    </w:p>
    <w:p w:rsidR="005866DC" w:rsidRDefault="003363CD" w:rsidP="003112AC">
      <w:pPr>
        <w:pStyle w:val="22"/>
        <w:numPr>
          <w:ilvl w:val="0"/>
          <w:numId w:val="37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sz w:val="28"/>
          <w:szCs w:val="28"/>
        </w:rPr>
      </w:pPr>
      <w:r w:rsidRPr="009662CC">
        <w:rPr>
          <w:sz w:val="28"/>
          <w:szCs w:val="28"/>
        </w:rPr>
        <w:lastRenderedPageBreak/>
        <w:t xml:space="preserve">процесс расчета выполнения показателей премирования </w:t>
      </w:r>
      <w:r w:rsidR="00981D82" w:rsidRPr="009662CC">
        <w:rPr>
          <w:sz w:val="28"/>
          <w:szCs w:val="28"/>
        </w:rPr>
        <w:t xml:space="preserve">дежурно-диспетчерского персонала ЦУП </w:t>
      </w:r>
      <w:r w:rsidRPr="009662CC">
        <w:rPr>
          <w:sz w:val="28"/>
          <w:szCs w:val="28"/>
        </w:rPr>
        <w:t>для каждого работника отдельно за смену, сутки, месяц, расчет ряда показателей в оперативном режиме времени</w:t>
      </w:r>
      <w:r w:rsidR="00E443D2">
        <w:rPr>
          <w:sz w:val="28"/>
          <w:szCs w:val="28"/>
        </w:rPr>
        <w:t>;</w:t>
      </w:r>
    </w:p>
    <w:p w:rsidR="009662CC" w:rsidRPr="007D16E6" w:rsidRDefault="009662CC" w:rsidP="003112AC">
      <w:pPr>
        <w:pStyle w:val="22"/>
        <w:numPr>
          <w:ilvl w:val="0"/>
          <w:numId w:val="37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sz w:val="28"/>
          <w:szCs w:val="28"/>
        </w:rPr>
      </w:pPr>
      <w:r w:rsidRPr="00E443D2">
        <w:rPr>
          <w:sz w:val="28"/>
          <w:szCs w:val="28"/>
        </w:rPr>
        <w:t xml:space="preserve">процесс формирования аналитических, </w:t>
      </w:r>
      <w:r w:rsidR="005866DC">
        <w:rPr>
          <w:sz w:val="28"/>
          <w:szCs w:val="28"/>
        </w:rPr>
        <w:t xml:space="preserve">справочных </w:t>
      </w:r>
      <w:r w:rsidRPr="00E443D2">
        <w:rPr>
          <w:sz w:val="28"/>
          <w:szCs w:val="28"/>
        </w:rPr>
        <w:t>форм</w:t>
      </w:r>
      <w:r w:rsidR="003112AC">
        <w:rPr>
          <w:sz w:val="28"/>
          <w:szCs w:val="28"/>
        </w:rPr>
        <w:t>,</w:t>
      </w:r>
      <w:r w:rsidRPr="00E443D2">
        <w:rPr>
          <w:sz w:val="28"/>
          <w:szCs w:val="28"/>
        </w:rPr>
        <w:t xml:space="preserve"> применяемых для анализ</w:t>
      </w:r>
      <w:r w:rsidR="00CE05DE" w:rsidRPr="00E443D2">
        <w:rPr>
          <w:sz w:val="28"/>
          <w:szCs w:val="28"/>
        </w:rPr>
        <w:t>а</w:t>
      </w:r>
      <w:r w:rsidRPr="00E443D2">
        <w:rPr>
          <w:sz w:val="28"/>
          <w:szCs w:val="28"/>
        </w:rPr>
        <w:t xml:space="preserve"> качества поездной раб</w:t>
      </w:r>
      <w:r w:rsidRPr="00A07F1E">
        <w:rPr>
          <w:sz w:val="28"/>
          <w:szCs w:val="28"/>
        </w:rPr>
        <w:t>о</w:t>
      </w:r>
      <w:r w:rsidRPr="009B1BB5">
        <w:rPr>
          <w:sz w:val="28"/>
          <w:szCs w:val="28"/>
        </w:rPr>
        <w:t>ты ЦУП.</w:t>
      </w:r>
    </w:p>
    <w:p w:rsidR="00E3066A" w:rsidRPr="009662CC" w:rsidRDefault="00E3066A" w:rsidP="003112AC">
      <w:pPr>
        <w:tabs>
          <w:tab w:val="left" w:pos="709"/>
          <w:tab w:val="left" w:pos="1134"/>
        </w:tabs>
        <w:ind w:firstLine="709"/>
        <w:jc w:val="both"/>
        <w:rPr>
          <w:sz w:val="28"/>
          <w:szCs w:val="28"/>
        </w:rPr>
      </w:pPr>
    </w:p>
    <w:p w:rsidR="00BF3A69" w:rsidRPr="00813BAF" w:rsidRDefault="00E3066A" w:rsidP="00A13501">
      <w:pPr>
        <w:pStyle w:val="2"/>
      </w:pPr>
      <w:bookmarkStart w:id="32" w:name="_Toc62584536"/>
      <w:bookmarkStart w:id="33" w:name="_Toc79736816"/>
      <w:r>
        <w:t>С</w:t>
      </w:r>
      <w:r w:rsidR="00BF3A69" w:rsidRPr="00813BAF">
        <w:t>уществующ</w:t>
      </w:r>
      <w:r>
        <w:t>ий</w:t>
      </w:r>
      <w:r w:rsidR="00BF3A69" w:rsidRPr="00813BAF">
        <w:t xml:space="preserve"> поряд</w:t>
      </w:r>
      <w:r>
        <w:t>ок</w:t>
      </w:r>
      <w:r w:rsidR="00BF3A69" w:rsidRPr="00813BAF">
        <w:t xml:space="preserve"> расчета показателей</w:t>
      </w:r>
      <w:bookmarkEnd w:id="32"/>
      <w:bookmarkEnd w:id="33"/>
    </w:p>
    <w:p w:rsidR="00BF3A69" w:rsidRDefault="00BF3A69" w:rsidP="00BF3A69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В настоящее время для расчета показателей премирования дежурно- диспетчерского персонала </w:t>
      </w:r>
      <w:r w:rsidRPr="00347540">
        <w:rPr>
          <w:sz w:val="28"/>
          <w:szCs w:val="28"/>
        </w:rPr>
        <w:t xml:space="preserve">ЦУП отсутствует единая информационная база </w:t>
      </w:r>
      <w:r w:rsidRPr="005B3338">
        <w:rPr>
          <w:sz w:val="28"/>
          <w:szCs w:val="28"/>
        </w:rPr>
        <w:t>для пол</w:t>
      </w:r>
      <w:r w:rsidRPr="00347540">
        <w:rPr>
          <w:sz w:val="28"/>
          <w:szCs w:val="28"/>
        </w:rPr>
        <w:t>учения полного перечня данных</w:t>
      </w:r>
      <w:r w:rsidRPr="00813BAF">
        <w:rPr>
          <w:sz w:val="28"/>
          <w:szCs w:val="28"/>
        </w:rPr>
        <w:t>, применяемых при расчетах.</w:t>
      </w:r>
    </w:p>
    <w:p w:rsidR="00BF3A69" w:rsidRDefault="00BF3A69" w:rsidP="00BF3A69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Показатели премирования рассчитываются ручным способом специалистами ЦУП. </w:t>
      </w:r>
    </w:p>
    <w:p w:rsidR="00BF3A69" w:rsidRDefault="00BF3A69" w:rsidP="00BF3A69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При расчетах дополнительно используются данные</w:t>
      </w:r>
      <w:r w:rsidR="0087646E">
        <w:rPr>
          <w:sz w:val="28"/>
          <w:szCs w:val="28"/>
        </w:rPr>
        <w:t xml:space="preserve"> других</w:t>
      </w:r>
      <w:r w:rsidRPr="00813BAF">
        <w:rPr>
          <w:sz w:val="28"/>
          <w:szCs w:val="28"/>
        </w:rPr>
        <w:t xml:space="preserve"> автоматизированных систем</w:t>
      </w:r>
      <w:r w:rsidR="0087646E">
        <w:rPr>
          <w:sz w:val="28"/>
          <w:szCs w:val="28"/>
        </w:rPr>
        <w:t xml:space="preserve"> дорожного уровня</w:t>
      </w:r>
      <w:r w:rsidRPr="00813BAF">
        <w:rPr>
          <w:sz w:val="28"/>
          <w:szCs w:val="28"/>
        </w:rPr>
        <w:t>, информационн</w:t>
      </w:r>
      <w:r w:rsidR="00F61796">
        <w:rPr>
          <w:sz w:val="28"/>
          <w:szCs w:val="28"/>
        </w:rPr>
        <w:t>ы</w:t>
      </w:r>
      <w:r w:rsidR="003112AC">
        <w:rPr>
          <w:sz w:val="28"/>
          <w:szCs w:val="28"/>
        </w:rPr>
        <w:t>х</w:t>
      </w:r>
      <w:r w:rsidRPr="00813BAF">
        <w:rPr>
          <w:sz w:val="28"/>
          <w:szCs w:val="28"/>
        </w:rPr>
        <w:t xml:space="preserve"> ресурс</w:t>
      </w:r>
      <w:r w:rsidR="003112AC">
        <w:rPr>
          <w:sz w:val="28"/>
          <w:szCs w:val="28"/>
        </w:rPr>
        <w:t>ов</w:t>
      </w:r>
      <w:r w:rsidRPr="00813BAF">
        <w:rPr>
          <w:sz w:val="28"/>
          <w:szCs w:val="28"/>
        </w:rPr>
        <w:t xml:space="preserve"> БЖД и информация, предоставленная </w:t>
      </w:r>
      <w:r w:rsidRPr="00B87E4A">
        <w:rPr>
          <w:sz w:val="28"/>
          <w:szCs w:val="28"/>
        </w:rPr>
        <w:t>другими причастными специалистами</w:t>
      </w:r>
      <w:r w:rsidRPr="00813BAF">
        <w:rPr>
          <w:sz w:val="28"/>
          <w:szCs w:val="28"/>
        </w:rPr>
        <w:t>.</w:t>
      </w:r>
    </w:p>
    <w:p w:rsidR="00D91E25" w:rsidRPr="00813BAF" w:rsidRDefault="00D91E25" w:rsidP="00BF3A69">
      <w:pPr>
        <w:ind w:firstLine="567"/>
        <w:jc w:val="both"/>
        <w:rPr>
          <w:sz w:val="28"/>
          <w:szCs w:val="28"/>
        </w:rPr>
      </w:pPr>
    </w:p>
    <w:p w:rsidR="007201C2" w:rsidRDefault="007201C2" w:rsidP="00775CB9">
      <w:pPr>
        <w:pStyle w:val="1"/>
      </w:pPr>
      <w:bookmarkStart w:id="34" w:name="_Toc79736817"/>
      <w:r>
        <w:t>Требования к Системе</w:t>
      </w:r>
      <w:bookmarkEnd w:id="34"/>
    </w:p>
    <w:p w:rsidR="007201C2" w:rsidRDefault="007201C2" w:rsidP="00A13501">
      <w:pPr>
        <w:pStyle w:val="2"/>
      </w:pPr>
      <w:bookmarkStart w:id="35" w:name="_Toc79736818"/>
      <w:r>
        <w:t>Общие требования к Системе</w:t>
      </w:r>
      <w:bookmarkEnd w:id="35"/>
    </w:p>
    <w:p w:rsidR="00D91E25" w:rsidRPr="00813BAF" w:rsidRDefault="00D91E25" w:rsidP="00F61796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Система должна быть реализована как </w:t>
      </w:r>
      <w:r w:rsidRPr="00813BAF">
        <w:rPr>
          <w:rFonts w:eastAsiaTheme="minorHAnsi" w:cstheme="minorBidi"/>
          <w:sz w:val="28"/>
          <w:szCs w:val="28"/>
          <w:lang w:val="en-US" w:eastAsia="en-US"/>
        </w:rPr>
        <w:t>Web</w:t>
      </w:r>
      <w:r w:rsidRPr="00813BAF">
        <w:rPr>
          <w:rFonts w:eastAsiaTheme="minorHAnsi" w:cstheme="minorBidi"/>
          <w:sz w:val="28"/>
          <w:szCs w:val="28"/>
          <w:lang w:eastAsia="en-US"/>
        </w:rPr>
        <w:t>-серверное приложение</w:t>
      </w:r>
      <w:r w:rsidRPr="00813BAF">
        <w:rPr>
          <w:sz w:val="28"/>
          <w:szCs w:val="28"/>
        </w:rPr>
        <w:t xml:space="preserve"> по принципу клиент-</w:t>
      </w:r>
      <w:r w:rsidR="006E3382">
        <w:rPr>
          <w:sz w:val="28"/>
          <w:szCs w:val="28"/>
        </w:rPr>
        <w:t>сервер</w:t>
      </w:r>
      <w:r w:rsidR="006E3382" w:rsidRPr="00C953FE">
        <w:rPr>
          <w:sz w:val="28"/>
          <w:szCs w:val="28"/>
        </w:rPr>
        <w:t>,</w:t>
      </w:r>
      <w:r w:rsidRPr="00C953FE">
        <w:rPr>
          <w:sz w:val="28"/>
          <w:szCs w:val="28"/>
        </w:rPr>
        <w:t xml:space="preserve"> </w:t>
      </w:r>
      <w:r w:rsidR="006E3382" w:rsidRPr="00C953FE">
        <w:rPr>
          <w:sz w:val="28"/>
          <w:szCs w:val="28"/>
        </w:rPr>
        <w:t xml:space="preserve">в </w:t>
      </w:r>
      <w:r w:rsidR="00082B13">
        <w:rPr>
          <w:sz w:val="28"/>
          <w:szCs w:val="28"/>
        </w:rPr>
        <w:t xml:space="preserve">соответствующих </w:t>
      </w:r>
      <w:r w:rsidR="006E3382" w:rsidRPr="00C953FE">
        <w:rPr>
          <w:sz w:val="28"/>
          <w:szCs w:val="28"/>
        </w:rPr>
        <w:t>режимах функционирования в зависимости от роли пользователя</w:t>
      </w:r>
      <w:r w:rsidR="00C953FE" w:rsidRPr="00C953FE">
        <w:rPr>
          <w:sz w:val="28"/>
          <w:szCs w:val="28"/>
        </w:rPr>
        <w:t>.</w:t>
      </w:r>
    </w:p>
    <w:p w:rsidR="002A3184" w:rsidRDefault="00D91E25" w:rsidP="00D91E25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Тип системы – многопользовательская с обеспечением авторизованного доступа с разделением прав пользователей</w:t>
      </w:r>
      <w:r w:rsidR="002A3184">
        <w:rPr>
          <w:sz w:val="28"/>
          <w:szCs w:val="28"/>
        </w:rPr>
        <w:t>.</w:t>
      </w:r>
    </w:p>
    <w:p w:rsidR="00415173" w:rsidRP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3">
        <w:rPr>
          <w:sz w:val="28"/>
          <w:szCs w:val="28"/>
        </w:rPr>
        <w:t>Система должна отвечать следующим требованиям:</w:t>
      </w:r>
    </w:p>
    <w:p w:rsidR="00415173" w:rsidRP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3">
        <w:rPr>
          <w:sz w:val="28"/>
          <w:szCs w:val="28"/>
        </w:rPr>
        <w:t>- отображать процент выполнения показателей премирования отдельно по каждому диспетчеру в оперативном режиме;</w:t>
      </w:r>
    </w:p>
    <w:p w:rsidR="00415173" w:rsidRP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3">
        <w:rPr>
          <w:sz w:val="28"/>
          <w:szCs w:val="28"/>
        </w:rPr>
        <w:t>- использовать данные других информационных систем дорожного уровня;</w:t>
      </w:r>
    </w:p>
    <w:p w:rsidR="00415173" w:rsidRP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3">
        <w:rPr>
          <w:sz w:val="28"/>
          <w:szCs w:val="28"/>
        </w:rPr>
        <w:t>- использовать данные, вводимые пользователями вручную;</w:t>
      </w:r>
    </w:p>
    <w:p w:rsidR="00415173" w:rsidRP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3">
        <w:rPr>
          <w:sz w:val="28"/>
          <w:szCs w:val="28"/>
        </w:rPr>
        <w:t>- реализовать доступ диспетчерского аппарата к информации о выполнения показателей премирования текущего месяца.</w:t>
      </w:r>
    </w:p>
    <w:p w:rsidR="00415173" w:rsidRDefault="00415173" w:rsidP="00415173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415173">
        <w:rPr>
          <w:sz w:val="28"/>
          <w:szCs w:val="28"/>
        </w:rPr>
        <w:t>- формировать аналитические, справочные выходные решения.</w:t>
      </w:r>
      <w:r>
        <w:rPr>
          <w:sz w:val="28"/>
          <w:szCs w:val="28"/>
        </w:rPr>
        <w:t xml:space="preserve"> </w:t>
      </w:r>
    </w:p>
    <w:p w:rsidR="00D91E25" w:rsidRPr="003D09F8" w:rsidRDefault="00D91E25" w:rsidP="00D91E25">
      <w:pPr>
        <w:ind w:firstLine="567"/>
        <w:jc w:val="both"/>
        <w:rPr>
          <w:sz w:val="28"/>
          <w:szCs w:val="28"/>
        </w:rPr>
      </w:pPr>
      <w:r w:rsidRPr="003D09F8">
        <w:rPr>
          <w:sz w:val="28"/>
          <w:szCs w:val="28"/>
        </w:rPr>
        <w:t xml:space="preserve">В системе должно быть реализовано два типа </w:t>
      </w:r>
      <w:r w:rsidR="00A07F1E" w:rsidRPr="003D09F8">
        <w:rPr>
          <w:sz w:val="28"/>
          <w:szCs w:val="28"/>
        </w:rPr>
        <w:t>расчёт</w:t>
      </w:r>
      <w:r w:rsidR="00A07F1E">
        <w:rPr>
          <w:sz w:val="28"/>
          <w:szCs w:val="28"/>
        </w:rPr>
        <w:t>а</w:t>
      </w:r>
      <w:r w:rsidR="00A07F1E" w:rsidRPr="003D09F8">
        <w:rPr>
          <w:sz w:val="28"/>
          <w:szCs w:val="28"/>
        </w:rPr>
        <w:t xml:space="preserve"> </w:t>
      </w:r>
      <w:r w:rsidRPr="003D09F8">
        <w:rPr>
          <w:sz w:val="28"/>
          <w:szCs w:val="28"/>
        </w:rPr>
        <w:t xml:space="preserve">показателей: </w:t>
      </w:r>
    </w:p>
    <w:p w:rsidR="00D91E25" w:rsidRPr="00576278" w:rsidRDefault="00D91E25" w:rsidP="00D91E25">
      <w:pPr>
        <w:ind w:firstLine="567"/>
        <w:jc w:val="both"/>
        <w:rPr>
          <w:sz w:val="28"/>
          <w:szCs w:val="28"/>
        </w:rPr>
      </w:pPr>
      <w:r w:rsidRPr="003D09F8">
        <w:rPr>
          <w:sz w:val="28"/>
          <w:szCs w:val="28"/>
        </w:rPr>
        <w:t xml:space="preserve"> - оперативный расчет. Выполняется в режиме близком к реальному </w:t>
      </w:r>
      <w:r w:rsidRPr="00576278">
        <w:rPr>
          <w:sz w:val="28"/>
          <w:szCs w:val="28"/>
        </w:rPr>
        <w:t xml:space="preserve">времени </w:t>
      </w:r>
      <w:r w:rsidRPr="00F73284">
        <w:rPr>
          <w:sz w:val="28"/>
          <w:szCs w:val="28"/>
        </w:rPr>
        <w:t>(перечень показателей в п</w:t>
      </w:r>
      <w:r w:rsidR="003112AC">
        <w:rPr>
          <w:sz w:val="28"/>
          <w:szCs w:val="28"/>
        </w:rPr>
        <w:t>.</w:t>
      </w:r>
      <w:r w:rsidRPr="00F73284">
        <w:rPr>
          <w:sz w:val="28"/>
          <w:szCs w:val="28"/>
        </w:rPr>
        <w:t xml:space="preserve"> </w:t>
      </w:r>
      <w:r w:rsidR="009A1764" w:rsidRPr="00F73284">
        <w:rPr>
          <w:sz w:val="28"/>
          <w:szCs w:val="28"/>
        </w:rPr>
        <w:t>5.8</w:t>
      </w:r>
      <w:r w:rsidRPr="00F73284">
        <w:rPr>
          <w:sz w:val="28"/>
          <w:szCs w:val="28"/>
        </w:rPr>
        <w:t>);</w:t>
      </w:r>
    </w:p>
    <w:p w:rsidR="00D91E25" w:rsidRPr="003D09F8" w:rsidRDefault="00D91E25" w:rsidP="00D91E25">
      <w:pPr>
        <w:ind w:firstLine="567"/>
        <w:jc w:val="both"/>
        <w:rPr>
          <w:sz w:val="28"/>
          <w:szCs w:val="28"/>
        </w:rPr>
      </w:pPr>
      <w:r w:rsidRPr="00576278">
        <w:rPr>
          <w:sz w:val="28"/>
          <w:szCs w:val="28"/>
        </w:rPr>
        <w:t xml:space="preserve"> - окончательный расчёт. Выполняется раз в месяц после </w:t>
      </w:r>
      <w:r w:rsidR="000D51C6">
        <w:rPr>
          <w:sz w:val="28"/>
          <w:szCs w:val="28"/>
        </w:rPr>
        <w:t xml:space="preserve">автоматического </w:t>
      </w:r>
      <w:r w:rsidRPr="00576278">
        <w:rPr>
          <w:sz w:val="28"/>
          <w:szCs w:val="28"/>
        </w:rPr>
        <w:t>получения всех данных</w:t>
      </w:r>
      <w:r w:rsidR="00F61796">
        <w:rPr>
          <w:sz w:val="28"/>
          <w:szCs w:val="28"/>
        </w:rPr>
        <w:t xml:space="preserve"> для расчета</w:t>
      </w:r>
      <w:r w:rsidR="005866DC">
        <w:rPr>
          <w:sz w:val="28"/>
          <w:szCs w:val="28"/>
        </w:rPr>
        <w:t>.</w:t>
      </w:r>
    </w:p>
    <w:p w:rsidR="00F73284" w:rsidRDefault="00D91E25" w:rsidP="00D91E25">
      <w:pPr>
        <w:ind w:firstLine="567"/>
        <w:jc w:val="both"/>
        <w:rPr>
          <w:sz w:val="28"/>
          <w:szCs w:val="28"/>
        </w:rPr>
      </w:pPr>
      <w:r w:rsidRPr="003D09F8">
        <w:rPr>
          <w:sz w:val="28"/>
          <w:szCs w:val="28"/>
        </w:rPr>
        <w:t xml:space="preserve">Для проведения окончательного расчёта </w:t>
      </w:r>
      <w:r w:rsidRPr="002A3184">
        <w:rPr>
          <w:sz w:val="28"/>
          <w:szCs w:val="28"/>
        </w:rPr>
        <w:t>техническим специалистом</w:t>
      </w:r>
      <w:r w:rsidRPr="00280B3F">
        <w:rPr>
          <w:sz w:val="28"/>
          <w:szCs w:val="28"/>
        </w:rPr>
        <w:t xml:space="preserve"> </w:t>
      </w:r>
      <w:r w:rsidRPr="002A3184">
        <w:rPr>
          <w:sz w:val="28"/>
          <w:szCs w:val="28"/>
        </w:rPr>
        <w:t>активируется опция «закрыть месяц», которая запрещает редактировать введённые данные</w:t>
      </w:r>
      <w:r w:rsidR="00CC7F5A">
        <w:rPr>
          <w:sz w:val="28"/>
          <w:szCs w:val="28"/>
        </w:rPr>
        <w:t>.</w:t>
      </w:r>
    </w:p>
    <w:p w:rsidR="00415173" w:rsidRDefault="00415173" w:rsidP="00415173">
      <w:pPr>
        <w:jc w:val="both"/>
        <w:rPr>
          <w:sz w:val="28"/>
          <w:szCs w:val="28"/>
        </w:rPr>
      </w:pPr>
    </w:p>
    <w:p w:rsidR="00D459D6" w:rsidRDefault="00D459D6" w:rsidP="00415173">
      <w:pPr>
        <w:jc w:val="both"/>
        <w:rPr>
          <w:sz w:val="28"/>
          <w:szCs w:val="28"/>
        </w:rPr>
      </w:pPr>
      <w:r w:rsidRPr="00280B3F">
        <w:rPr>
          <w:sz w:val="28"/>
          <w:szCs w:val="28"/>
        </w:rPr>
        <w:t>Схема функционирования АС «Лицевой счет</w:t>
      </w:r>
      <w:r w:rsidRPr="00D91E25">
        <w:rPr>
          <w:sz w:val="28"/>
          <w:szCs w:val="28"/>
        </w:rPr>
        <w:t>» представлена на рисунке</w:t>
      </w:r>
      <w:r>
        <w:rPr>
          <w:sz w:val="28"/>
          <w:szCs w:val="28"/>
        </w:rPr>
        <w:t xml:space="preserve"> </w:t>
      </w:r>
      <w:r w:rsidR="000850C3">
        <w:rPr>
          <w:sz w:val="28"/>
          <w:szCs w:val="28"/>
        </w:rPr>
        <w:t>1.</w:t>
      </w:r>
      <w:r w:rsidRPr="00D91E25">
        <w:rPr>
          <w:sz w:val="28"/>
          <w:szCs w:val="28"/>
        </w:rPr>
        <w:t xml:space="preserve"> </w:t>
      </w:r>
    </w:p>
    <w:p w:rsidR="006E3382" w:rsidRPr="00D91E25" w:rsidRDefault="006E3382" w:rsidP="00D459D6">
      <w:pPr>
        <w:ind w:firstLine="567"/>
        <w:rPr>
          <w:sz w:val="28"/>
          <w:szCs w:val="28"/>
        </w:rPr>
      </w:pPr>
    </w:p>
    <w:p w:rsidR="00D459D6" w:rsidRDefault="001239B6" w:rsidP="00D459D6">
      <w:pPr>
        <w:jc w:val="both"/>
      </w:pPr>
      <w:r>
        <w:object w:dxaOrig="10872" w:dyaOrig="53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1pt" o:ole="">
            <v:imagedata r:id="rId8" o:title=""/>
          </v:shape>
          <o:OLEObject Type="Embed" ProgID="Visio.Drawing.15" ShapeID="_x0000_i1025" DrawAspect="Content" ObjectID="_1693049419" r:id="rId9"/>
        </w:object>
      </w:r>
      <w:r w:rsidR="00D459D6">
        <w:t xml:space="preserve">  </w:t>
      </w:r>
    </w:p>
    <w:p w:rsidR="00D459D6" w:rsidRPr="00775CB9" w:rsidRDefault="00D459D6" w:rsidP="00D459D6">
      <w:pPr>
        <w:ind w:firstLine="567"/>
        <w:jc w:val="both"/>
        <w:rPr>
          <w:sz w:val="28"/>
          <w:szCs w:val="28"/>
        </w:rPr>
      </w:pPr>
      <w:r w:rsidRPr="00775CB9">
        <w:rPr>
          <w:color w:val="333333"/>
          <w:sz w:val="28"/>
          <w:szCs w:val="28"/>
          <w:shd w:val="clear" w:color="auto" w:fill="FFFFFF"/>
        </w:rPr>
        <w:t xml:space="preserve">Рисунок </w:t>
      </w:r>
      <w:r w:rsidR="00D21433" w:rsidRPr="00D21433">
        <w:rPr>
          <w:color w:val="333333"/>
          <w:sz w:val="28"/>
          <w:szCs w:val="28"/>
          <w:shd w:val="clear" w:color="auto" w:fill="FFFFFF"/>
        </w:rPr>
        <w:t>1</w:t>
      </w:r>
      <w:r w:rsidRPr="00775CB9">
        <w:rPr>
          <w:color w:val="333333"/>
          <w:sz w:val="28"/>
          <w:szCs w:val="28"/>
          <w:shd w:val="clear" w:color="auto" w:fill="FFFFFF"/>
        </w:rPr>
        <w:t xml:space="preserve"> - </w:t>
      </w:r>
      <w:r w:rsidRPr="00775CB9">
        <w:rPr>
          <w:sz w:val="28"/>
          <w:szCs w:val="28"/>
        </w:rPr>
        <w:t>Схема функционирования АС «</w:t>
      </w:r>
      <w:r>
        <w:rPr>
          <w:sz w:val="28"/>
          <w:szCs w:val="28"/>
        </w:rPr>
        <w:t>Лицевой счет</w:t>
      </w:r>
      <w:r w:rsidRPr="00775CB9">
        <w:rPr>
          <w:sz w:val="28"/>
          <w:szCs w:val="28"/>
        </w:rPr>
        <w:t xml:space="preserve">» </w:t>
      </w:r>
    </w:p>
    <w:p w:rsidR="00FE3E0D" w:rsidRDefault="00FE3E0D" w:rsidP="00FE3E0D">
      <w:pPr>
        <w:ind w:firstLine="567"/>
      </w:pPr>
    </w:p>
    <w:p w:rsidR="00775CB9" w:rsidRPr="00813BAF" w:rsidRDefault="00775CB9" w:rsidP="00A13501">
      <w:pPr>
        <w:pStyle w:val="2"/>
      </w:pPr>
      <w:bookmarkStart w:id="36" w:name="_Toc56409927"/>
      <w:bookmarkStart w:id="37" w:name="_Toc62584543"/>
      <w:bookmarkStart w:id="38" w:name="_Toc79736819"/>
      <w:r w:rsidRPr="00813BAF">
        <w:t>Требования к ролям</w:t>
      </w:r>
      <w:bookmarkEnd w:id="36"/>
      <w:r w:rsidRPr="00813BAF">
        <w:t xml:space="preserve"> пользователей</w:t>
      </w:r>
      <w:bookmarkEnd w:id="37"/>
      <w:bookmarkEnd w:id="38"/>
    </w:p>
    <w:p w:rsidR="00775CB9" w:rsidRPr="00813BAF" w:rsidRDefault="00775CB9" w:rsidP="00775CB9">
      <w:pPr>
        <w:ind w:firstLine="567"/>
        <w:rPr>
          <w:sz w:val="28"/>
          <w:szCs w:val="28"/>
        </w:rPr>
      </w:pPr>
      <w:r w:rsidRPr="00813BAF">
        <w:rPr>
          <w:sz w:val="28"/>
          <w:szCs w:val="28"/>
        </w:rPr>
        <w:t>Все пользователи Системы должны иметь учетные записи.</w:t>
      </w:r>
    </w:p>
    <w:p w:rsidR="00775CB9" w:rsidRPr="00813BAF" w:rsidRDefault="00775CB9" w:rsidP="00775CB9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В Системе должны быть предусмотрены следующие роли пользователей:</w:t>
      </w:r>
    </w:p>
    <w:p w:rsidR="00775CB9" w:rsidRPr="00813BAF" w:rsidRDefault="00775CB9" w:rsidP="00775CB9">
      <w:pPr>
        <w:ind w:firstLine="567"/>
        <w:jc w:val="both"/>
        <w:rPr>
          <w:sz w:val="28"/>
          <w:szCs w:val="28"/>
        </w:rPr>
      </w:pPr>
      <w:r w:rsidRPr="004123F2">
        <w:rPr>
          <w:sz w:val="28"/>
          <w:szCs w:val="28"/>
        </w:rPr>
        <w:t>Администратор</w:t>
      </w:r>
      <w:r w:rsidR="00257649">
        <w:rPr>
          <w:sz w:val="28"/>
          <w:szCs w:val="28"/>
        </w:rPr>
        <w:t xml:space="preserve"> - п</w:t>
      </w:r>
      <w:r w:rsidRPr="00813BAF">
        <w:rPr>
          <w:sz w:val="28"/>
          <w:szCs w:val="28"/>
        </w:rPr>
        <w:t xml:space="preserve">ользователь создает и редактирует учётные записи пользователей </w:t>
      </w:r>
      <w:r>
        <w:rPr>
          <w:sz w:val="28"/>
          <w:szCs w:val="28"/>
        </w:rPr>
        <w:t>с</w:t>
      </w:r>
      <w:r w:rsidRPr="00813BAF">
        <w:rPr>
          <w:sz w:val="28"/>
          <w:szCs w:val="28"/>
        </w:rPr>
        <w:t xml:space="preserve">истемы, редактирует права доступа пользователей к просмотру и редактированию данных. </w:t>
      </w:r>
    </w:p>
    <w:p w:rsidR="00257649" w:rsidRDefault="00775CB9" w:rsidP="00775CB9">
      <w:pPr>
        <w:ind w:firstLine="567"/>
        <w:jc w:val="both"/>
        <w:rPr>
          <w:sz w:val="28"/>
          <w:szCs w:val="28"/>
        </w:rPr>
      </w:pPr>
      <w:r w:rsidRPr="00447753">
        <w:rPr>
          <w:sz w:val="28"/>
          <w:szCs w:val="28"/>
        </w:rPr>
        <w:t>Руководитель</w:t>
      </w:r>
      <w:r w:rsidR="00257649">
        <w:rPr>
          <w:sz w:val="28"/>
          <w:szCs w:val="28"/>
        </w:rPr>
        <w:t xml:space="preserve"> - п</w:t>
      </w:r>
      <w:r w:rsidRPr="00813BAF">
        <w:rPr>
          <w:sz w:val="28"/>
          <w:szCs w:val="28"/>
        </w:rPr>
        <w:t xml:space="preserve">ользователь (уполномоченное лицо), который имеет доступ к архиву информации и просмотру </w:t>
      </w:r>
      <w:r w:rsidR="00B87E4A">
        <w:rPr>
          <w:sz w:val="28"/>
          <w:szCs w:val="28"/>
        </w:rPr>
        <w:t xml:space="preserve">всех </w:t>
      </w:r>
      <w:r w:rsidRPr="00B87E4A">
        <w:rPr>
          <w:sz w:val="28"/>
          <w:szCs w:val="28"/>
        </w:rPr>
        <w:t>выходных форм</w:t>
      </w:r>
      <w:r w:rsidRPr="00813BAF">
        <w:rPr>
          <w:sz w:val="28"/>
          <w:szCs w:val="28"/>
        </w:rPr>
        <w:t>.</w:t>
      </w:r>
      <w:r w:rsidR="00B47C96">
        <w:rPr>
          <w:sz w:val="28"/>
          <w:szCs w:val="28"/>
        </w:rPr>
        <w:t xml:space="preserve"> </w:t>
      </w:r>
      <w:r w:rsidR="00B47C96" w:rsidRPr="00B87E4A">
        <w:rPr>
          <w:sz w:val="28"/>
          <w:szCs w:val="28"/>
        </w:rPr>
        <w:t xml:space="preserve">Доступ «Руководителя» может быть ограничен </w:t>
      </w:r>
      <w:r w:rsidR="001239B6" w:rsidRPr="00B87E4A">
        <w:rPr>
          <w:sz w:val="28"/>
          <w:szCs w:val="28"/>
        </w:rPr>
        <w:t>перечнем</w:t>
      </w:r>
      <w:r w:rsidR="00B47C96" w:rsidRPr="00B87E4A">
        <w:rPr>
          <w:sz w:val="28"/>
          <w:szCs w:val="28"/>
        </w:rPr>
        <w:t xml:space="preserve"> диспетчерских участков</w:t>
      </w:r>
      <w:r w:rsidR="00257649">
        <w:rPr>
          <w:sz w:val="28"/>
          <w:szCs w:val="28"/>
        </w:rPr>
        <w:t xml:space="preserve">. </w:t>
      </w:r>
    </w:p>
    <w:p w:rsidR="00775CB9" w:rsidRPr="006D2D45" w:rsidRDefault="00775CB9" w:rsidP="00775CB9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Пользователь ЦУП - дежурно-диспетчерский персонал ЦУП, имеющий доступ к просмотру информации в </w:t>
      </w:r>
      <w:r>
        <w:rPr>
          <w:sz w:val="28"/>
          <w:szCs w:val="28"/>
        </w:rPr>
        <w:t>с</w:t>
      </w:r>
      <w:r w:rsidRPr="00813BAF">
        <w:rPr>
          <w:sz w:val="28"/>
          <w:szCs w:val="28"/>
        </w:rPr>
        <w:t>истеме в рамках своего участка и своих смен без права корректировки.</w:t>
      </w:r>
    </w:p>
    <w:p w:rsidR="00775CB9" w:rsidRPr="002A3184" w:rsidRDefault="00775CB9" w:rsidP="00775CB9">
      <w:pPr>
        <w:ind w:firstLine="567"/>
        <w:jc w:val="both"/>
        <w:rPr>
          <w:sz w:val="28"/>
          <w:szCs w:val="28"/>
        </w:rPr>
      </w:pPr>
      <w:r w:rsidRPr="002A3184">
        <w:rPr>
          <w:sz w:val="28"/>
          <w:szCs w:val="28"/>
        </w:rPr>
        <w:t>Технический специалист ЦУП</w:t>
      </w:r>
      <w:r w:rsidR="00257649">
        <w:rPr>
          <w:sz w:val="28"/>
          <w:szCs w:val="28"/>
        </w:rPr>
        <w:t xml:space="preserve"> - п</w:t>
      </w:r>
      <w:r w:rsidRPr="002A3184">
        <w:rPr>
          <w:sz w:val="28"/>
          <w:szCs w:val="28"/>
        </w:rPr>
        <w:t>ользовател</w:t>
      </w:r>
      <w:r w:rsidR="00257649">
        <w:rPr>
          <w:sz w:val="28"/>
          <w:szCs w:val="28"/>
        </w:rPr>
        <w:t>ь</w:t>
      </w:r>
      <w:r w:rsidRPr="002A3184">
        <w:rPr>
          <w:sz w:val="28"/>
          <w:szCs w:val="28"/>
        </w:rPr>
        <w:t xml:space="preserve">, </w:t>
      </w:r>
      <w:r w:rsidR="00257649" w:rsidRPr="002A3184">
        <w:rPr>
          <w:sz w:val="28"/>
          <w:szCs w:val="28"/>
        </w:rPr>
        <w:t>которы</w:t>
      </w:r>
      <w:r w:rsidR="00257649">
        <w:rPr>
          <w:sz w:val="28"/>
          <w:szCs w:val="28"/>
        </w:rPr>
        <w:t>й,</w:t>
      </w:r>
      <w:r w:rsidR="00257649" w:rsidRPr="002A3184">
        <w:rPr>
          <w:sz w:val="28"/>
          <w:szCs w:val="28"/>
        </w:rPr>
        <w:t xml:space="preserve"> в соответствии со своими должностными обязанностями</w:t>
      </w:r>
      <w:r w:rsidR="00257649">
        <w:rPr>
          <w:sz w:val="28"/>
          <w:szCs w:val="28"/>
        </w:rPr>
        <w:t>,</w:t>
      </w:r>
      <w:r w:rsidR="00257649" w:rsidRPr="002A3184">
        <w:rPr>
          <w:sz w:val="28"/>
          <w:szCs w:val="28"/>
        </w:rPr>
        <w:t xml:space="preserve"> </w:t>
      </w:r>
      <w:r w:rsidR="00257649">
        <w:rPr>
          <w:sz w:val="28"/>
          <w:szCs w:val="28"/>
        </w:rPr>
        <w:t>обеспечивает ввод данных</w:t>
      </w:r>
      <w:r w:rsidRPr="002A3184">
        <w:rPr>
          <w:sz w:val="28"/>
          <w:szCs w:val="28"/>
        </w:rPr>
        <w:t xml:space="preserve">, </w:t>
      </w:r>
      <w:r w:rsidR="00257649">
        <w:rPr>
          <w:sz w:val="28"/>
          <w:szCs w:val="28"/>
        </w:rPr>
        <w:t xml:space="preserve">отсутствующих в информационных системах БЖД, </w:t>
      </w:r>
      <w:r w:rsidRPr="002A3184">
        <w:rPr>
          <w:sz w:val="28"/>
          <w:szCs w:val="28"/>
        </w:rPr>
        <w:t>актуализиру</w:t>
      </w:r>
      <w:r w:rsidR="00257649">
        <w:rPr>
          <w:sz w:val="28"/>
          <w:szCs w:val="28"/>
        </w:rPr>
        <w:t>е</w:t>
      </w:r>
      <w:r w:rsidRPr="002A3184">
        <w:rPr>
          <w:sz w:val="28"/>
          <w:szCs w:val="28"/>
        </w:rPr>
        <w:t xml:space="preserve">т НСИ. </w:t>
      </w:r>
      <w:r w:rsidR="00280B3F" w:rsidRPr="002A3184">
        <w:rPr>
          <w:sz w:val="28"/>
          <w:szCs w:val="28"/>
        </w:rPr>
        <w:t>Имеет доступ к функционалу «закрытие» отчетного месяца в системе.</w:t>
      </w:r>
    </w:p>
    <w:p w:rsidR="009F01AC" w:rsidRDefault="009F01AC" w:rsidP="009F01A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Разрешение на доступ к </w:t>
      </w:r>
      <w:r w:rsidRPr="002A3184">
        <w:rPr>
          <w:sz w:val="28"/>
          <w:szCs w:val="28"/>
        </w:rPr>
        <w:t>функционалу «</w:t>
      </w:r>
      <w:r>
        <w:rPr>
          <w:sz w:val="28"/>
          <w:szCs w:val="28"/>
        </w:rPr>
        <w:t>редактирование</w:t>
      </w:r>
      <w:r w:rsidRPr="002A3184">
        <w:rPr>
          <w:sz w:val="28"/>
          <w:szCs w:val="28"/>
        </w:rPr>
        <w:t>» месяца</w:t>
      </w:r>
      <w:r>
        <w:rPr>
          <w:sz w:val="28"/>
          <w:szCs w:val="28"/>
        </w:rPr>
        <w:t xml:space="preserve"> (аналогично отключению опции «закрыть месяц») может быть </w:t>
      </w:r>
      <w:r w:rsidRPr="00257649">
        <w:rPr>
          <w:sz w:val="28"/>
          <w:szCs w:val="28"/>
        </w:rPr>
        <w:t>добавлена к любой учётной записи «</w:t>
      </w:r>
      <w:r w:rsidRPr="00CC7F5A">
        <w:rPr>
          <w:sz w:val="28"/>
          <w:szCs w:val="28"/>
        </w:rPr>
        <w:t>Технический спец</w:t>
      </w:r>
      <w:r w:rsidRPr="00F05E47">
        <w:rPr>
          <w:sz w:val="28"/>
          <w:szCs w:val="28"/>
        </w:rPr>
        <w:t>и</w:t>
      </w:r>
      <w:r w:rsidRPr="00CC7F5A">
        <w:rPr>
          <w:sz w:val="28"/>
          <w:szCs w:val="28"/>
        </w:rPr>
        <w:t>алист ЦУП»</w:t>
      </w:r>
      <w:r>
        <w:rPr>
          <w:sz w:val="28"/>
          <w:szCs w:val="28"/>
        </w:rPr>
        <w:t xml:space="preserve"> в подсистеме администрирования </w:t>
      </w:r>
    </w:p>
    <w:p w:rsidR="00775CB9" w:rsidRDefault="00775CB9" w:rsidP="00BF3A69"/>
    <w:p w:rsidR="007201C2" w:rsidRDefault="00BF3A69" w:rsidP="00A13501">
      <w:pPr>
        <w:pStyle w:val="2"/>
      </w:pPr>
      <w:bookmarkStart w:id="39" w:name="_Toc79736820"/>
      <w:r>
        <w:t>Требования к структуре Системы</w:t>
      </w:r>
      <w:bookmarkEnd w:id="39"/>
    </w:p>
    <w:p w:rsidR="007201C2" w:rsidRPr="00835610" w:rsidRDefault="00835610" w:rsidP="00536E45">
      <w:pPr>
        <w:tabs>
          <w:tab w:val="left" w:pos="851"/>
        </w:tabs>
        <w:ind w:firstLine="709"/>
        <w:jc w:val="both"/>
        <w:rPr>
          <w:sz w:val="28"/>
          <w:szCs w:val="28"/>
        </w:rPr>
      </w:pPr>
      <w:r w:rsidRPr="00835610">
        <w:rPr>
          <w:sz w:val="28"/>
          <w:szCs w:val="28"/>
        </w:rPr>
        <w:t xml:space="preserve">Система должна состоять из следующих </w:t>
      </w:r>
      <w:r>
        <w:rPr>
          <w:sz w:val="28"/>
          <w:szCs w:val="28"/>
        </w:rPr>
        <w:t>подсистем</w:t>
      </w:r>
      <w:r w:rsidRPr="00835610">
        <w:rPr>
          <w:sz w:val="28"/>
          <w:szCs w:val="28"/>
        </w:rPr>
        <w:t>:</w:t>
      </w:r>
    </w:p>
    <w:p w:rsidR="00835610" w:rsidRPr="00835610" w:rsidRDefault="0016386C" w:rsidP="00536E45">
      <w:pPr>
        <w:tabs>
          <w:tab w:val="left" w:pos="709"/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35610" w:rsidRPr="00835610">
        <w:rPr>
          <w:sz w:val="28"/>
          <w:szCs w:val="28"/>
        </w:rPr>
        <w:t xml:space="preserve">Центральная база данных и НСИ; </w:t>
      </w:r>
    </w:p>
    <w:p w:rsidR="00835610" w:rsidRDefault="00835610" w:rsidP="00536E45">
      <w:pPr>
        <w:tabs>
          <w:tab w:val="left" w:pos="709"/>
          <w:tab w:val="left" w:pos="993"/>
        </w:tabs>
        <w:ind w:firstLine="709"/>
        <w:jc w:val="both"/>
        <w:rPr>
          <w:sz w:val="28"/>
          <w:szCs w:val="28"/>
        </w:rPr>
      </w:pPr>
      <w:r w:rsidRPr="00835610">
        <w:rPr>
          <w:sz w:val="28"/>
          <w:szCs w:val="28"/>
        </w:rPr>
        <w:t>-</w:t>
      </w:r>
      <w:r w:rsidRPr="00835610">
        <w:rPr>
          <w:sz w:val="28"/>
          <w:szCs w:val="28"/>
        </w:rPr>
        <w:tab/>
        <w:t>Подсистема авторизации</w:t>
      </w:r>
      <w:r w:rsidR="004D3DBF">
        <w:rPr>
          <w:sz w:val="28"/>
          <w:szCs w:val="28"/>
        </w:rPr>
        <w:t xml:space="preserve"> и администрирования</w:t>
      </w:r>
      <w:r w:rsidRPr="00835610">
        <w:rPr>
          <w:sz w:val="28"/>
          <w:szCs w:val="28"/>
        </w:rPr>
        <w:t>;</w:t>
      </w:r>
    </w:p>
    <w:p w:rsidR="00CB0B48" w:rsidRPr="00813BAF" w:rsidRDefault="0016386C" w:rsidP="00536E45">
      <w:pPr>
        <w:tabs>
          <w:tab w:val="left" w:pos="851"/>
          <w:tab w:val="left" w:pos="993"/>
          <w:tab w:val="left" w:pos="156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91DD3">
        <w:rPr>
          <w:sz w:val="28"/>
          <w:szCs w:val="28"/>
        </w:rPr>
        <w:t>Подсистема</w:t>
      </w:r>
      <w:r w:rsidR="00CB0B48" w:rsidRPr="00813BAF">
        <w:rPr>
          <w:sz w:val="28"/>
          <w:szCs w:val="28"/>
        </w:rPr>
        <w:t xml:space="preserve"> расчёта оперативных показателей; </w:t>
      </w:r>
    </w:p>
    <w:p w:rsidR="00A34032" w:rsidRDefault="00835610" w:rsidP="00536E45">
      <w:pPr>
        <w:tabs>
          <w:tab w:val="left" w:pos="709"/>
          <w:tab w:val="left" w:pos="993"/>
        </w:tabs>
        <w:ind w:firstLine="709"/>
        <w:jc w:val="both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835610">
        <w:rPr>
          <w:sz w:val="28"/>
          <w:szCs w:val="28"/>
        </w:rPr>
        <w:t xml:space="preserve">- </w:t>
      </w:r>
      <w:r w:rsidRPr="00835610">
        <w:rPr>
          <w:rFonts w:eastAsiaTheme="minorHAnsi"/>
          <w:bCs/>
          <w:color w:val="000000"/>
          <w:sz w:val="28"/>
          <w:szCs w:val="28"/>
          <w:lang w:eastAsia="en-US"/>
        </w:rPr>
        <w:t>Подсистема расч</w:t>
      </w:r>
      <w:r w:rsidR="00364C23" w:rsidRPr="00813BAF">
        <w:rPr>
          <w:sz w:val="28"/>
          <w:szCs w:val="28"/>
        </w:rPr>
        <w:t>ё</w:t>
      </w:r>
      <w:r w:rsidRPr="00835610">
        <w:rPr>
          <w:rFonts w:eastAsiaTheme="minorHAnsi"/>
          <w:bCs/>
          <w:color w:val="000000"/>
          <w:sz w:val="28"/>
          <w:szCs w:val="28"/>
          <w:lang w:eastAsia="en-US"/>
        </w:rPr>
        <w:t>та показателей</w:t>
      </w:r>
      <w:r w:rsidR="00F4531C">
        <w:rPr>
          <w:rFonts w:eastAsiaTheme="minorHAnsi"/>
          <w:bCs/>
          <w:color w:val="000000"/>
          <w:sz w:val="28"/>
          <w:szCs w:val="28"/>
          <w:lang w:eastAsia="en-US"/>
        </w:rPr>
        <w:t xml:space="preserve">. </w:t>
      </w:r>
    </w:p>
    <w:p w:rsidR="00835610" w:rsidRPr="00A34032" w:rsidRDefault="00F4531C" w:rsidP="00536E45">
      <w:pPr>
        <w:tabs>
          <w:tab w:val="left" w:pos="709"/>
          <w:tab w:val="left" w:pos="993"/>
        </w:tabs>
        <w:ind w:firstLine="709"/>
        <w:jc w:val="both"/>
        <w:rPr>
          <w:rFonts w:eastAsiaTheme="minorHAnsi"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Cs/>
          <w:color w:val="000000"/>
          <w:sz w:val="28"/>
          <w:szCs w:val="28"/>
          <w:lang w:eastAsia="en-US"/>
        </w:rPr>
        <w:t>Подсистем</w:t>
      </w:r>
      <w:r w:rsidR="00CB0B48">
        <w:rPr>
          <w:rFonts w:eastAsiaTheme="minorHAnsi"/>
          <w:bCs/>
          <w:color w:val="000000"/>
          <w:sz w:val="28"/>
          <w:szCs w:val="28"/>
          <w:lang w:eastAsia="en-US"/>
        </w:rPr>
        <w:t xml:space="preserve">а </w:t>
      </w:r>
      <w:r w:rsidR="00E8017C" w:rsidRPr="00835610">
        <w:rPr>
          <w:rFonts w:eastAsiaTheme="minorHAnsi"/>
          <w:bCs/>
          <w:color w:val="000000"/>
          <w:sz w:val="28"/>
          <w:szCs w:val="28"/>
          <w:lang w:eastAsia="en-US"/>
        </w:rPr>
        <w:t>расчета показателей</w:t>
      </w:r>
      <w:r w:rsidR="00E8017C">
        <w:rPr>
          <w:rFonts w:eastAsiaTheme="minorHAnsi"/>
          <w:bCs/>
          <w:color w:val="000000"/>
          <w:sz w:val="28"/>
          <w:szCs w:val="28"/>
          <w:lang w:eastAsia="en-US"/>
        </w:rPr>
        <w:t xml:space="preserve"> </w:t>
      </w:r>
      <w:r w:rsidR="00CB0B48">
        <w:rPr>
          <w:rFonts w:eastAsiaTheme="minorHAnsi"/>
          <w:bCs/>
          <w:color w:val="000000"/>
          <w:sz w:val="28"/>
          <w:szCs w:val="28"/>
          <w:lang w:eastAsia="en-US"/>
        </w:rPr>
        <w:t>должна включать в себя модули</w:t>
      </w:r>
      <w:r w:rsidR="00A34032">
        <w:rPr>
          <w:rFonts w:eastAsiaTheme="minorHAnsi"/>
          <w:bCs/>
          <w:color w:val="000000"/>
          <w:sz w:val="28"/>
          <w:szCs w:val="28"/>
          <w:lang w:eastAsia="en-US"/>
        </w:rPr>
        <w:t>:</w:t>
      </w:r>
    </w:p>
    <w:p w:rsidR="00835610" w:rsidRPr="0016386C" w:rsidRDefault="00835610" w:rsidP="00536E45">
      <w:pPr>
        <w:pStyle w:val="a7"/>
        <w:numPr>
          <w:ilvl w:val="2"/>
          <w:numId w:val="32"/>
        </w:numPr>
        <w:tabs>
          <w:tab w:val="left" w:pos="851"/>
          <w:tab w:val="left" w:pos="993"/>
          <w:tab w:val="left" w:pos="1560"/>
        </w:tabs>
        <w:ind w:left="0" w:firstLine="709"/>
        <w:jc w:val="both"/>
        <w:rPr>
          <w:sz w:val="28"/>
          <w:szCs w:val="28"/>
        </w:rPr>
      </w:pPr>
      <w:r w:rsidRPr="0016386C">
        <w:rPr>
          <w:sz w:val="28"/>
          <w:szCs w:val="28"/>
        </w:rPr>
        <w:lastRenderedPageBreak/>
        <w:t xml:space="preserve">Модуль взаимодействия с другими </w:t>
      </w:r>
      <w:r w:rsidR="00364C23">
        <w:rPr>
          <w:sz w:val="28"/>
          <w:szCs w:val="28"/>
        </w:rPr>
        <w:t>информационными</w:t>
      </w:r>
      <w:r w:rsidRPr="0016386C">
        <w:rPr>
          <w:sz w:val="28"/>
          <w:szCs w:val="28"/>
        </w:rPr>
        <w:t xml:space="preserve"> системами </w:t>
      </w:r>
      <w:r w:rsidR="00364C23">
        <w:rPr>
          <w:sz w:val="28"/>
          <w:szCs w:val="28"/>
        </w:rPr>
        <w:t>БЖД</w:t>
      </w:r>
      <w:r w:rsidRPr="0016386C">
        <w:rPr>
          <w:sz w:val="28"/>
          <w:szCs w:val="28"/>
        </w:rPr>
        <w:t>;</w:t>
      </w:r>
    </w:p>
    <w:p w:rsidR="00F4531C" w:rsidRPr="0016386C" w:rsidRDefault="00F4531C" w:rsidP="00536E45">
      <w:pPr>
        <w:pStyle w:val="a7"/>
        <w:numPr>
          <w:ilvl w:val="2"/>
          <w:numId w:val="32"/>
        </w:numPr>
        <w:tabs>
          <w:tab w:val="left" w:pos="851"/>
          <w:tab w:val="left" w:pos="993"/>
          <w:tab w:val="left" w:pos="1560"/>
        </w:tabs>
        <w:ind w:left="0" w:firstLine="709"/>
        <w:jc w:val="both"/>
        <w:rPr>
          <w:sz w:val="28"/>
          <w:szCs w:val="28"/>
        </w:rPr>
      </w:pPr>
      <w:r w:rsidRPr="0016386C">
        <w:rPr>
          <w:rFonts w:eastAsiaTheme="minorHAnsi"/>
          <w:bCs/>
          <w:color w:val="000000"/>
          <w:sz w:val="28"/>
          <w:szCs w:val="28"/>
          <w:lang w:eastAsia="en-US"/>
        </w:rPr>
        <w:t>Модуль контроля данных</w:t>
      </w:r>
      <w:r w:rsidR="00452990" w:rsidRPr="0016386C">
        <w:rPr>
          <w:rFonts w:eastAsiaTheme="minorHAnsi"/>
          <w:bCs/>
          <w:color w:val="000000"/>
          <w:sz w:val="28"/>
          <w:szCs w:val="28"/>
          <w:lang w:eastAsia="en-US"/>
        </w:rPr>
        <w:t xml:space="preserve"> (рассчитанных и вводимых </w:t>
      </w:r>
      <w:r w:rsidR="000756BC" w:rsidRPr="0016386C">
        <w:rPr>
          <w:rFonts w:eastAsiaTheme="minorHAnsi"/>
          <w:bCs/>
          <w:color w:val="000000"/>
          <w:sz w:val="28"/>
          <w:szCs w:val="28"/>
          <w:lang w:eastAsia="en-US"/>
        </w:rPr>
        <w:t>пользователем</w:t>
      </w:r>
      <w:r w:rsidR="00452990" w:rsidRPr="0016386C">
        <w:rPr>
          <w:rFonts w:eastAsiaTheme="minorHAnsi"/>
          <w:bCs/>
          <w:color w:val="000000"/>
          <w:sz w:val="28"/>
          <w:szCs w:val="28"/>
          <w:lang w:eastAsia="en-US"/>
        </w:rPr>
        <w:t>)</w:t>
      </w:r>
      <w:r w:rsidRPr="0016386C">
        <w:rPr>
          <w:rFonts w:eastAsiaTheme="minorHAnsi"/>
          <w:bCs/>
          <w:color w:val="000000"/>
          <w:sz w:val="28"/>
          <w:szCs w:val="28"/>
          <w:lang w:eastAsia="en-US"/>
        </w:rPr>
        <w:t>;</w:t>
      </w:r>
    </w:p>
    <w:p w:rsidR="00835610" w:rsidRPr="0016386C" w:rsidRDefault="00835610" w:rsidP="00536E45">
      <w:pPr>
        <w:pStyle w:val="a7"/>
        <w:numPr>
          <w:ilvl w:val="2"/>
          <w:numId w:val="32"/>
        </w:numPr>
        <w:tabs>
          <w:tab w:val="left" w:pos="851"/>
          <w:tab w:val="left" w:pos="993"/>
          <w:tab w:val="left" w:pos="1560"/>
        </w:tabs>
        <w:ind w:left="0" w:firstLine="709"/>
        <w:jc w:val="both"/>
        <w:rPr>
          <w:sz w:val="28"/>
          <w:szCs w:val="28"/>
        </w:rPr>
      </w:pPr>
      <w:r w:rsidRPr="0016386C">
        <w:rPr>
          <w:sz w:val="28"/>
          <w:szCs w:val="28"/>
        </w:rPr>
        <w:t>Модуль ручного ввода данных;</w:t>
      </w:r>
    </w:p>
    <w:p w:rsidR="00835610" w:rsidRPr="0016386C" w:rsidRDefault="00835610" w:rsidP="00536E45">
      <w:pPr>
        <w:pStyle w:val="a7"/>
        <w:numPr>
          <w:ilvl w:val="2"/>
          <w:numId w:val="32"/>
        </w:numPr>
        <w:tabs>
          <w:tab w:val="left" w:pos="851"/>
          <w:tab w:val="left" w:pos="993"/>
          <w:tab w:val="left" w:pos="1560"/>
        </w:tabs>
        <w:ind w:left="0" w:firstLine="709"/>
        <w:jc w:val="both"/>
        <w:rPr>
          <w:sz w:val="28"/>
          <w:szCs w:val="28"/>
        </w:rPr>
      </w:pPr>
      <w:r w:rsidRPr="0016386C">
        <w:rPr>
          <w:sz w:val="28"/>
          <w:szCs w:val="28"/>
        </w:rPr>
        <w:t xml:space="preserve">Модуль итогового расчёта. </w:t>
      </w:r>
      <w:r w:rsidR="00E8017C">
        <w:rPr>
          <w:sz w:val="28"/>
          <w:szCs w:val="28"/>
          <w:lang w:val="en-US"/>
        </w:rPr>
        <w:t xml:space="preserve"> </w:t>
      </w:r>
    </w:p>
    <w:p w:rsidR="002A3184" w:rsidRDefault="002A3184" w:rsidP="00FC028A">
      <w:pPr>
        <w:tabs>
          <w:tab w:val="left" w:pos="851"/>
          <w:tab w:val="left" w:pos="1560"/>
        </w:tabs>
        <w:ind w:firstLine="1418"/>
        <w:jc w:val="both"/>
        <w:rPr>
          <w:sz w:val="28"/>
          <w:szCs w:val="28"/>
        </w:rPr>
      </w:pPr>
    </w:p>
    <w:p w:rsidR="0021589D" w:rsidRDefault="0021589D" w:rsidP="00A13501">
      <w:pPr>
        <w:pStyle w:val="2"/>
      </w:pPr>
      <w:bookmarkStart w:id="40" w:name="_Toc79736821"/>
      <w:r>
        <w:t>Требования к входным, выходным данным</w:t>
      </w:r>
      <w:bookmarkEnd w:id="40"/>
    </w:p>
    <w:p w:rsidR="0021589D" w:rsidRDefault="0021589D" w:rsidP="00B977E4">
      <w:pPr>
        <w:pStyle w:val="3"/>
        <w:spacing w:before="0"/>
      </w:pPr>
      <w:bookmarkStart w:id="41" w:name="_Toc79736822"/>
      <w:r>
        <w:t>Требования к входным данным</w:t>
      </w:r>
      <w:bookmarkEnd w:id="41"/>
    </w:p>
    <w:p w:rsidR="0021589D" w:rsidRPr="00813BAF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Источниками входной информации, </w:t>
      </w:r>
      <w:r w:rsidR="00364C23" w:rsidRPr="00813BAF">
        <w:rPr>
          <w:sz w:val="28"/>
          <w:szCs w:val="28"/>
        </w:rPr>
        <w:t xml:space="preserve">являются </w:t>
      </w:r>
      <w:r w:rsidR="00364C23">
        <w:rPr>
          <w:sz w:val="28"/>
          <w:szCs w:val="28"/>
        </w:rPr>
        <w:t>данные следующих</w:t>
      </w:r>
      <w:r w:rsidRPr="00813BAF">
        <w:rPr>
          <w:sz w:val="28"/>
          <w:szCs w:val="28"/>
        </w:rPr>
        <w:t xml:space="preserve"> информационных систем:</w:t>
      </w:r>
    </w:p>
    <w:p w:rsidR="0021589D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АС ГИД «Неман»</w:t>
      </w:r>
      <w:r>
        <w:rPr>
          <w:sz w:val="28"/>
          <w:szCs w:val="28"/>
        </w:rPr>
        <w:t xml:space="preserve"> -</w:t>
      </w:r>
      <w:r w:rsidRPr="00813BAF">
        <w:rPr>
          <w:sz w:val="28"/>
          <w:szCs w:val="28"/>
        </w:rPr>
        <w:t xml:space="preserve"> в части получения информации о </w:t>
      </w:r>
      <w:r>
        <w:rPr>
          <w:sz w:val="28"/>
          <w:szCs w:val="28"/>
        </w:rPr>
        <w:t xml:space="preserve">номере поезда, </w:t>
      </w:r>
      <w:r w:rsidRPr="00813BA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операции с поездом,</w:t>
      </w:r>
      <w:r w:rsidRPr="00813BAF">
        <w:rPr>
          <w:sz w:val="28"/>
          <w:szCs w:val="28"/>
        </w:rPr>
        <w:t xml:space="preserve"> кодов станций совершения событий;</w:t>
      </w:r>
    </w:p>
    <w:p w:rsidR="0021589D" w:rsidRPr="00813BAF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к ГИД «НЕМАН» </w:t>
      </w:r>
      <w:r w:rsidR="00364C23">
        <w:rPr>
          <w:sz w:val="28"/>
          <w:szCs w:val="28"/>
        </w:rPr>
        <w:t xml:space="preserve">- </w:t>
      </w:r>
      <w:r>
        <w:rPr>
          <w:sz w:val="28"/>
          <w:szCs w:val="28"/>
        </w:rPr>
        <w:t>в части получения информации о фактическом графике работы диспетчеров с привязкой к участку;</w:t>
      </w:r>
    </w:p>
    <w:p w:rsidR="0021589D" w:rsidRPr="00813BAF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ИАС ПУР ГП в части регламентных сообщений 5676;</w:t>
      </w:r>
      <w:r>
        <w:rPr>
          <w:sz w:val="28"/>
          <w:szCs w:val="28"/>
        </w:rPr>
        <w:t xml:space="preserve"> </w:t>
      </w:r>
    </w:p>
    <w:p w:rsidR="0021589D" w:rsidRPr="0003125A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447753">
        <w:rPr>
          <w:sz w:val="28"/>
          <w:szCs w:val="28"/>
        </w:rPr>
        <w:t xml:space="preserve">АС СПП в части получения </w:t>
      </w:r>
      <w:r w:rsidR="00364C23">
        <w:rPr>
          <w:sz w:val="28"/>
          <w:szCs w:val="28"/>
        </w:rPr>
        <w:t>данных по плановым значениям погрузки</w:t>
      </w:r>
      <w:r w:rsidRPr="00447753">
        <w:rPr>
          <w:sz w:val="28"/>
          <w:szCs w:val="28"/>
        </w:rPr>
        <w:t>;</w:t>
      </w:r>
    </w:p>
    <w:p w:rsidR="0021589D" w:rsidRPr="0003125A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03125A">
        <w:rPr>
          <w:sz w:val="28"/>
          <w:szCs w:val="28"/>
        </w:rPr>
        <w:t xml:space="preserve">КПЭ в части получения данных согласно приложению </w:t>
      </w:r>
      <w:r w:rsidR="004702D8" w:rsidRPr="0003125A">
        <w:rPr>
          <w:sz w:val="28"/>
          <w:szCs w:val="28"/>
        </w:rPr>
        <w:t>1</w:t>
      </w:r>
      <w:r w:rsidRPr="0003125A">
        <w:rPr>
          <w:sz w:val="28"/>
          <w:szCs w:val="28"/>
        </w:rPr>
        <w:t xml:space="preserve"> настоящего документа;</w:t>
      </w:r>
    </w:p>
    <w:p w:rsidR="0003125A" w:rsidRDefault="0003125A" w:rsidP="0003125A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03125A">
        <w:rPr>
          <w:sz w:val="28"/>
          <w:szCs w:val="28"/>
        </w:rPr>
        <w:t>АС ИОММ в части получения данных согласно приложению 1</w:t>
      </w:r>
      <w:r w:rsidRPr="00824719">
        <w:rPr>
          <w:sz w:val="28"/>
          <w:szCs w:val="28"/>
        </w:rPr>
        <w:t xml:space="preserve"> настоящего документа;</w:t>
      </w:r>
    </w:p>
    <w:p w:rsidR="003177A9" w:rsidRPr="00E8017C" w:rsidRDefault="003177A9" w:rsidP="003177A9">
      <w:pPr>
        <w:tabs>
          <w:tab w:val="left" w:pos="1276"/>
        </w:tabs>
        <w:ind w:firstLine="567"/>
        <w:jc w:val="both"/>
        <w:rPr>
          <w:sz w:val="28"/>
          <w:szCs w:val="28"/>
        </w:rPr>
      </w:pPr>
      <w:r w:rsidRPr="00E8017C">
        <w:rPr>
          <w:sz w:val="28"/>
          <w:szCs w:val="28"/>
        </w:rPr>
        <w:t>АС «Окна» в части информации о ремонтных работах в «окно»</w:t>
      </w:r>
      <w:r w:rsidR="00F54CFE" w:rsidRPr="00E8017C">
        <w:rPr>
          <w:sz w:val="28"/>
          <w:szCs w:val="28"/>
        </w:rPr>
        <w:t xml:space="preserve"> из суточного плана</w:t>
      </w:r>
      <w:r w:rsidRPr="00E8017C">
        <w:rPr>
          <w:sz w:val="28"/>
          <w:szCs w:val="28"/>
        </w:rPr>
        <w:t xml:space="preserve"> </w:t>
      </w:r>
      <w:r w:rsidRPr="00CF4599">
        <w:rPr>
          <w:sz w:val="28"/>
          <w:szCs w:val="28"/>
        </w:rPr>
        <w:t>(на втором этапе разработки)</w:t>
      </w:r>
      <w:r w:rsidRPr="00E8017C">
        <w:rPr>
          <w:sz w:val="28"/>
          <w:szCs w:val="28"/>
        </w:rPr>
        <w:t>.</w:t>
      </w:r>
    </w:p>
    <w:p w:rsidR="00CF4599" w:rsidRDefault="0021589D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E8017C">
        <w:rPr>
          <w:sz w:val="28"/>
          <w:szCs w:val="28"/>
        </w:rPr>
        <w:t>ПЭ НСИ в части таблиц ТР№4,</w:t>
      </w:r>
      <w:r w:rsidRPr="00813BAF">
        <w:rPr>
          <w:sz w:val="28"/>
          <w:szCs w:val="28"/>
        </w:rPr>
        <w:t xml:space="preserve"> таблиц плана формирования</w:t>
      </w:r>
      <w:r w:rsidR="00CF4599">
        <w:rPr>
          <w:sz w:val="28"/>
          <w:szCs w:val="28"/>
        </w:rPr>
        <w:t>, и др</w:t>
      </w:r>
      <w:r w:rsidR="00364C23">
        <w:rPr>
          <w:sz w:val="28"/>
          <w:szCs w:val="28"/>
        </w:rPr>
        <w:t>.</w:t>
      </w:r>
    </w:p>
    <w:p w:rsidR="00F05E47" w:rsidRPr="00813BAF" w:rsidRDefault="00364C23" w:rsidP="0021589D">
      <w:pPr>
        <w:tabs>
          <w:tab w:val="left" w:pos="840"/>
        </w:tabs>
        <w:ind w:firstLine="567"/>
        <w:jc w:val="both"/>
        <w:rPr>
          <w:sz w:val="28"/>
          <w:szCs w:val="28"/>
        </w:rPr>
      </w:pPr>
      <w:r w:rsidRPr="00CF4599">
        <w:rPr>
          <w:sz w:val="28"/>
          <w:szCs w:val="28"/>
        </w:rPr>
        <w:t xml:space="preserve">УСОГДП - </w:t>
      </w:r>
      <w:r w:rsidR="00F05E47" w:rsidRPr="00CF4599">
        <w:rPr>
          <w:sz w:val="28"/>
          <w:szCs w:val="28"/>
        </w:rPr>
        <w:t>в части получения информации о фактическом графике работы ДГПС,</w:t>
      </w:r>
      <w:r w:rsidRPr="00CF4599">
        <w:rPr>
          <w:sz w:val="28"/>
          <w:szCs w:val="28"/>
        </w:rPr>
        <w:t xml:space="preserve"> </w:t>
      </w:r>
      <w:r w:rsidR="00F05E47" w:rsidRPr="00CF4599">
        <w:rPr>
          <w:sz w:val="28"/>
          <w:szCs w:val="28"/>
        </w:rPr>
        <w:t>ДГЦ,</w:t>
      </w:r>
      <w:r w:rsidRPr="00CF4599">
        <w:rPr>
          <w:sz w:val="28"/>
          <w:szCs w:val="28"/>
        </w:rPr>
        <w:t xml:space="preserve"> </w:t>
      </w:r>
      <w:r w:rsidR="00F05E47" w:rsidRPr="00CF4599">
        <w:rPr>
          <w:sz w:val="28"/>
          <w:szCs w:val="28"/>
        </w:rPr>
        <w:t>ДГТ,</w:t>
      </w:r>
      <w:r w:rsidRPr="00CF4599">
        <w:rPr>
          <w:sz w:val="28"/>
          <w:szCs w:val="28"/>
        </w:rPr>
        <w:t xml:space="preserve"> </w:t>
      </w:r>
      <w:r w:rsidR="00F05E47" w:rsidRPr="00CF4599">
        <w:rPr>
          <w:sz w:val="28"/>
          <w:szCs w:val="28"/>
        </w:rPr>
        <w:t>ТНЦ с привязкой к району</w:t>
      </w:r>
      <w:r w:rsidRPr="00CF4599">
        <w:rPr>
          <w:sz w:val="28"/>
          <w:szCs w:val="28"/>
        </w:rPr>
        <w:t>.</w:t>
      </w:r>
    </w:p>
    <w:p w:rsidR="0021589D" w:rsidRDefault="0021589D" w:rsidP="0021589D"/>
    <w:p w:rsidR="0021589D" w:rsidRDefault="0021589D" w:rsidP="00A13501">
      <w:pPr>
        <w:pStyle w:val="2"/>
      </w:pPr>
      <w:bookmarkStart w:id="42" w:name="_Toc79736823"/>
      <w:r>
        <w:t>Требования к выходным данным</w:t>
      </w:r>
      <w:bookmarkEnd w:id="42"/>
    </w:p>
    <w:p w:rsidR="0021589D" w:rsidRDefault="0021589D" w:rsidP="0021589D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 w:bidi="ru-RU"/>
        </w:rPr>
      </w:pPr>
      <w:r w:rsidRPr="00813BAF">
        <w:rPr>
          <w:rFonts w:eastAsiaTheme="minorHAnsi" w:cstheme="minorBidi"/>
          <w:sz w:val="28"/>
          <w:szCs w:val="28"/>
          <w:lang w:eastAsia="en-US"/>
        </w:rPr>
        <w:t xml:space="preserve">Система должна предусматривать формирование </w:t>
      </w:r>
      <w:r w:rsidR="00636178">
        <w:rPr>
          <w:rFonts w:eastAsiaTheme="minorHAnsi" w:cstheme="minorBidi"/>
          <w:sz w:val="28"/>
          <w:szCs w:val="28"/>
          <w:lang w:eastAsia="en-US" w:bidi="ru-RU"/>
        </w:rPr>
        <w:t>выходных</w:t>
      </w:r>
      <w:r w:rsidR="00636178" w:rsidRPr="00813BAF">
        <w:rPr>
          <w:rFonts w:eastAsiaTheme="minorHAnsi" w:cstheme="minorBidi"/>
          <w:sz w:val="28"/>
          <w:szCs w:val="28"/>
          <w:lang w:eastAsia="en-US" w:bidi="ru-RU"/>
        </w:rPr>
        <w:t xml:space="preserve"> </w:t>
      </w:r>
      <w:r w:rsidRPr="00813BAF">
        <w:rPr>
          <w:rFonts w:eastAsiaTheme="minorHAnsi" w:cstheme="minorBidi"/>
          <w:sz w:val="28"/>
          <w:szCs w:val="28"/>
          <w:lang w:eastAsia="en-US" w:bidi="ru-RU"/>
        </w:rPr>
        <w:t>форм и содержать функционал по выводу их на печать и сохранению в архив</w:t>
      </w:r>
      <w:r w:rsidR="002A3184">
        <w:rPr>
          <w:rFonts w:eastAsiaTheme="minorHAnsi" w:cstheme="minorBidi"/>
          <w:sz w:val="28"/>
          <w:szCs w:val="28"/>
          <w:lang w:eastAsia="en-US" w:bidi="ru-RU"/>
        </w:rPr>
        <w:t>.</w:t>
      </w:r>
    </w:p>
    <w:p w:rsidR="0021589D" w:rsidRPr="00813BAF" w:rsidRDefault="0021589D" w:rsidP="0021589D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 w:bidi="ru-RU"/>
        </w:rPr>
      </w:pPr>
      <w:r w:rsidRPr="00786DEC">
        <w:rPr>
          <w:sz w:val="28"/>
          <w:szCs w:val="28"/>
        </w:rPr>
        <w:t xml:space="preserve">Система </w:t>
      </w:r>
      <w:r w:rsidRPr="00786DEC">
        <w:rPr>
          <w:rFonts w:eastAsiaTheme="minorHAnsi" w:cstheme="minorBidi"/>
          <w:sz w:val="28"/>
          <w:szCs w:val="28"/>
          <w:lang w:eastAsia="en-US"/>
        </w:rPr>
        <w:t>должна предусматривать возможность настройки выходных форм в зависимости от функций, выполняемых различными пользователями в Системе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:rsidR="00D17BE7" w:rsidRDefault="0021589D" w:rsidP="00514421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 w:rsidRPr="00514421">
        <w:rPr>
          <w:sz w:val="28"/>
          <w:szCs w:val="28"/>
        </w:rPr>
        <w:t xml:space="preserve">Система должна </w:t>
      </w:r>
      <w:r w:rsidR="00B40F4F" w:rsidRPr="00813BAF">
        <w:rPr>
          <w:rFonts w:eastAsiaTheme="minorHAnsi" w:cstheme="minorBidi"/>
          <w:sz w:val="28"/>
          <w:szCs w:val="28"/>
          <w:lang w:eastAsia="en-US"/>
        </w:rPr>
        <w:t>предусматривать формирование</w:t>
      </w:r>
      <w:r w:rsidR="00B40F4F">
        <w:rPr>
          <w:rFonts w:eastAsiaTheme="minorHAnsi" w:cstheme="minorBidi"/>
          <w:sz w:val="28"/>
          <w:szCs w:val="28"/>
          <w:lang w:eastAsia="en-US"/>
        </w:rPr>
        <w:t xml:space="preserve"> данных </w:t>
      </w:r>
      <w:r w:rsidR="00514421" w:rsidRPr="00514421">
        <w:rPr>
          <w:sz w:val="28"/>
          <w:szCs w:val="28"/>
        </w:rPr>
        <w:t xml:space="preserve">(таблицы 1-6) </w:t>
      </w:r>
      <w:r w:rsidR="00514421">
        <w:rPr>
          <w:rFonts w:eastAsiaTheme="minorHAnsi" w:cstheme="minorBidi"/>
          <w:sz w:val="28"/>
          <w:szCs w:val="28"/>
          <w:lang w:eastAsia="en-US"/>
        </w:rPr>
        <w:t xml:space="preserve">по премированию диспетчерского персонала ЦУП </w:t>
      </w:r>
      <w:r w:rsidR="00514421" w:rsidRPr="00813BAF">
        <w:rPr>
          <w:rFonts w:eastAsiaTheme="minorHAnsi" w:cstheme="minorBidi"/>
          <w:sz w:val="28"/>
          <w:szCs w:val="28"/>
          <w:lang w:eastAsia="en-US"/>
        </w:rPr>
        <w:t>по итогам расчетного месяца</w:t>
      </w:r>
      <w:r w:rsidR="00514421">
        <w:rPr>
          <w:rFonts w:eastAsiaTheme="minorHAnsi" w:cstheme="minorBidi"/>
          <w:sz w:val="28"/>
          <w:szCs w:val="28"/>
          <w:lang w:eastAsia="en-US"/>
        </w:rPr>
        <w:t xml:space="preserve"> для утверждения и предоставления их на комиссию по премированию.  </w:t>
      </w:r>
    </w:p>
    <w:p w:rsidR="00D17BE7" w:rsidRDefault="00D17BE7" w:rsidP="00514421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  <w:sectPr w:rsidR="00D17BE7" w:rsidSect="00415173">
          <w:pgSz w:w="11906" w:h="16838"/>
          <w:pgMar w:top="1134" w:right="851" w:bottom="993" w:left="1701" w:header="709" w:footer="709" w:gutter="0"/>
          <w:cols w:space="708"/>
          <w:docGrid w:linePitch="360"/>
        </w:sectPr>
      </w:pPr>
    </w:p>
    <w:p w:rsidR="00D17BE7" w:rsidRDefault="00514421" w:rsidP="00D17BE7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lastRenderedPageBreak/>
        <w:t xml:space="preserve">Таблица 1 – Форма итоговых данных по премированию диспетчера поездного (участкового) </w:t>
      </w:r>
      <w:r w:rsidR="00484403">
        <w:rPr>
          <w:rFonts w:eastAsiaTheme="minorHAnsi" w:cstheme="minorBidi"/>
          <w:sz w:val="28"/>
          <w:szCs w:val="28"/>
          <w:lang w:eastAsia="en-US"/>
        </w:rPr>
        <w:t>(</w:t>
      </w:r>
      <w:r>
        <w:rPr>
          <w:rFonts w:eastAsiaTheme="minorHAnsi" w:cstheme="minorBidi"/>
          <w:sz w:val="28"/>
          <w:szCs w:val="28"/>
          <w:lang w:eastAsia="en-US"/>
        </w:rPr>
        <w:t>ДНЦ</w:t>
      </w:r>
      <w:r w:rsidR="00484403">
        <w:rPr>
          <w:rFonts w:eastAsiaTheme="minorHAnsi" w:cstheme="minorBidi"/>
          <w:sz w:val="28"/>
          <w:szCs w:val="28"/>
          <w:lang w:eastAsia="en-US"/>
        </w:rPr>
        <w:t>)</w:t>
      </w:r>
    </w:p>
    <w:tbl>
      <w:tblPr>
        <w:tblW w:w="14420" w:type="dxa"/>
        <w:tblInd w:w="452" w:type="dxa"/>
        <w:tblLayout w:type="fixed"/>
        <w:tblLook w:val="04A0" w:firstRow="1" w:lastRow="0" w:firstColumn="1" w:lastColumn="0" w:noHBand="0" w:noVBand="1"/>
      </w:tblPr>
      <w:tblGrid>
        <w:gridCol w:w="426"/>
        <w:gridCol w:w="672"/>
        <w:gridCol w:w="1027"/>
        <w:gridCol w:w="967"/>
        <w:gridCol w:w="1335"/>
        <w:gridCol w:w="1062"/>
        <w:gridCol w:w="1332"/>
        <w:gridCol w:w="1331"/>
        <w:gridCol w:w="755"/>
        <w:gridCol w:w="831"/>
        <w:gridCol w:w="1735"/>
        <w:gridCol w:w="800"/>
        <w:gridCol w:w="863"/>
        <w:gridCol w:w="793"/>
        <w:gridCol w:w="491"/>
      </w:tblGrid>
      <w:tr w:rsidR="000734A0" w:rsidRPr="00D17BE7" w:rsidTr="00335A01">
        <w:trPr>
          <w:trHeight w:val="458"/>
        </w:trPr>
        <w:tc>
          <w:tcPr>
            <w:tcW w:w="4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-113"/>
              <w:rPr>
                <w:color w:val="000000"/>
              </w:rPr>
            </w:pPr>
            <w:r w:rsidRPr="00D17BE7">
              <w:rPr>
                <w:color w:val="000000"/>
              </w:rPr>
              <w:t>№ п/п</w:t>
            </w:r>
          </w:p>
        </w:tc>
        <w:tc>
          <w:tcPr>
            <w:tcW w:w="67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0734A0" w:rsidRDefault="000734A0" w:rsidP="000734A0">
            <w:pPr>
              <w:ind w:left="-20" w:right="-118" w:hanging="72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 w:rsidR="00D17BE7" w:rsidRPr="00D17BE7">
              <w:rPr>
                <w:color w:val="000000"/>
              </w:rPr>
              <w:t>Ф</w:t>
            </w:r>
            <w:r w:rsidR="00F51B33">
              <w:rPr>
                <w:color w:val="000000"/>
              </w:rPr>
              <w:t>.И.О</w:t>
            </w:r>
            <w:r>
              <w:rPr>
                <w:color w:val="000000"/>
              </w:rPr>
              <w:t>.</w:t>
            </w:r>
          </w:p>
          <w:p w:rsidR="00D17BE7" w:rsidRPr="00D17BE7" w:rsidRDefault="000734A0" w:rsidP="000734A0">
            <w:pPr>
              <w:ind w:right="-118" w:hanging="72"/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D17BE7" w:rsidRPr="00D17BE7">
              <w:rPr>
                <w:color w:val="000000"/>
              </w:rPr>
              <w:t>сменного работника</w:t>
            </w:r>
          </w:p>
        </w:tc>
        <w:tc>
          <w:tcPr>
            <w:tcW w:w="102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Выполнение плана участковой скорости      без в/п</w:t>
            </w:r>
          </w:p>
        </w:tc>
        <w:tc>
          <w:tcPr>
            <w:tcW w:w="9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Отсутствие задержек проследования поездов (по вине сл.Д)</w:t>
            </w:r>
          </w:p>
        </w:tc>
        <w:tc>
          <w:tcPr>
            <w:tcW w:w="13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каждый пропущенный по участку грузовой поезд (без выв.и передат.)</w:t>
            </w:r>
          </w:p>
        </w:tc>
        <w:tc>
          <w:tcPr>
            <w:tcW w:w="10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каждый пропущенный по участку сборный поезд</w:t>
            </w:r>
          </w:p>
        </w:tc>
        <w:tc>
          <w:tcPr>
            <w:tcW w:w="133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каждый пропущенный по участку тяжеловесный или длинносоставн.</w:t>
            </w:r>
          </w:p>
        </w:tc>
        <w:tc>
          <w:tcPr>
            <w:tcW w:w="133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каждый пропущенный по участку поезд повышенного веса или повышенной  длины</w:t>
            </w:r>
          </w:p>
        </w:tc>
        <w:tc>
          <w:tcPr>
            <w:tcW w:w="75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Выполнение плана сдачи вагонов по дороге</w:t>
            </w:r>
          </w:p>
        </w:tc>
        <w:tc>
          <w:tcPr>
            <w:tcW w:w="83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Выполнение плана погрузки в тоннах</w:t>
            </w:r>
          </w:p>
        </w:tc>
        <w:tc>
          <w:tcPr>
            <w:tcW w:w="17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каждый пропущенный по участку грузовой поезд с вагонами, загруженными ОГ класса 1 и негабаритными грузами</w:t>
            </w:r>
          </w:p>
        </w:tc>
        <w:tc>
          <w:tcPr>
            <w:tcW w:w="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За каждое предоставленно</w:t>
            </w:r>
            <w:r>
              <w:rPr>
                <w:color w:val="000000"/>
              </w:rPr>
              <w:t>е</w:t>
            </w:r>
            <w:r w:rsidRPr="00D17BE7">
              <w:rPr>
                <w:color w:val="000000"/>
              </w:rPr>
              <w:t xml:space="preserve"> "окно"</w:t>
            </w:r>
          </w:p>
        </w:tc>
        <w:tc>
          <w:tcPr>
            <w:tcW w:w="86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Выполнение плана развоза местного груза</w:t>
            </w:r>
          </w:p>
        </w:tc>
        <w:tc>
          <w:tcPr>
            <w:tcW w:w="7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rPr>
                <w:color w:val="000000"/>
              </w:rPr>
            </w:pPr>
            <w:r w:rsidRPr="00D17BE7">
              <w:rPr>
                <w:color w:val="000000"/>
              </w:rPr>
              <w:t>Выполнение плана пер</w:t>
            </w:r>
            <w:r>
              <w:rPr>
                <w:color w:val="000000"/>
              </w:rPr>
              <w:t>е</w:t>
            </w:r>
            <w:r w:rsidRPr="00D17BE7">
              <w:rPr>
                <w:color w:val="000000"/>
              </w:rPr>
              <w:t>дачи местного груза</w:t>
            </w:r>
          </w:p>
        </w:tc>
        <w:tc>
          <w:tcPr>
            <w:tcW w:w="49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17BE7" w:rsidRPr="00D17BE7" w:rsidRDefault="00D17BE7" w:rsidP="000734A0">
            <w:pPr>
              <w:ind w:left="113" w:right="113"/>
              <w:jc w:val="center"/>
              <w:rPr>
                <w:b/>
                <w:bCs/>
                <w:color w:val="000000"/>
              </w:rPr>
            </w:pPr>
            <w:r w:rsidRPr="00D17BE7">
              <w:rPr>
                <w:b/>
                <w:bCs/>
                <w:color w:val="000000"/>
              </w:rPr>
              <w:t>ИТОГО</w:t>
            </w:r>
          </w:p>
        </w:tc>
      </w:tr>
      <w:tr w:rsidR="000734A0" w:rsidRPr="00D17BE7" w:rsidTr="00335A01">
        <w:trPr>
          <w:trHeight w:val="2492"/>
        </w:trPr>
        <w:tc>
          <w:tcPr>
            <w:tcW w:w="4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67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02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9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0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75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3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7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6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7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49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17BE7" w:rsidRPr="00D17BE7" w:rsidRDefault="00D17BE7" w:rsidP="00B70786">
            <w:pPr>
              <w:rPr>
                <w:b/>
                <w:bCs/>
                <w:color w:val="000000"/>
              </w:rPr>
            </w:pPr>
          </w:p>
        </w:tc>
      </w:tr>
      <w:tr w:rsidR="000734A0" w:rsidRPr="00D17BE7" w:rsidTr="00335A01">
        <w:trPr>
          <w:trHeight w:val="268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2</w:t>
            </w:r>
            <w:r w:rsidR="000734A0">
              <w:rPr>
                <w:color w:val="000000"/>
              </w:rPr>
              <w:t xml:space="preserve">   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7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9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11</w:t>
            </w: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13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14</w:t>
            </w:r>
          </w:p>
        </w:tc>
        <w:tc>
          <w:tcPr>
            <w:tcW w:w="4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15</w:t>
            </w:r>
          </w:p>
        </w:tc>
      </w:tr>
      <w:tr w:rsidR="000734A0" w:rsidRPr="00D17BE7" w:rsidTr="00335A01">
        <w:trPr>
          <w:trHeight w:val="268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1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4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</w:tr>
      <w:tr w:rsidR="000734A0" w:rsidRPr="00D17BE7" w:rsidTr="00335A01">
        <w:trPr>
          <w:trHeight w:val="1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 w:rsidRPr="00D17BE7">
              <w:rPr>
                <w:color w:val="000000"/>
              </w:rPr>
              <w:t>2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  <w:tc>
          <w:tcPr>
            <w:tcW w:w="4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BE7" w:rsidRPr="00D17BE7" w:rsidRDefault="00D17BE7" w:rsidP="00B70786">
            <w:pPr>
              <w:rPr>
                <w:color w:val="000000"/>
              </w:rPr>
            </w:pPr>
            <w:r w:rsidRPr="00D17BE7">
              <w:rPr>
                <w:color w:val="000000"/>
              </w:rPr>
              <w:t> </w:t>
            </w:r>
          </w:p>
        </w:tc>
      </w:tr>
      <w:tr w:rsidR="000734A0" w:rsidRPr="00D17BE7" w:rsidTr="00335A01">
        <w:trPr>
          <w:trHeight w:val="12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17BE7" w:rsidRPr="00D17BE7" w:rsidRDefault="00D17BE7" w:rsidP="00B70786">
            <w:pPr>
              <w:rPr>
                <w:color w:val="000000"/>
              </w:rPr>
            </w:pPr>
          </w:p>
        </w:tc>
      </w:tr>
    </w:tbl>
    <w:p w:rsidR="00484403" w:rsidRDefault="00484403" w:rsidP="00484403">
      <w:pPr>
        <w:suppressAutoHyphens/>
        <w:ind w:left="567"/>
        <w:jc w:val="both"/>
        <w:rPr>
          <w:rFonts w:eastAsiaTheme="minorHAnsi" w:cstheme="minorBidi"/>
          <w:sz w:val="28"/>
          <w:szCs w:val="28"/>
          <w:lang w:eastAsia="en-US"/>
        </w:rPr>
      </w:pPr>
    </w:p>
    <w:p w:rsidR="000C14F3" w:rsidRDefault="000C14F3" w:rsidP="000C14F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>Таблица 2 – Форма итоговых данных по премированию диспетчера локомотивного (ТНЦ)</w:t>
      </w:r>
    </w:p>
    <w:tbl>
      <w:tblPr>
        <w:tblW w:w="14392" w:type="dxa"/>
        <w:tblInd w:w="492" w:type="dxa"/>
        <w:tblLayout w:type="fixed"/>
        <w:tblLook w:val="04A0" w:firstRow="1" w:lastRow="0" w:firstColumn="1" w:lastColumn="0" w:noHBand="0" w:noVBand="1"/>
      </w:tblPr>
      <w:tblGrid>
        <w:gridCol w:w="551"/>
        <w:gridCol w:w="1064"/>
        <w:gridCol w:w="1569"/>
        <w:gridCol w:w="1643"/>
        <w:gridCol w:w="1520"/>
        <w:gridCol w:w="1393"/>
        <w:gridCol w:w="1648"/>
        <w:gridCol w:w="1143"/>
        <w:gridCol w:w="1574"/>
        <w:gridCol w:w="1575"/>
        <w:gridCol w:w="712"/>
      </w:tblGrid>
      <w:tr w:rsidR="00F51B33" w:rsidRPr="00F51B33" w:rsidTr="00335A01">
        <w:trPr>
          <w:trHeight w:val="600"/>
        </w:trPr>
        <w:tc>
          <w:tcPr>
            <w:tcW w:w="551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№ п/п</w:t>
            </w:r>
          </w:p>
        </w:tc>
        <w:tc>
          <w:tcPr>
            <w:tcW w:w="1064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Ф</w:t>
            </w:r>
            <w:r w:rsidR="00F51B33">
              <w:rPr>
                <w:color w:val="000000"/>
              </w:rPr>
              <w:t>.</w:t>
            </w:r>
            <w:r w:rsidRPr="00F51B33">
              <w:rPr>
                <w:color w:val="000000"/>
              </w:rPr>
              <w:t xml:space="preserve"> И.О. сменного работника</w:t>
            </w:r>
          </w:p>
        </w:tc>
        <w:tc>
          <w:tcPr>
            <w:tcW w:w="156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Выполнение плана производительности поездного локомотива</w:t>
            </w:r>
          </w:p>
        </w:tc>
        <w:tc>
          <w:tcPr>
            <w:tcW w:w="164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Выполнение плана среднего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веса отправленных грузовых поездов с локомотивами серии БКГ-1</w:t>
            </w:r>
          </w:p>
        </w:tc>
        <w:tc>
          <w:tcPr>
            <w:tcW w:w="152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Выполнение плана по среднесуточному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пробегу локомотива в границах отделения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</w:p>
        </w:tc>
        <w:tc>
          <w:tcPr>
            <w:tcW w:w="13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За каждый отправленный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поезд на удлиненное гарантийное плечо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</w:p>
        </w:tc>
        <w:tc>
          <w:tcPr>
            <w:tcW w:w="1648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За каждый отправленный поезд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повышенного веса или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повышенной   длины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</w:p>
        </w:tc>
        <w:tc>
          <w:tcPr>
            <w:tcW w:w="114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Выполнение сдачи вагонов по дороге</w:t>
            </w:r>
          </w:p>
        </w:tc>
        <w:tc>
          <w:tcPr>
            <w:tcW w:w="1574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Отсутствие нарушений режима</w:t>
            </w:r>
          </w:p>
          <w:p w:rsidR="000C14F3" w:rsidRPr="00F51B33" w:rsidRDefault="00783AD2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непрерывной</w:t>
            </w:r>
            <w:r w:rsidR="000C14F3" w:rsidRPr="00F51B33">
              <w:rPr>
                <w:color w:val="000000"/>
              </w:rPr>
              <w:t xml:space="preserve"> работы локомотивных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бригад</w:t>
            </w:r>
          </w:p>
        </w:tc>
        <w:tc>
          <w:tcPr>
            <w:tcW w:w="1575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Выполнение своевременной</w:t>
            </w:r>
          </w:p>
          <w:p w:rsidR="000C14F3" w:rsidRPr="00F51B33" w:rsidRDefault="000C14F3" w:rsidP="00F51B33">
            <w:pPr>
              <w:rPr>
                <w:color w:val="000000"/>
              </w:rPr>
            </w:pPr>
            <w:r w:rsidRPr="00F51B33">
              <w:rPr>
                <w:color w:val="000000"/>
              </w:rPr>
              <w:t>подгонки локомотивов на плановые виды ремонтов и  ТО</w:t>
            </w:r>
          </w:p>
        </w:tc>
        <w:tc>
          <w:tcPr>
            <w:tcW w:w="712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vAlign w:val="center"/>
          </w:tcPr>
          <w:p w:rsidR="000C14F3" w:rsidRPr="00F51B33" w:rsidRDefault="000C14F3" w:rsidP="00F51B33">
            <w:pPr>
              <w:ind w:left="113" w:right="113"/>
              <w:jc w:val="center"/>
              <w:rPr>
                <w:b/>
                <w:bCs/>
                <w:color w:val="000000"/>
              </w:rPr>
            </w:pPr>
            <w:r w:rsidRPr="00F51B33">
              <w:rPr>
                <w:b/>
                <w:bCs/>
                <w:color w:val="000000"/>
              </w:rPr>
              <w:t>ИТОГО</w:t>
            </w:r>
          </w:p>
        </w:tc>
      </w:tr>
      <w:tr w:rsidR="00F51B33" w:rsidRPr="00F51B33" w:rsidTr="00335A01">
        <w:trPr>
          <w:trHeight w:val="1629"/>
        </w:trPr>
        <w:tc>
          <w:tcPr>
            <w:tcW w:w="5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0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5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6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6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1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5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15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color w:val="000000"/>
              </w:rPr>
            </w:pPr>
          </w:p>
        </w:tc>
        <w:tc>
          <w:tcPr>
            <w:tcW w:w="71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:rsidR="000C14F3" w:rsidRPr="00F51B33" w:rsidRDefault="000C14F3" w:rsidP="000C14F3">
            <w:pPr>
              <w:ind w:left="113" w:right="113"/>
              <w:rPr>
                <w:b/>
                <w:bCs/>
                <w:color w:val="000000"/>
              </w:rPr>
            </w:pPr>
          </w:p>
        </w:tc>
      </w:tr>
      <w:tr w:rsidR="00F51B33" w:rsidRPr="00F51B33" w:rsidTr="00335A01">
        <w:trPr>
          <w:trHeight w:val="106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2</w:t>
            </w:r>
          </w:p>
        </w:tc>
        <w:tc>
          <w:tcPr>
            <w:tcW w:w="156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3</w:t>
            </w:r>
          </w:p>
        </w:tc>
        <w:tc>
          <w:tcPr>
            <w:tcW w:w="164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4</w:t>
            </w:r>
          </w:p>
        </w:tc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6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8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9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11</w:t>
            </w:r>
          </w:p>
        </w:tc>
      </w:tr>
      <w:tr w:rsidR="00F51B33" w:rsidRPr="00F51B33" w:rsidTr="00335A01">
        <w:trPr>
          <w:trHeight w:val="109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</w:tr>
      <w:tr w:rsidR="00F51B33" w:rsidRPr="00F51B33" w:rsidTr="00335A01">
        <w:trPr>
          <w:trHeight w:val="52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</w:tr>
      <w:tr w:rsidR="00F51B33" w:rsidRPr="00F51B33" w:rsidTr="00335A01">
        <w:trPr>
          <w:trHeight w:val="87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jc w:val="center"/>
              <w:rPr>
                <w:color w:val="000000"/>
              </w:rPr>
            </w:pPr>
            <w:r w:rsidRPr="00F51B33">
              <w:rPr>
                <w:color w:val="000000"/>
              </w:rPr>
              <w:t>…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14F3" w:rsidRPr="00F51B33" w:rsidRDefault="000C14F3" w:rsidP="000C14F3">
            <w:pPr>
              <w:rPr>
                <w:color w:val="000000"/>
              </w:rPr>
            </w:pPr>
            <w:r w:rsidRPr="00F51B33">
              <w:rPr>
                <w:color w:val="000000"/>
              </w:rPr>
              <w:t xml:space="preserve"> </w:t>
            </w:r>
          </w:p>
        </w:tc>
      </w:tr>
    </w:tbl>
    <w:p w:rsidR="00484403" w:rsidRDefault="00484403" w:rsidP="0048440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:rsidR="00F51B33" w:rsidRDefault="00F51B33" w:rsidP="0048440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:rsidR="00335A01" w:rsidRDefault="00335A01" w:rsidP="0048440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:rsidR="00335A01" w:rsidRDefault="00335A01" w:rsidP="0048440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:rsidR="00484403" w:rsidRDefault="00484403" w:rsidP="00484403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</w:t>
      </w:r>
      <w:r w:rsidR="00AF315C">
        <w:rPr>
          <w:rFonts w:eastAsiaTheme="minorHAnsi" w:cstheme="minorBidi"/>
          <w:sz w:val="28"/>
          <w:szCs w:val="28"/>
          <w:lang w:eastAsia="en-US"/>
        </w:rPr>
        <w:t>3</w:t>
      </w:r>
      <w:r>
        <w:rPr>
          <w:rFonts w:eastAsiaTheme="minorHAnsi" w:cstheme="minorBidi"/>
          <w:sz w:val="28"/>
          <w:szCs w:val="28"/>
          <w:lang w:eastAsia="en-US"/>
        </w:rPr>
        <w:t xml:space="preserve"> – Форма итоговых данных по премированию диспетчера поездного (узлового) (ДНЦ)</w:t>
      </w:r>
    </w:p>
    <w:tbl>
      <w:tblPr>
        <w:tblW w:w="14459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761"/>
        <w:gridCol w:w="693"/>
        <w:gridCol w:w="742"/>
        <w:gridCol w:w="934"/>
        <w:gridCol w:w="1287"/>
        <w:gridCol w:w="971"/>
        <w:gridCol w:w="693"/>
        <w:gridCol w:w="971"/>
        <w:gridCol w:w="1085"/>
        <w:gridCol w:w="1250"/>
        <w:gridCol w:w="693"/>
        <w:gridCol w:w="1387"/>
        <w:gridCol w:w="554"/>
        <w:gridCol w:w="693"/>
        <w:gridCol w:w="693"/>
        <w:gridCol w:w="554"/>
      </w:tblGrid>
      <w:tr w:rsidR="00484403" w:rsidRPr="00484403" w:rsidTr="006373B8">
        <w:trPr>
          <w:cantSplit/>
          <w:trHeight w:val="3866"/>
        </w:trPr>
        <w:tc>
          <w:tcPr>
            <w:tcW w:w="498" w:type="dxa"/>
            <w:shd w:val="clear" w:color="auto" w:fill="auto"/>
            <w:noWrap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№ п/п</w:t>
            </w:r>
          </w:p>
        </w:tc>
        <w:tc>
          <w:tcPr>
            <w:tcW w:w="761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Фамилия И.О. сменного работника</w:t>
            </w:r>
          </w:p>
        </w:tc>
        <w:tc>
          <w:tcPr>
            <w:tcW w:w="693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Отсутствие задержек проследования  поездов (по вине сл.Д)</w:t>
            </w:r>
          </w:p>
        </w:tc>
        <w:tc>
          <w:tcPr>
            <w:tcW w:w="742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Выполнение плана погрузки в тоннах</w:t>
            </w:r>
          </w:p>
        </w:tc>
        <w:tc>
          <w:tcPr>
            <w:tcW w:w="934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сборный поезд</w:t>
            </w:r>
          </w:p>
        </w:tc>
        <w:tc>
          <w:tcPr>
            <w:tcW w:w="1287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поезд дальнего назначения, не предусмотренный планом формирования</w:t>
            </w:r>
          </w:p>
        </w:tc>
        <w:tc>
          <w:tcPr>
            <w:tcW w:w="971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Выполнение плана среднего веса отправленных грузовых поездов своего формирования</w:t>
            </w:r>
          </w:p>
        </w:tc>
        <w:tc>
          <w:tcPr>
            <w:tcW w:w="693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поезд (без выв.и перед.)</w:t>
            </w:r>
          </w:p>
        </w:tc>
        <w:tc>
          <w:tcPr>
            <w:tcW w:w="971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тяжеловесный или длинносоставный поезд</w:t>
            </w:r>
          </w:p>
        </w:tc>
        <w:tc>
          <w:tcPr>
            <w:tcW w:w="1085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поезд повышенного веса или длины</w:t>
            </w:r>
          </w:p>
        </w:tc>
        <w:tc>
          <w:tcPr>
            <w:tcW w:w="1250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поезд на удлиненное гарантийное плечо</w:t>
            </w:r>
          </w:p>
        </w:tc>
        <w:tc>
          <w:tcPr>
            <w:tcW w:w="693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Выполнение плана сдачи вагонов по дороге за сутки</w:t>
            </w:r>
          </w:p>
        </w:tc>
        <w:tc>
          <w:tcPr>
            <w:tcW w:w="1387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За каждый сформированный и отправленный поезд с вагонами, загруженными ОГ класса 1 и негабаритными грузами</w:t>
            </w:r>
          </w:p>
        </w:tc>
        <w:tc>
          <w:tcPr>
            <w:tcW w:w="554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783AD2" w:rsidP="000734A0">
            <w:pPr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</w:t>
            </w:r>
            <w:r w:rsidR="00484403" w:rsidRPr="00484403">
              <w:rPr>
                <w:color w:val="000000"/>
              </w:rPr>
              <w:t xml:space="preserve">ое </w:t>
            </w:r>
            <w:r w:rsidRPr="00484403">
              <w:rPr>
                <w:color w:val="000000"/>
              </w:rPr>
              <w:t>предоставленное «окно</w:t>
            </w:r>
            <w:r w:rsidR="00484403" w:rsidRPr="00484403">
              <w:rPr>
                <w:color w:val="000000"/>
              </w:rPr>
              <w:t>"</w:t>
            </w:r>
          </w:p>
        </w:tc>
        <w:tc>
          <w:tcPr>
            <w:tcW w:w="693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Выполнение плана развоза местного груза</w:t>
            </w:r>
          </w:p>
        </w:tc>
        <w:tc>
          <w:tcPr>
            <w:tcW w:w="693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484403" w:rsidP="000734A0">
            <w:pPr>
              <w:ind w:left="113" w:right="113"/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 xml:space="preserve">Выполнение </w:t>
            </w:r>
            <w:r w:rsidR="00783AD2" w:rsidRPr="00484403">
              <w:rPr>
                <w:color w:val="000000"/>
              </w:rPr>
              <w:t>плана передачи</w:t>
            </w:r>
            <w:r w:rsidRPr="00484403">
              <w:rPr>
                <w:color w:val="000000"/>
              </w:rPr>
              <w:t xml:space="preserve"> местного груза</w:t>
            </w:r>
          </w:p>
        </w:tc>
        <w:tc>
          <w:tcPr>
            <w:tcW w:w="554" w:type="dxa"/>
            <w:shd w:val="clear" w:color="auto" w:fill="auto"/>
            <w:textDirection w:val="btLr"/>
            <w:vAlign w:val="center"/>
            <w:hideMark/>
          </w:tcPr>
          <w:p w:rsidR="00484403" w:rsidRPr="00484403" w:rsidRDefault="000734A0" w:rsidP="00484403">
            <w:pPr>
              <w:jc w:val="center"/>
              <w:rPr>
                <w:b/>
                <w:bCs/>
              </w:rPr>
            </w:pPr>
            <w:r w:rsidRPr="00BF19EE">
              <w:rPr>
                <w:b/>
                <w:bCs/>
                <w:color w:val="000000"/>
              </w:rPr>
              <w:t>ИТОГО</w:t>
            </w:r>
          </w:p>
        </w:tc>
      </w:tr>
      <w:tr w:rsidR="00783AD2" w:rsidRPr="00484403" w:rsidTr="006373B8">
        <w:trPr>
          <w:trHeight w:val="319"/>
        </w:trPr>
        <w:tc>
          <w:tcPr>
            <w:tcW w:w="498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</w:t>
            </w:r>
          </w:p>
        </w:tc>
        <w:tc>
          <w:tcPr>
            <w:tcW w:w="76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2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3</w:t>
            </w:r>
          </w:p>
        </w:tc>
        <w:tc>
          <w:tcPr>
            <w:tcW w:w="742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4</w:t>
            </w:r>
          </w:p>
        </w:tc>
        <w:tc>
          <w:tcPr>
            <w:tcW w:w="93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5</w:t>
            </w:r>
          </w:p>
        </w:tc>
        <w:tc>
          <w:tcPr>
            <w:tcW w:w="12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6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7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8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9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10</w:t>
            </w:r>
          </w:p>
        </w:tc>
        <w:tc>
          <w:tcPr>
            <w:tcW w:w="1250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11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13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14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15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16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17</w:t>
            </w:r>
          </w:p>
        </w:tc>
      </w:tr>
      <w:tr w:rsidR="00783AD2" w:rsidRPr="00484403" w:rsidTr="006373B8">
        <w:trPr>
          <w:trHeight w:val="305"/>
        </w:trPr>
        <w:tc>
          <w:tcPr>
            <w:tcW w:w="498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 w:rsidRPr="00484403">
              <w:rPr>
                <w:color w:val="000000"/>
              </w:rPr>
              <w:t>1</w:t>
            </w:r>
          </w:p>
        </w:tc>
        <w:tc>
          <w:tcPr>
            <w:tcW w:w="76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742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3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2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250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</w:tr>
      <w:tr w:rsidR="00783AD2" w:rsidRPr="00484403" w:rsidTr="006373B8">
        <w:trPr>
          <w:trHeight w:val="205"/>
        </w:trPr>
        <w:tc>
          <w:tcPr>
            <w:tcW w:w="498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6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742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3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2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971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085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250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693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  <w:tc>
          <w:tcPr>
            <w:tcW w:w="554" w:type="dxa"/>
            <w:shd w:val="clear" w:color="auto" w:fill="auto"/>
            <w:noWrap/>
            <w:vAlign w:val="bottom"/>
            <w:hideMark/>
          </w:tcPr>
          <w:p w:rsidR="00484403" w:rsidRPr="00484403" w:rsidRDefault="00484403" w:rsidP="00484403">
            <w:pPr>
              <w:rPr>
                <w:color w:val="000000"/>
              </w:rPr>
            </w:pPr>
            <w:r w:rsidRPr="00484403">
              <w:rPr>
                <w:color w:val="000000"/>
              </w:rPr>
              <w:t> </w:t>
            </w:r>
          </w:p>
        </w:tc>
      </w:tr>
      <w:tr w:rsidR="00484403" w:rsidRPr="00484403" w:rsidTr="006373B8">
        <w:trPr>
          <w:trHeight w:val="67"/>
        </w:trPr>
        <w:tc>
          <w:tcPr>
            <w:tcW w:w="498" w:type="dxa"/>
            <w:shd w:val="clear" w:color="auto" w:fill="auto"/>
            <w:noWrap/>
            <w:vAlign w:val="bottom"/>
          </w:tcPr>
          <w:p w:rsidR="00484403" w:rsidRDefault="00484403" w:rsidP="0048440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761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693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742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934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1287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971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693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971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1085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1250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693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554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693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693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  <w:tc>
          <w:tcPr>
            <w:tcW w:w="554" w:type="dxa"/>
            <w:shd w:val="clear" w:color="auto" w:fill="auto"/>
            <w:noWrap/>
            <w:vAlign w:val="bottom"/>
          </w:tcPr>
          <w:p w:rsidR="00484403" w:rsidRPr="00484403" w:rsidRDefault="00484403" w:rsidP="00484403">
            <w:pPr>
              <w:rPr>
                <w:color w:val="000000"/>
              </w:rPr>
            </w:pPr>
          </w:p>
        </w:tc>
      </w:tr>
    </w:tbl>
    <w:p w:rsidR="00BF19EE" w:rsidRDefault="00BF19EE" w:rsidP="0021589D">
      <w:pPr>
        <w:ind w:firstLine="567"/>
        <w:rPr>
          <w:sz w:val="28"/>
          <w:szCs w:val="28"/>
        </w:rPr>
      </w:pPr>
    </w:p>
    <w:p w:rsidR="00BF19EE" w:rsidRDefault="00BF19EE" w:rsidP="00BF19EE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4 – Форма итоговых данных по премированию </w:t>
      </w:r>
      <w:r w:rsidR="00783AD2" w:rsidRPr="00F81C3C">
        <w:rPr>
          <w:sz w:val="28"/>
          <w:szCs w:val="28"/>
        </w:rPr>
        <w:t>старш</w:t>
      </w:r>
      <w:r w:rsidR="00783AD2">
        <w:rPr>
          <w:sz w:val="28"/>
          <w:szCs w:val="28"/>
        </w:rPr>
        <w:t xml:space="preserve">его </w:t>
      </w:r>
      <w:r w:rsidR="00783AD2" w:rsidRPr="00F81C3C">
        <w:rPr>
          <w:sz w:val="28"/>
          <w:szCs w:val="28"/>
        </w:rPr>
        <w:t>диспетчер</w:t>
      </w:r>
      <w:r w:rsidR="00783AD2">
        <w:rPr>
          <w:sz w:val="28"/>
          <w:szCs w:val="28"/>
        </w:rPr>
        <w:t>а</w:t>
      </w:r>
      <w:r w:rsidR="00783AD2" w:rsidRPr="00F81C3C">
        <w:rPr>
          <w:sz w:val="28"/>
          <w:szCs w:val="28"/>
        </w:rPr>
        <w:t xml:space="preserve"> локомотивн</w:t>
      </w:r>
      <w:r w:rsidR="00783AD2">
        <w:rPr>
          <w:sz w:val="28"/>
          <w:szCs w:val="28"/>
        </w:rPr>
        <w:t>ого</w:t>
      </w:r>
      <w:r w:rsidR="00783AD2" w:rsidRPr="00F81C3C">
        <w:rPr>
          <w:sz w:val="28"/>
          <w:szCs w:val="28"/>
        </w:rPr>
        <w:t xml:space="preserve"> дорожн</w:t>
      </w:r>
      <w:r w:rsidR="00783AD2">
        <w:rPr>
          <w:sz w:val="28"/>
          <w:szCs w:val="28"/>
        </w:rPr>
        <w:t>ого (ДГТ)</w:t>
      </w:r>
    </w:p>
    <w:tbl>
      <w:tblPr>
        <w:tblW w:w="15003" w:type="dxa"/>
        <w:tblInd w:w="449" w:type="dxa"/>
        <w:tblLayout w:type="fixed"/>
        <w:tblLook w:val="04A0" w:firstRow="1" w:lastRow="0" w:firstColumn="1" w:lastColumn="0" w:noHBand="0" w:noVBand="1"/>
      </w:tblPr>
      <w:tblGrid>
        <w:gridCol w:w="535"/>
        <w:gridCol w:w="1086"/>
        <w:gridCol w:w="2184"/>
        <w:gridCol w:w="1532"/>
        <w:gridCol w:w="2157"/>
        <w:gridCol w:w="1357"/>
        <w:gridCol w:w="1420"/>
        <w:gridCol w:w="2195"/>
        <w:gridCol w:w="2076"/>
        <w:gridCol w:w="461"/>
      </w:tblGrid>
      <w:tr w:rsidR="00783AD2" w:rsidRPr="00BF19EE" w:rsidTr="00160EFF">
        <w:trPr>
          <w:trHeight w:val="820"/>
        </w:trPr>
        <w:tc>
          <w:tcPr>
            <w:tcW w:w="5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№ п/п</w:t>
            </w:r>
          </w:p>
        </w:tc>
        <w:tc>
          <w:tcPr>
            <w:tcW w:w="10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335A01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Ф</w:t>
            </w:r>
            <w:r w:rsidR="00335A01">
              <w:rPr>
                <w:color w:val="000000"/>
              </w:rPr>
              <w:t>.</w:t>
            </w:r>
            <w:r w:rsidRPr="00BF19EE">
              <w:rPr>
                <w:color w:val="000000"/>
              </w:rPr>
              <w:t xml:space="preserve"> И.О. сменного работника</w:t>
            </w:r>
          </w:p>
        </w:tc>
        <w:tc>
          <w:tcPr>
            <w:tcW w:w="218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плана производительности поездного локомотива</w:t>
            </w:r>
          </w:p>
        </w:tc>
        <w:tc>
          <w:tcPr>
            <w:tcW w:w="153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плана  среднего веса грузового поезда (без перед.и вывоз.)</w:t>
            </w:r>
          </w:p>
        </w:tc>
        <w:tc>
          <w:tcPr>
            <w:tcW w:w="215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плана среднего веса отправленных грузовых поедов с локомотивом серии БКГ-1 по дороге</w:t>
            </w:r>
          </w:p>
        </w:tc>
        <w:tc>
          <w:tcPr>
            <w:tcW w:w="135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плана по среднесуточному пробегу локомотива</w:t>
            </w:r>
          </w:p>
        </w:tc>
        <w:tc>
          <w:tcPr>
            <w:tcW w:w="1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плана сдачи вагонов</w:t>
            </w:r>
          </w:p>
        </w:tc>
        <w:tc>
          <w:tcPr>
            <w:tcW w:w="219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Выполнение своевременной подгонки локомотивов на плановые виды ремонтов и  ТО</w:t>
            </w:r>
          </w:p>
        </w:tc>
        <w:tc>
          <w:tcPr>
            <w:tcW w:w="20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BF19EE" w:rsidRPr="00BF19EE" w:rsidRDefault="00BF19EE" w:rsidP="00783AD2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 xml:space="preserve">За каждый отправленный поезд на </w:t>
            </w:r>
            <w:r w:rsidR="00783AD2" w:rsidRPr="00BF19EE">
              <w:rPr>
                <w:color w:val="000000"/>
              </w:rPr>
              <w:t>удлинённое</w:t>
            </w:r>
            <w:r w:rsidRPr="00BF19EE">
              <w:rPr>
                <w:color w:val="000000"/>
              </w:rPr>
              <w:t xml:space="preserve"> гарантийное плечо</w:t>
            </w:r>
          </w:p>
        </w:tc>
        <w:tc>
          <w:tcPr>
            <w:tcW w:w="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BF19EE" w:rsidRPr="00BF19EE" w:rsidRDefault="00BF19EE" w:rsidP="00783AD2">
            <w:pPr>
              <w:jc w:val="center"/>
              <w:rPr>
                <w:b/>
                <w:bCs/>
                <w:color w:val="000000"/>
              </w:rPr>
            </w:pPr>
            <w:r w:rsidRPr="00BF19EE">
              <w:rPr>
                <w:b/>
                <w:bCs/>
                <w:color w:val="000000"/>
              </w:rPr>
              <w:t>ИТОГО</w:t>
            </w:r>
          </w:p>
        </w:tc>
      </w:tr>
      <w:tr w:rsidR="00783AD2" w:rsidRPr="00BF19EE" w:rsidTr="00160EFF">
        <w:trPr>
          <w:trHeight w:val="816"/>
        </w:trPr>
        <w:tc>
          <w:tcPr>
            <w:tcW w:w="5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10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2184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153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21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13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1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219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20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</w:p>
        </w:tc>
        <w:tc>
          <w:tcPr>
            <w:tcW w:w="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F19EE" w:rsidRPr="00BF19EE" w:rsidRDefault="00BF19EE" w:rsidP="00BF19EE">
            <w:pPr>
              <w:rPr>
                <w:b/>
                <w:bCs/>
                <w:color w:val="000000"/>
              </w:rPr>
            </w:pPr>
          </w:p>
        </w:tc>
      </w:tr>
      <w:tr w:rsidR="00783AD2" w:rsidRPr="00BF19EE" w:rsidTr="00160EFF">
        <w:trPr>
          <w:trHeight w:val="285"/>
        </w:trPr>
        <w:tc>
          <w:tcPr>
            <w:tcW w:w="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2</w:t>
            </w:r>
          </w:p>
        </w:tc>
        <w:tc>
          <w:tcPr>
            <w:tcW w:w="21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4</w:t>
            </w:r>
          </w:p>
        </w:tc>
        <w:tc>
          <w:tcPr>
            <w:tcW w:w="21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7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8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9</w:t>
            </w:r>
          </w:p>
        </w:tc>
        <w:tc>
          <w:tcPr>
            <w:tcW w:w="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</w:pPr>
            <w:r w:rsidRPr="00BF19EE">
              <w:t>10</w:t>
            </w:r>
          </w:p>
        </w:tc>
      </w:tr>
      <w:tr w:rsidR="00783AD2" w:rsidRPr="00BF19EE" w:rsidTr="00160EFF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</w:tr>
      <w:tr w:rsidR="00783AD2" w:rsidRPr="00BF19EE" w:rsidTr="00160EFF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  <w:rPr>
                <w:color w:val="000000"/>
              </w:rPr>
            </w:pPr>
            <w:r w:rsidRPr="00BF19EE">
              <w:rPr>
                <w:color w:val="000000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</w:tr>
      <w:tr w:rsidR="00783AD2" w:rsidRPr="00BF19EE" w:rsidTr="00160EFF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9EE" w:rsidRPr="00BF19EE" w:rsidRDefault="00BF19EE" w:rsidP="00BF19EE">
            <w:pPr>
              <w:rPr>
                <w:color w:val="000000"/>
              </w:rPr>
            </w:pPr>
            <w:r w:rsidRPr="00BF19EE">
              <w:rPr>
                <w:color w:val="000000"/>
              </w:rPr>
              <w:t xml:space="preserve"> </w:t>
            </w:r>
          </w:p>
        </w:tc>
      </w:tr>
    </w:tbl>
    <w:p w:rsidR="00BF19EE" w:rsidRPr="00BE783E" w:rsidRDefault="00BE783E" w:rsidP="00BF19EE">
      <w:pPr>
        <w:tabs>
          <w:tab w:val="left" w:pos="58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:rsidR="006373B8" w:rsidRDefault="006373B8" w:rsidP="00D8066B">
      <w:pPr>
        <w:tabs>
          <w:tab w:val="left" w:pos="5898"/>
        </w:tabs>
        <w:ind w:firstLine="426"/>
        <w:rPr>
          <w:rFonts w:eastAsiaTheme="minorHAnsi" w:cstheme="minorBidi"/>
          <w:sz w:val="28"/>
          <w:szCs w:val="28"/>
          <w:lang w:eastAsia="en-US"/>
        </w:rPr>
      </w:pPr>
    </w:p>
    <w:p w:rsidR="00F25D0A" w:rsidRDefault="00F25D0A" w:rsidP="00D8066B">
      <w:pPr>
        <w:tabs>
          <w:tab w:val="left" w:pos="5898"/>
        </w:tabs>
        <w:ind w:firstLine="426"/>
        <w:rPr>
          <w:sz w:val="28"/>
          <w:szCs w:val="28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5 – Форма итоговых данных по премированию </w:t>
      </w:r>
      <w:r w:rsidRPr="00F81C3C">
        <w:rPr>
          <w:sz w:val="28"/>
          <w:szCs w:val="28"/>
        </w:rPr>
        <w:t>старш</w:t>
      </w:r>
      <w:r>
        <w:rPr>
          <w:sz w:val="28"/>
          <w:szCs w:val="28"/>
        </w:rPr>
        <w:t xml:space="preserve">его </w:t>
      </w:r>
      <w:r w:rsidRPr="00F81C3C">
        <w:rPr>
          <w:sz w:val="28"/>
          <w:szCs w:val="28"/>
        </w:rPr>
        <w:t>диспетчер</w:t>
      </w:r>
      <w:r>
        <w:rPr>
          <w:sz w:val="28"/>
          <w:szCs w:val="28"/>
        </w:rPr>
        <w:t>а</w:t>
      </w:r>
      <w:r w:rsidRPr="00F81C3C">
        <w:rPr>
          <w:sz w:val="28"/>
          <w:szCs w:val="28"/>
        </w:rPr>
        <w:t xml:space="preserve"> дорожн</w:t>
      </w:r>
      <w:r>
        <w:rPr>
          <w:sz w:val="28"/>
          <w:szCs w:val="28"/>
        </w:rPr>
        <w:t>ого (ДГПС)</w:t>
      </w:r>
    </w:p>
    <w:tbl>
      <w:tblPr>
        <w:tblW w:w="14487" w:type="dxa"/>
        <w:tblInd w:w="416" w:type="dxa"/>
        <w:tblLook w:val="04A0" w:firstRow="1" w:lastRow="0" w:firstColumn="1" w:lastColumn="0" w:noHBand="0" w:noVBand="1"/>
      </w:tblPr>
      <w:tblGrid>
        <w:gridCol w:w="511"/>
        <w:gridCol w:w="798"/>
        <w:gridCol w:w="1311"/>
        <w:gridCol w:w="511"/>
        <w:gridCol w:w="1090"/>
        <w:gridCol w:w="728"/>
        <w:gridCol w:w="842"/>
        <w:gridCol w:w="1051"/>
        <w:gridCol w:w="904"/>
        <w:gridCol w:w="843"/>
        <w:gridCol w:w="739"/>
        <w:gridCol w:w="861"/>
        <w:gridCol w:w="842"/>
        <w:gridCol w:w="759"/>
        <w:gridCol w:w="875"/>
        <w:gridCol w:w="1311"/>
        <w:gridCol w:w="511"/>
      </w:tblGrid>
      <w:tr w:rsidR="00D8066B" w:rsidRPr="00D8066B" w:rsidTr="00335A01">
        <w:trPr>
          <w:trHeight w:val="3108"/>
        </w:trPr>
        <w:tc>
          <w:tcPr>
            <w:tcW w:w="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№ п/п</w:t>
            </w:r>
          </w:p>
        </w:tc>
        <w:tc>
          <w:tcPr>
            <w:tcW w:w="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335A01">
            <w:pPr>
              <w:jc w:val="center"/>
            </w:pPr>
            <w:r w:rsidRPr="00F25D0A">
              <w:rPr>
                <w:bCs/>
              </w:rPr>
              <w:t>Ф</w:t>
            </w:r>
            <w:r w:rsidR="00335A01">
              <w:rPr>
                <w:bCs/>
              </w:rPr>
              <w:t>.</w:t>
            </w:r>
            <w:r w:rsidRPr="00F25D0A">
              <w:rPr>
                <w:bCs/>
              </w:rPr>
              <w:t xml:space="preserve"> И.О</w:t>
            </w:r>
            <w:r w:rsidRPr="00F25D0A">
              <w:t>. сменного работника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Отсутствие </w:t>
            </w:r>
            <w:r w:rsidRPr="00F25D0A">
              <w:rPr>
                <w:bCs/>
              </w:rPr>
              <w:t>задержек</w:t>
            </w:r>
            <w:r w:rsidRPr="00F25D0A">
              <w:t xml:space="preserve"> проследования, отправления и прибытия </w:t>
            </w:r>
            <w:r w:rsidRPr="00F25D0A">
              <w:rPr>
                <w:bCs/>
              </w:rPr>
              <w:t xml:space="preserve"> </w:t>
            </w:r>
            <w:r w:rsidRPr="00F25D0A">
              <w:t>поездов (по вине сл.Д)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rPr>
                <w:bCs/>
              </w:rPr>
              <w:t>Экспорт</w:t>
            </w:r>
            <w:r w:rsidRPr="00F25D0A">
              <w:t xml:space="preserve"> услуг</w:t>
            </w:r>
          </w:p>
        </w:tc>
        <w:tc>
          <w:tcPr>
            <w:tcW w:w="10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</w:t>
            </w:r>
            <w:r w:rsidRPr="00F25D0A">
              <w:rPr>
                <w:bCs/>
              </w:rPr>
              <w:t>среднего веса</w:t>
            </w:r>
            <w:r w:rsidRPr="00F25D0A">
              <w:t xml:space="preserve"> грузовых поездов без перед.и вывоз.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погрузки </w:t>
            </w:r>
            <w:r w:rsidRPr="00F25D0A">
              <w:rPr>
                <w:bCs/>
              </w:rPr>
              <w:t>в тоннах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>Выполнени</w:t>
            </w:r>
            <w:r w:rsidR="00D8066B">
              <w:t>е</w:t>
            </w:r>
            <w:r w:rsidRPr="00F25D0A">
              <w:t xml:space="preserve"> </w:t>
            </w:r>
            <w:r w:rsidRPr="00F25D0A">
              <w:rPr>
                <w:bCs/>
              </w:rPr>
              <w:t>регулировочного задания</w:t>
            </w:r>
          </w:p>
        </w:tc>
        <w:tc>
          <w:tcPr>
            <w:tcW w:w="10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</w:t>
            </w:r>
            <w:r w:rsidRPr="00F25D0A">
              <w:rPr>
                <w:bCs/>
              </w:rPr>
              <w:t>производительности</w:t>
            </w:r>
            <w:r w:rsidRPr="00F25D0A">
              <w:t xml:space="preserve"> поездного локомотива</w:t>
            </w:r>
          </w:p>
        </w:tc>
        <w:tc>
          <w:tcPr>
            <w:tcW w:w="9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</w:t>
            </w:r>
            <w:r w:rsidR="00D8066B" w:rsidRPr="00F25D0A">
              <w:t>плана участковой</w:t>
            </w:r>
            <w:r w:rsidRPr="00F25D0A">
              <w:rPr>
                <w:bCs/>
              </w:rPr>
              <w:t xml:space="preserve"> скорости </w:t>
            </w:r>
            <w:r w:rsidRPr="00F25D0A">
              <w:t>без перед.и вывоз</w:t>
            </w:r>
            <w:r w:rsidRPr="00F25D0A">
              <w:rPr>
                <w:bCs/>
              </w:rPr>
              <w:t>.</w:t>
            </w:r>
          </w:p>
        </w:tc>
        <w:tc>
          <w:tcPr>
            <w:tcW w:w="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по </w:t>
            </w:r>
            <w:r w:rsidR="00D8066B" w:rsidRPr="00F25D0A">
              <w:rPr>
                <w:bCs/>
              </w:rPr>
              <w:t>обороту местного</w:t>
            </w:r>
            <w:r w:rsidRPr="00F25D0A">
              <w:rPr>
                <w:bCs/>
              </w:rPr>
              <w:t xml:space="preserve"> вагона</w:t>
            </w:r>
          </w:p>
        </w:tc>
        <w:tc>
          <w:tcPr>
            <w:tcW w:w="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</w:t>
            </w:r>
            <w:r w:rsidRPr="00F25D0A">
              <w:rPr>
                <w:bCs/>
              </w:rPr>
              <w:t>сдачи вагонов</w:t>
            </w:r>
            <w:r w:rsidRPr="00F25D0A">
              <w:t xml:space="preserve"> по дороге</w:t>
            </w:r>
          </w:p>
        </w:tc>
        <w:tc>
          <w:tcPr>
            <w:tcW w:w="8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</w:t>
            </w:r>
            <w:r w:rsidRPr="00F25D0A">
              <w:rPr>
                <w:bCs/>
              </w:rPr>
              <w:t xml:space="preserve">развоза </w:t>
            </w:r>
            <w:r w:rsidRPr="00F25D0A">
              <w:t>местного груза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Выполнение плана </w:t>
            </w:r>
            <w:r w:rsidRPr="00F25D0A">
              <w:rPr>
                <w:bCs/>
              </w:rPr>
              <w:t xml:space="preserve">передачи </w:t>
            </w:r>
            <w:r w:rsidRPr="00F25D0A">
              <w:t>местного груза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>За каждый сформ.и отправ.  поезд</w:t>
            </w:r>
            <w:r w:rsidR="00D8066B">
              <w:t>ов</w:t>
            </w:r>
            <w:r w:rsidRPr="00F25D0A">
              <w:t xml:space="preserve"> </w:t>
            </w:r>
            <w:r w:rsidRPr="00F25D0A">
              <w:rPr>
                <w:bCs/>
              </w:rPr>
              <w:t>повышенного веса</w:t>
            </w:r>
            <w:r w:rsidRPr="00F25D0A">
              <w:t xml:space="preserve"> </w:t>
            </w:r>
          </w:p>
        </w:tc>
        <w:tc>
          <w:tcPr>
            <w:tcW w:w="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>За каждый сформ.и отправ.  поезд</w:t>
            </w:r>
            <w:r w:rsidR="00D8066B">
              <w:t>ов</w:t>
            </w:r>
            <w:r w:rsidRPr="00F25D0A">
              <w:t xml:space="preserve"> </w:t>
            </w:r>
            <w:r w:rsidRPr="00F25D0A">
              <w:rPr>
                <w:bCs/>
              </w:rPr>
              <w:t>повышенной длины</w:t>
            </w:r>
            <w:r w:rsidRPr="00F25D0A">
              <w:t xml:space="preserve"> 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 xml:space="preserve">За каждый сформ. и отправ. поезд </w:t>
            </w:r>
            <w:r w:rsidRPr="00F25D0A">
              <w:rPr>
                <w:bCs/>
              </w:rPr>
              <w:t>дальних назначений,</w:t>
            </w:r>
            <w:r w:rsidRPr="00F25D0A">
              <w:t xml:space="preserve"> не предусмотренный планом формирования 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F25D0A" w:rsidRPr="00F25D0A" w:rsidRDefault="00F25D0A" w:rsidP="00F25D0A">
            <w:pPr>
              <w:jc w:val="center"/>
              <w:rPr>
                <w:b/>
                <w:bCs/>
              </w:rPr>
            </w:pPr>
            <w:r w:rsidRPr="00F25D0A">
              <w:rPr>
                <w:b/>
                <w:bCs/>
              </w:rPr>
              <w:t>ИТОГО</w:t>
            </w:r>
          </w:p>
        </w:tc>
      </w:tr>
      <w:tr w:rsidR="00D8066B" w:rsidRPr="00F25D0A" w:rsidTr="00335A01">
        <w:trPr>
          <w:trHeight w:val="277"/>
        </w:trPr>
        <w:tc>
          <w:tcPr>
            <w:tcW w:w="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</w:t>
            </w:r>
          </w:p>
        </w:tc>
        <w:tc>
          <w:tcPr>
            <w:tcW w:w="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2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3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4</w:t>
            </w:r>
          </w:p>
        </w:tc>
        <w:tc>
          <w:tcPr>
            <w:tcW w:w="10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5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6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7</w:t>
            </w:r>
          </w:p>
        </w:tc>
        <w:tc>
          <w:tcPr>
            <w:tcW w:w="10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8</w:t>
            </w:r>
          </w:p>
        </w:tc>
        <w:tc>
          <w:tcPr>
            <w:tcW w:w="9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9</w:t>
            </w:r>
          </w:p>
        </w:tc>
        <w:tc>
          <w:tcPr>
            <w:tcW w:w="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10</w:t>
            </w:r>
          </w:p>
        </w:tc>
        <w:tc>
          <w:tcPr>
            <w:tcW w:w="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11</w:t>
            </w:r>
          </w:p>
        </w:tc>
        <w:tc>
          <w:tcPr>
            <w:tcW w:w="8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12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13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14</w:t>
            </w:r>
          </w:p>
        </w:tc>
        <w:tc>
          <w:tcPr>
            <w:tcW w:w="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15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16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  <w:rPr>
                <w:bCs/>
              </w:rPr>
            </w:pPr>
            <w:r w:rsidRPr="00F25D0A">
              <w:rPr>
                <w:bCs/>
              </w:rPr>
              <w:t>17</w:t>
            </w:r>
          </w:p>
        </w:tc>
      </w:tr>
      <w:tr w:rsidR="00D8066B" w:rsidRPr="00F25D0A" w:rsidTr="00335A01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/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  <w:rPr>
                <w:bCs/>
              </w:rPr>
            </w:pPr>
          </w:p>
        </w:tc>
      </w:tr>
      <w:tr w:rsidR="00D8066B" w:rsidRPr="00F25D0A" w:rsidTr="00335A01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F25D0A" w:rsidP="00F25D0A">
            <w:pPr>
              <w:jc w:val="center"/>
            </w:pPr>
            <w:r w:rsidRPr="00F25D0A">
              <w:t>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/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  <w:rPr>
                <w:bCs/>
              </w:rPr>
            </w:pPr>
          </w:p>
        </w:tc>
      </w:tr>
      <w:tr w:rsidR="00D8066B" w:rsidRPr="00F25D0A" w:rsidTr="00335A01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5D0A" w:rsidRPr="00F25D0A" w:rsidRDefault="00D8066B" w:rsidP="00F25D0A">
            <w:pPr>
              <w:jc w:val="center"/>
            </w:pPr>
            <w:r>
              <w:t>…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/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25D0A" w:rsidRPr="00F25D0A" w:rsidRDefault="00F25D0A" w:rsidP="00F25D0A">
            <w:pPr>
              <w:jc w:val="right"/>
              <w:rPr>
                <w:bCs/>
              </w:rPr>
            </w:pPr>
          </w:p>
        </w:tc>
      </w:tr>
    </w:tbl>
    <w:p w:rsidR="00D8066B" w:rsidRDefault="00D8066B" w:rsidP="00D8066B">
      <w:pPr>
        <w:tabs>
          <w:tab w:val="left" w:pos="5898"/>
        </w:tabs>
        <w:ind w:firstLine="426"/>
        <w:rPr>
          <w:sz w:val="28"/>
          <w:szCs w:val="28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6 – Форма итоговых данных по премированию </w:t>
      </w:r>
      <w:r>
        <w:rPr>
          <w:sz w:val="28"/>
          <w:szCs w:val="28"/>
        </w:rPr>
        <w:t xml:space="preserve">главного </w:t>
      </w:r>
      <w:r w:rsidRPr="00F81C3C">
        <w:rPr>
          <w:sz w:val="28"/>
          <w:szCs w:val="28"/>
        </w:rPr>
        <w:t>диспетчер</w:t>
      </w:r>
      <w:r>
        <w:rPr>
          <w:sz w:val="28"/>
          <w:szCs w:val="28"/>
        </w:rPr>
        <w:t>а</w:t>
      </w:r>
      <w:r w:rsidRPr="00F81C3C">
        <w:rPr>
          <w:sz w:val="28"/>
          <w:szCs w:val="28"/>
        </w:rPr>
        <w:t xml:space="preserve"> дорожн</w:t>
      </w:r>
      <w:r>
        <w:rPr>
          <w:sz w:val="28"/>
          <w:szCs w:val="28"/>
        </w:rPr>
        <w:t>ого (ДГЦ)</w:t>
      </w:r>
    </w:p>
    <w:tbl>
      <w:tblPr>
        <w:tblW w:w="14488" w:type="dxa"/>
        <w:tblInd w:w="426" w:type="dxa"/>
        <w:tblLook w:val="04A0" w:firstRow="1" w:lastRow="0" w:firstColumn="1" w:lastColumn="0" w:noHBand="0" w:noVBand="1"/>
      </w:tblPr>
      <w:tblGrid>
        <w:gridCol w:w="540"/>
        <w:gridCol w:w="1059"/>
        <w:gridCol w:w="1656"/>
        <w:gridCol w:w="1706"/>
        <w:gridCol w:w="1564"/>
        <w:gridCol w:w="1848"/>
        <w:gridCol w:w="1706"/>
        <w:gridCol w:w="1139"/>
        <w:gridCol w:w="1422"/>
        <w:gridCol w:w="1286"/>
        <w:gridCol w:w="562"/>
      </w:tblGrid>
      <w:tr w:rsidR="00F539AA" w:rsidRPr="00D8066B" w:rsidTr="00335A01">
        <w:trPr>
          <w:trHeight w:val="2115"/>
        </w:trPr>
        <w:tc>
          <w:tcPr>
            <w:tcW w:w="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>№ п/п</w:t>
            </w:r>
          </w:p>
        </w:tc>
        <w:tc>
          <w:tcPr>
            <w:tcW w:w="10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>Ф</w:t>
            </w:r>
            <w:r w:rsidR="00335A01">
              <w:t>.</w:t>
            </w:r>
            <w:r w:rsidRPr="00D8066B">
              <w:rPr>
                <w:bCs/>
              </w:rPr>
              <w:t>И.О. сменного работника</w:t>
            </w:r>
          </w:p>
        </w:tc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335A01" w:rsidP="00335A01">
            <w:r w:rsidRPr="00D8066B">
              <w:t xml:space="preserve">Выполнение </w:t>
            </w:r>
            <w:r w:rsidRPr="00D8066B">
              <w:rPr>
                <w:bCs/>
              </w:rPr>
              <w:t>плана</w:t>
            </w:r>
            <w:r w:rsidR="00D8066B" w:rsidRPr="00D8066B">
              <w:t xml:space="preserve"> </w:t>
            </w:r>
            <w:r w:rsidR="00D8066B" w:rsidRPr="00D8066B">
              <w:rPr>
                <w:bCs/>
              </w:rPr>
              <w:t>производительности поездного локомотива</w:t>
            </w:r>
          </w:p>
        </w:tc>
        <w:tc>
          <w:tcPr>
            <w:tcW w:w="17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 xml:space="preserve">Выполнение плана   </w:t>
            </w:r>
            <w:r w:rsidRPr="00D8066B">
              <w:rPr>
                <w:bCs/>
              </w:rPr>
              <w:t>среднего веса грузового поезда</w:t>
            </w:r>
            <w:r w:rsidRPr="00D8066B">
              <w:t xml:space="preserve"> (без передаточных и вывозных)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 xml:space="preserve">Выполнение плана   </w:t>
            </w:r>
            <w:r w:rsidRPr="00D8066B">
              <w:rPr>
                <w:bCs/>
              </w:rPr>
              <w:t>развоза местного груза</w:t>
            </w:r>
          </w:p>
        </w:tc>
        <w:tc>
          <w:tcPr>
            <w:tcW w:w="18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 xml:space="preserve">Выполнение плана   </w:t>
            </w:r>
            <w:r w:rsidRPr="00D8066B">
              <w:rPr>
                <w:bCs/>
              </w:rPr>
              <w:t>передача</w:t>
            </w:r>
            <w:r w:rsidRPr="00D8066B">
              <w:t xml:space="preserve"> </w:t>
            </w:r>
            <w:r w:rsidRPr="00D8066B">
              <w:rPr>
                <w:bCs/>
              </w:rPr>
              <w:t>местного груза</w:t>
            </w:r>
          </w:p>
        </w:tc>
        <w:tc>
          <w:tcPr>
            <w:tcW w:w="17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r w:rsidRPr="00D8066B">
              <w:t xml:space="preserve">Выполнение   </w:t>
            </w:r>
            <w:r w:rsidRPr="00D8066B">
              <w:rPr>
                <w:bCs/>
              </w:rPr>
              <w:t>плана сдачи вагонов</w:t>
            </w:r>
          </w:p>
        </w:tc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72EF2">
            <w:pPr>
              <w:rPr>
                <w:bCs/>
              </w:rPr>
            </w:pPr>
            <w:r w:rsidRPr="00D8066B">
              <w:rPr>
                <w:bCs/>
              </w:rPr>
              <w:t>Экспорт услу</w:t>
            </w:r>
            <w:r w:rsidR="00372EF2">
              <w:rPr>
                <w:bCs/>
              </w:rPr>
              <w:t>г</w:t>
            </w:r>
          </w:p>
        </w:tc>
        <w:tc>
          <w:tcPr>
            <w:tcW w:w="14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335A01" w:rsidP="00335A01">
            <w:pPr>
              <w:rPr>
                <w:bCs/>
              </w:rPr>
            </w:pPr>
            <w:r w:rsidRPr="00D8066B">
              <w:t xml:space="preserve">Отсутствие </w:t>
            </w:r>
            <w:r w:rsidRPr="00D8066B">
              <w:rPr>
                <w:bCs/>
              </w:rPr>
              <w:t>задержек</w:t>
            </w:r>
            <w:r w:rsidR="00D8066B" w:rsidRPr="00D8066B">
              <w:rPr>
                <w:bCs/>
              </w:rPr>
              <w:t xml:space="preserve"> поездов</w:t>
            </w:r>
          </w:p>
        </w:tc>
        <w:tc>
          <w:tcPr>
            <w:tcW w:w="12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8066B" w:rsidRPr="00D8066B" w:rsidRDefault="00D8066B" w:rsidP="00335A01">
            <w:pPr>
              <w:rPr>
                <w:bCs/>
              </w:rPr>
            </w:pPr>
            <w:r w:rsidRPr="00D8066B">
              <w:rPr>
                <w:bCs/>
              </w:rPr>
              <w:t>Погрузка</w:t>
            </w:r>
          </w:p>
        </w:tc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D8066B" w:rsidRPr="00335A01" w:rsidRDefault="00D8066B" w:rsidP="00335A01">
            <w:pPr>
              <w:jc w:val="center"/>
              <w:rPr>
                <w:b/>
                <w:bCs/>
              </w:rPr>
            </w:pPr>
            <w:r w:rsidRPr="00335A01">
              <w:rPr>
                <w:b/>
                <w:bCs/>
              </w:rPr>
              <w:t>ИТОГО</w:t>
            </w:r>
          </w:p>
        </w:tc>
      </w:tr>
      <w:tr w:rsidR="00D8066B" w:rsidRPr="00D8066B" w:rsidTr="00372EF2">
        <w:trPr>
          <w:trHeight w:val="458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0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6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7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5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8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7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/>
        </w:tc>
        <w:tc>
          <w:tcPr>
            <w:tcW w:w="11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>
            <w:pPr>
              <w:rPr>
                <w:bCs/>
              </w:rPr>
            </w:pPr>
          </w:p>
        </w:tc>
        <w:tc>
          <w:tcPr>
            <w:tcW w:w="14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>
            <w:pPr>
              <w:rPr>
                <w:bCs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>
            <w:pPr>
              <w:rPr>
                <w:bCs/>
              </w:rPr>
            </w:pPr>
          </w:p>
        </w:tc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066B" w:rsidRPr="00D8066B" w:rsidRDefault="00D8066B" w:rsidP="00D8066B">
            <w:pPr>
              <w:rPr>
                <w:bCs/>
              </w:rPr>
            </w:pPr>
          </w:p>
        </w:tc>
      </w:tr>
      <w:tr w:rsidR="00D8066B" w:rsidRPr="00D8066B" w:rsidTr="00335A01">
        <w:trPr>
          <w:trHeight w:val="69"/>
        </w:trPr>
        <w:tc>
          <w:tcPr>
            <w:tcW w:w="5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1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2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3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4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5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6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7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8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9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10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>
              <w:t>11</w:t>
            </w:r>
          </w:p>
        </w:tc>
      </w:tr>
      <w:tr w:rsidR="00D8066B" w:rsidRPr="00D8066B" w:rsidTr="00335A01">
        <w:trPr>
          <w:trHeight w:val="291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1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  <w:rPr>
                <w:bCs/>
              </w:rPr>
            </w:pPr>
          </w:p>
        </w:tc>
      </w:tr>
      <w:tr w:rsidR="00D8066B" w:rsidRPr="00D8066B" w:rsidTr="00335A01">
        <w:trPr>
          <w:trHeight w:val="291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 w:rsidRPr="00D8066B">
              <w:t>2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  <w:rPr>
                <w:bCs/>
              </w:rPr>
            </w:pPr>
          </w:p>
        </w:tc>
      </w:tr>
      <w:tr w:rsidR="00D8066B" w:rsidRPr="00D8066B" w:rsidTr="00335A01">
        <w:trPr>
          <w:trHeight w:val="291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066B" w:rsidRPr="00D8066B" w:rsidRDefault="00D8066B" w:rsidP="00D8066B">
            <w:pPr>
              <w:jc w:val="center"/>
            </w:pPr>
            <w:r>
              <w:t>…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8066B" w:rsidRPr="00D8066B" w:rsidRDefault="00D8066B" w:rsidP="00D8066B">
            <w:pPr>
              <w:jc w:val="center"/>
              <w:rPr>
                <w:bCs/>
              </w:rPr>
            </w:pPr>
          </w:p>
        </w:tc>
      </w:tr>
    </w:tbl>
    <w:p w:rsidR="00D8066B" w:rsidRDefault="00D8066B" w:rsidP="00D8066B">
      <w:pPr>
        <w:tabs>
          <w:tab w:val="left" w:pos="5898"/>
        </w:tabs>
        <w:ind w:firstLine="426"/>
        <w:rPr>
          <w:sz w:val="28"/>
          <w:szCs w:val="28"/>
        </w:rPr>
      </w:pPr>
    </w:p>
    <w:p w:rsidR="002A3184" w:rsidRDefault="00BF19EE" w:rsidP="00BF19EE">
      <w:pPr>
        <w:tabs>
          <w:tab w:val="left" w:pos="5898"/>
        </w:tabs>
        <w:rPr>
          <w:sz w:val="28"/>
          <w:szCs w:val="28"/>
        </w:rPr>
        <w:sectPr w:rsidR="002A3184" w:rsidSect="0048440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ab/>
      </w:r>
    </w:p>
    <w:p w:rsidR="004D3DBF" w:rsidRPr="00813BAF" w:rsidRDefault="004D3DBF" w:rsidP="00A13501">
      <w:pPr>
        <w:pStyle w:val="2"/>
      </w:pPr>
      <w:bookmarkStart w:id="43" w:name="_Toc56409934"/>
      <w:bookmarkStart w:id="44" w:name="_Toc62584545"/>
      <w:bookmarkStart w:id="45" w:name="_Toc79736824"/>
      <w:r w:rsidRPr="00813BAF">
        <w:lastRenderedPageBreak/>
        <w:t>Требования к Центральной базе данных</w:t>
      </w:r>
      <w:bookmarkEnd w:id="43"/>
      <w:bookmarkEnd w:id="44"/>
      <w:r>
        <w:t xml:space="preserve"> и НСИ</w:t>
      </w:r>
      <w:bookmarkEnd w:id="45"/>
      <w:r w:rsidRPr="00813BAF">
        <w:t xml:space="preserve"> </w:t>
      </w:r>
    </w:p>
    <w:p w:rsidR="004D3DBF" w:rsidRPr="00813BAF" w:rsidRDefault="004D3DBF" w:rsidP="004D3DBF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Центральная база данных предназначена для хранения, копирования, архивирования данных Системы.</w:t>
      </w:r>
    </w:p>
    <w:p w:rsidR="004D3DBF" w:rsidRPr="00813BAF" w:rsidRDefault="004D3DBF" w:rsidP="004D3DBF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Резервная копия базы производится 1 раз в месяц (после выполнения процедуры закрытия месяца). </w:t>
      </w:r>
    </w:p>
    <w:p w:rsidR="004D3DBF" w:rsidRPr="00F51B33" w:rsidRDefault="004D3DBF" w:rsidP="004D3DBF">
      <w:pPr>
        <w:ind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 xml:space="preserve">Информация должна храниться с текущего месяца глубиной </w:t>
      </w:r>
      <w:r w:rsidRPr="00447753">
        <w:rPr>
          <w:sz w:val="28"/>
          <w:szCs w:val="28"/>
        </w:rPr>
        <w:t>в два года</w:t>
      </w:r>
      <w:r w:rsidR="00447753">
        <w:rPr>
          <w:sz w:val="28"/>
          <w:szCs w:val="28"/>
        </w:rPr>
        <w:t xml:space="preserve"> и один месяц</w:t>
      </w:r>
      <w:r w:rsidRPr="00813BAF">
        <w:rPr>
          <w:sz w:val="28"/>
          <w:szCs w:val="28"/>
        </w:rPr>
        <w:t>, по истечению срока данные удаляются из Системы.</w:t>
      </w:r>
    </w:p>
    <w:p w:rsidR="004D3DBF" w:rsidRDefault="004D3DBF" w:rsidP="004D3DBF">
      <w:pPr>
        <w:ind w:firstLine="567"/>
        <w:jc w:val="both"/>
        <w:rPr>
          <w:sz w:val="28"/>
          <w:szCs w:val="28"/>
        </w:rPr>
      </w:pPr>
    </w:p>
    <w:p w:rsidR="004D3DBF" w:rsidRPr="004D3DBF" w:rsidRDefault="004D3DBF" w:rsidP="004D3DBF">
      <w:pPr>
        <w:pStyle w:val="3"/>
      </w:pPr>
      <w:bookmarkStart w:id="46" w:name="_Toc62584546"/>
      <w:bookmarkStart w:id="47" w:name="_Toc79736825"/>
      <w:r w:rsidRPr="004D3DBF">
        <w:t>Требования к НСИ</w:t>
      </w:r>
      <w:bookmarkEnd w:id="46"/>
      <w:bookmarkEnd w:id="47"/>
      <w:r w:rsidRPr="004D3DBF">
        <w:t xml:space="preserve"> </w:t>
      </w:r>
    </w:p>
    <w:p w:rsidR="004D3DBF" w:rsidRPr="00D25B4F" w:rsidRDefault="004D3DBF" w:rsidP="004D3DBF">
      <w:pPr>
        <w:ind w:firstLine="567"/>
        <w:jc w:val="both"/>
        <w:rPr>
          <w:sz w:val="28"/>
          <w:szCs w:val="28"/>
        </w:rPr>
      </w:pPr>
      <w:r w:rsidRPr="00D25B4F">
        <w:rPr>
          <w:sz w:val="28"/>
          <w:szCs w:val="28"/>
        </w:rPr>
        <w:t xml:space="preserve">В НСИ </w:t>
      </w:r>
      <w:r w:rsidR="00FC78D4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должно </w:t>
      </w:r>
      <w:r w:rsidRPr="00D25B4F">
        <w:rPr>
          <w:sz w:val="28"/>
          <w:szCs w:val="28"/>
        </w:rPr>
        <w:t>быть реализовано ведение следующих справочников:</w:t>
      </w:r>
    </w:p>
    <w:p w:rsidR="004D3DBF" w:rsidRPr="00D25B4F" w:rsidRDefault="004D3DBF" w:rsidP="004D3DB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D25B4F">
        <w:rPr>
          <w:sz w:val="28"/>
          <w:szCs w:val="28"/>
        </w:rPr>
        <w:t>Учётные данные пользователей (ФИО, Должность, Роль</w:t>
      </w:r>
      <w:r>
        <w:rPr>
          <w:sz w:val="28"/>
          <w:szCs w:val="28"/>
        </w:rPr>
        <w:t>).</w:t>
      </w:r>
    </w:p>
    <w:p w:rsidR="004D3DBF" w:rsidRDefault="004D3DBF" w:rsidP="004D3DB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D25B4F">
        <w:rPr>
          <w:sz w:val="28"/>
          <w:szCs w:val="28"/>
        </w:rPr>
        <w:t xml:space="preserve">. </w:t>
      </w:r>
      <w:r>
        <w:rPr>
          <w:sz w:val="28"/>
          <w:szCs w:val="28"/>
        </w:rPr>
        <w:t>Перечень станций по каждому диспетчерскому участку с дополнительными параметрами (приоритет при расчёте в чётном и нечётном направлении, необходимость отображать станцию в итоговой таблице и т.д.).</w:t>
      </w:r>
    </w:p>
    <w:p w:rsidR="004D3DBF" w:rsidRPr="004D3DBF" w:rsidRDefault="004D3DBF" w:rsidP="004D3DB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 Процент премии по каждому показателю с необходимыми ограничивающими параметрами</w:t>
      </w:r>
      <w:r w:rsidR="008D49EF">
        <w:rPr>
          <w:sz w:val="28"/>
          <w:szCs w:val="28"/>
        </w:rPr>
        <w:t>, в соотвествии с приказом.</w:t>
      </w:r>
      <w:r>
        <w:rPr>
          <w:sz w:val="28"/>
          <w:szCs w:val="28"/>
        </w:rPr>
        <w:t xml:space="preserve"> </w:t>
      </w:r>
    </w:p>
    <w:p w:rsidR="004D3DBF" w:rsidRDefault="004D3DBF" w:rsidP="00FC028A">
      <w:pPr>
        <w:tabs>
          <w:tab w:val="left" w:pos="851"/>
          <w:tab w:val="left" w:pos="1560"/>
        </w:tabs>
        <w:ind w:firstLine="1418"/>
        <w:jc w:val="both"/>
        <w:rPr>
          <w:sz w:val="28"/>
          <w:szCs w:val="28"/>
        </w:rPr>
      </w:pPr>
    </w:p>
    <w:p w:rsidR="004D3DBF" w:rsidRDefault="004D3DBF" w:rsidP="00A13501">
      <w:pPr>
        <w:pStyle w:val="2"/>
      </w:pPr>
      <w:bookmarkStart w:id="48" w:name="_Toc62584552"/>
      <w:bookmarkStart w:id="49" w:name="_Toc79736826"/>
      <w:r w:rsidRPr="00701168">
        <w:t xml:space="preserve">Требования к </w:t>
      </w:r>
      <w:r>
        <w:t>подсистеме</w:t>
      </w:r>
      <w:r w:rsidRPr="00701168">
        <w:t xml:space="preserve"> </w:t>
      </w:r>
      <w:bookmarkEnd w:id="48"/>
      <w:r>
        <w:t>авторизации и администрирования</w:t>
      </w:r>
      <w:bookmarkEnd w:id="49"/>
    </w:p>
    <w:p w:rsidR="004D3DBF" w:rsidRDefault="004D3DBF" w:rsidP="00926F96">
      <w:pPr>
        <w:pStyle w:val="3"/>
      </w:pPr>
      <w:bookmarkStart w:id="50" w:name="_Toc62561848"/>
      <w:bookmarkStart w:id="51" w:name="_Toc62561849"/>
      <w:bookmarkStart w:id="52" w:name="_Toc62584553"/>
      <w:bookmarkStart w:id="53" w:name="_Toc79736827"/>
      <w:bookmarkEnd w:id="50"/>
      <w:bookmarkEnd w:id="51"/>
      <w:r w:rsidRPr="004D3DBF">
        <w:t>Требования</w:t>
      </w:r>
      <w:r>
        <w:t xml:space="preserve"> к авторизации</w:t>
      </w:r>
      <w:bookmarkEnd w:id="52"/>
      <w:bookmarkEnd w:id="53"/>
      <w:r>
        <w:t xml:space="preserve"> </w:t>
      </w:r>
    </w:p>
    <w:p w:rsidR="004D3DBF" w:rsidRPr="00E6755E" w:rsidRDefault="004D3DBF" w:rsidP="004D3DB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 в систему может быть </w:t>
      </w:r>
      <w:r w:rsidRPr="00E6755E">
        <w:rPr>
          <w:sz w:val="28"/>
          <w:szCs w:val="28"/>
        </w:rPr>
        <w:t>осуществлён с любого компьютера в сети ЕСПД</w:t>
      </w:r>
      <w:r>
        <w:rPr>
          <w:sz w:val="28"/>
          <w:szCs w:val="28"/>
        </w:rPr>
        <w:t xml:space="preserve"> после авторизации по</w:t>
      </w:r>
      <w:r w:rsidRPr="00E6755E">
        <w:rPr>
          <w:sz w:val="28"/>
          <w:szCs w:val="28"/>
        </w:rPr>
        <w:t xml:space="preserve"> логин</w:t>
      </w:r>
      <w:r>
        <w:rPr>
          <w:sz w:val="28"/>
          <w:szCs w:val="28"/>
        </w:rPr>
        <w:t>у</w:t>
      </w:r>
      <w:r w:rsidRPr="00E6755E">
        <w:rPr>
          <w:sz w:val="28"/>
          <w:szCs w:val="28"/>
        </w:rPr>
        <w:t xml:space="preserve"> и парол</w:t>
      </w:r>
      <w:r>
        <w:rPr>
          <w:sz w:val="28"/>
          <w:szCs w:val="28"/>
        </w:rPr>
        <w:t>ю</w:t>
      </w:r>
      <w:r w:rsidRPr="00E6755E">
        <w:rPr>
          <w:sz w:val="28"/>
          <w:szCs w:val="28"/>
        </w:rPr>
        <w:t>.</w:t>
      </w:r>
    </w:p>
    <w:p w:rsidR="004D3DBF" w:rsidRDefault="004D3DBF" w:rsidP="004D3DB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Должен быть реализован принудительный выход из системы при неактивности пользователя в течение 60 минут.</w:t>
      </w:r>
    </w:p>
    <w:p w:rsidR="004D3DBF" w:rsidRDefault="004D3DBF" w:rsidP="004D3DBF">
      <w:pPr>
        <w:ind w:firstLine="567"/>
        <w:jc w:val="both"/>
        <w:rPr>
          <w:sz w:val="28"/>
          <w:szCs w:val="28"/>
        </w:rPr>
      </w:pPr>
    </w:p>
    <w:p w:rsidR="004D3DBF" w:rsidRPr="00855491" w:rsidRDefault="004D3DBF" w:rsidP="004D3DBF">
      <w:pPr>
        <w:pStyle w:val="3"/>
      </w:pPr>
      <w:bookmarkStart w:id="54" w:name="_Toc62584554"/>
      <w:bookmarkStart w:id="55" w:name="_Toc79736828"/>
      <w:r w:rsidRPr="004D3DBF">
        <w:t>Требования</w:t>
      </w:r>
      <w:r w:rsidRPr="00855491">
        <w:t xml:space="preserve"> к функциям </w:t>
      </w:r>
      <w:bookmarkEnd w:id="54"/>
      <w:r>
        <w:t>администрирования</w:t>
      </w:r>
      <w:bookmarkEnd w:id="55"/>
    </w:p>
    <w:p w:rsidR="004D3DBF" w:rsidRPr="00813BAF" w:rsidRDefault="004D3DBF" w:rsidP="004D3DBF">
      <w:pPr>
        <w:ind w:firstLine="567"/>
        <w:jc w:val="both"/>
      </w:pPr>
      <w:r w:rsidRPr="003D09F8">
        <w:rPr>
          <w:sz w:val="28"/>
          <w:szCs w:val="28"/>
        </w:rPr>
        <w:t xml:space="preserve">Подсистема должна обеспечивать администратору </w:t>
      </w:r>
      <w:r>
        <w:rPr>
          <w:sz w:val="28"/>
          <w:szCs w:val="28"/>
        </w:rPr>
        <w:t>с</w:t>
      </w:r>
      <w:r w:rsidRPr="003D09F8">
        <w:rPr>
          <w:sz w:val="28"/>
          <w:szCs w:val="28"/>
        </w:rPr>
        <w:t>истемы возможность создания и редактирования учётных данных пользователе</w:t>
      </w:r>
      <w:r>
        <w:rPr>
          <w:sz w:val="28"/>
          <w:szCs w:val="28"/>
        </w:rPr>
        <w:t>й.</w:t>
      </w:r>
    </w:p>
    <w:p w:rsidR="004D3DBF" w:rsidRPr="00813BAF" w:rsidRDefault="004D3DBF" w:rsidP="004D3DBF">
      <w:pPr>
        <w:ind w:firstLine="567"/>
        <w:jc w:val="both"/>
      </w:pPr>
      <w:r w:rsidRPr="003D09F8">
        <w:rPr>
          <w:sz w:val="28"/>
          <w:szCs w:val="28"/>
        </w:rPr>
        <w:t xml:space="preserve">Обеспечить разделение доступа Пользователям ЦУП на просмотр данных в рамках их </w:t>
      </w:r>
      <w:r w:rsidR="00E8017C">
        <w:rPr>
          <w:sz w:val="28"/>
          <w:szCs w:val="28"/>
        </w:rPr>
        <w:t>рабочих полигонов</w:t>
      </w:r>
      <w:r w:rsidRPr="003D09F8">
        <w:rPr>
          <w:sz w:val="28"/>
          <w:szCs w:val="28"/>
        </w:rPr>
        <w:t xml:space="preserve"> и отработанных смен</w:t>
      </w:r>
      <w:r>
        <w:rPr>
          <w:sz w:val="28"/>
          <w:szCs w:val="28"/>
        </w:rPr>
        <w:t>.</w:t>
      </w:r>
    </w:p>
    <w:p w:rsidR="00070126" w:rsidRPr="009C3E3C" w:rsidRDefault="004D3DBF" w:rsidP="00070126">
      <w:pPr>
        <w:ind w:firstLine="567"/>
        <w:jc w:val="both"/>
        <w:rPr>
          <w:sz w:val="28"/>
          <w:szCs w:val="28"/>
        </w:rPr>
      </w:pPr>
      <w:r w:rsidRPr="0067395B">
        <w:rPr>
          <w:sz w:val="28"/>
          <w:szCs w:val="28"/>
        </w:rPr>
        <w:t>Обеспечить разделение доступа Технических специалис</w:t>
      </w:r>
      <w:r w:rsidR="0067395B" w:rsidRPr="0067395B">
        <w:rPr>
          <w:sz w:val="28"/>
          <w:szCs w:val="28"/>
        </w:rPr>
        <w:t>тов по типу вводимых данных.</w:t>
      </w:r>
    </w:p>
    <w:p w:rsidR="004D3DBF" w:rsidRDefault="004D3DBF" w:rsidP="00FC028A">
      <w:pPr>
        <w:tabs>
          <w:tab w:val="left" w:pos="851"/>
          <w:tab w:val="left" w:pos="1560"/>
        </w:tabs>
        <w:ind w:firstLine="1418"/>
        <w:jc w:val="both"/>
        <w:rPr>
          <w:sz w:val="28"/>
          <w:szCs w:val="28"/>
        </w:rPr>
      </w:pPr>
    </w:p>
    <w:p w:rsidR="0017721C" w:rsidRPr="00DE7CFB" w:rsidRDefault="00391DD3" w:rsidP="00A13501">
      <w:pPr>
        <w:pStyle w:val="2"/>
      </w:pPr>
      <w:bookmarkStart w:id="56" w:name="_Toc79736829"/>
      <w:r>
        <w:t>Подсистема</w:t>
      </w:r>
      <w:r w:rsidR="0017721C" w:rsidRPr="00DE7CFB">
        <w:t xml:space="preserve"> расчёта оперативных показателей</w:t>
      </w:r>
      <w:bookmarkEnd w:id="56"/>
      <w:r w:rsidR="0017721C" w:rsidRPr="00DE7CFB">
        <w:t xml:space="preserve"> </w:t>
      </w:r>
    </w:p>
    <w:p w:rsidR="00391DD3" w:rsidRDefault="00391DD3" w:rsidP="0067408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предназначена </w:t>
      </w:r>
      <w:r w:rsidRPr="009C3E3C">
        <w:rPr>
          <w:sz w:val="28"/>
          <w:szCs w:val="28"/>
        </w:rPr>
        <w:t>для определения перечня</w:t>
      </w:r>
      <w:r w:rsidR="003C2957" w:rsidRPr="009C3E3C">
        <w:rPr>
          <w:sz w:val="28"/>
          <w:szCs w:val="28"/>
        </w:rPr>
        <w:t xml:space="preserve"> исходных</w:t>
      </w:r>
      <w:r w:rsidRPr="009C3E3C">
        <w:rPr>
          <w:sz w:val="28"/>
          <w:szCs w:val="28"/>
        </w:rPr>
        <w:t xml:space="preserve"> </w:t>
      </w:r>
      <w:r w:rsidR="003C2957" w:rsidRPr="009C3E3C">
        <w:rPr>
          <w:sz w:val="28"/>
          <w:szCs w:val="28"/>
        </w:rPr>
        <w:t xml:space="preserve">данных </w:t>
      </w:r>
      <w:r w:rsidR="00B40F4F" w:rsidRPr="009C3E3C">
        <w:rPr>
          <w:sz w:val="28"/>
          <w:szCs w:val="28"/>
        </w:rPr>
        <w:t>и</w:t>
      </w:r>
      <w:r w:rsidR="003C2957">
        <w:rPr>
          <w:sz w:val="28"/>
          <w:szCs w:val="28"/>
        </w:rPr>
        <w:t xml:space="preserve"> </w:t>
      </w:r>
      <w:r w:rsidR="007539BB">
        <w:rPr>
          <w:sz w:val="28"/>
          <w:szCs w:val="28"/>
        </w:rPr>
        <w:t xml:space="preserve">оперативного </w:t>
      </w:r>
      <w:r w:rsidR="003C2957">
        <w:rPr>
          <w:sz w:val="28"/>
          <w:szCs w:val="28"/>
        </w:rPr>
        <w:t>расчета показателей премирования.</w:t>
      </w:r>
    </w:p>
    <w:p w:rsidR="00693B49" w:rsidRDefault="00EF75F0" w:rsidP="00693B4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93B49">
        <w:rPr>
          <w:sz w:val="28"/>
          <w:szCs w:val="28"/>
        </w:rPr>
        <w:t xml:space="preserve">орядок определения </w:t>
      </w:r>
      <w:r w:rsidR="00FF002C">
        <w:rPr>
          <w:sz w:val="28"/>
          <w:szCs w:val="28"/>
        </w:rPr>
        <w:t>перечня исходных данных</w:t>
      </w:r>
      <w:r w:rsidR="007539BB">
        <w:rPr>
          <w:sz w:val="28"/>
          <w:szCs w:val="28"/>
        </w:rPr>
        <w:t xml:space="preserve"> для расчета приведен</w:t>
      </w:r>
      <w:r w:rsidR="00693B49">
        <w:rPr>
          <w:sz w:val="28"/>
          <w:szCs w:val="28"/>
        </w:rPr>
        <w:t xml:space="preserve"> в </w:t>
      </w:r>
      <w:r w:rsidR="0047798D" w:rsidRPr="00F73284">
        <w:rPr>
          <w:sz w:val="28"/>
          <w:szCs w:val="28"/>
        </w:rPr>
        <w:t>Приложении 3</w:t>
      </w:r>
      <w:r w:rsidR="00693B49" w:rsidRPr="00F73284">
        <w:rPr>
          <w:sz w:val="28"/>
          <w:szCs w:val="28"/>
        </w:rPr>
        <w:t>.</w:t>
      </w:r>
    </w:p>
    <w:p w:rsidR="00391DD3" w:rsidRDefault="008F2F63" w:rsidP="001772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038A6">
        <w:rPr>
          <w:sz w:val="28"/>
          <w:szCs w:val="28"/>
        </w:rPr>
        <w:t xml:space="preserve"> оперативном режиме должны </w:t>
      </w:r>
      <w:r w:rsidR="001239B6">
        <w:rPr>
          <w:sz w:val="28"/>
          <w:szCs w:val="28"/>
        </w:rPr>
        <w:t>отображаться поезда, влияющие на значение следующих показателей</w:t>
      </w:r>
      <w:r w:rsidR="00E038A6">
        <w:rPr>
          <w:sz w:val="28"/>
          <w:szCs w:val="28"/>
        </w:rPr>
        <w:t>:</w:t>
      </w:r>
    </w:p>
    <w:p w:rsidR="0017721C" w:rsidRPr="001C0560" w:rsidRDefault="0017721C" w:rsidP="0017721C">
      <w:pPr>
        <w:ind w:firstLine="709"/>
        <w:jc w:val="both"/>
        <w:rPr>
          <w:sz w:val="28"/>
          <w:szCs w:val="28"/>
        </w:rPr>
      </w:pPr>
      <w:r w:rsidRPr="005B34A9">
        <w:rPr>
          <w:sz w:val="28"/>
          <w:szCs w:val="28"/>
        </w:rPr>
        <w:t>- участковая скорость</w:t>
      </w:r>
      <w:r w:rsidR="00E038A6" w:rsidRPr="005B34A9">
        <w:rPr>
          <w:sz w:val="28"/>
          <w:szCs w:val="28"/>
        </w:rPr>
        <w:t xml:space="preserve"> за смену (ДНЦ участкового</w:t>
      </w:r>
      <w:r w:rsidR="00E038A6" w:rsidRPr="001C0560">
        <w:rPr>
          <w:sz w:val="28"/>
          <w:szCs w:val="28"/>
        </w:rPr>
        <w:t>)</w:t>
      </w:r>
      <w:r w:rsidRPr="001C0560">
        <w:rPr>
          <w:sz w:val="28"/>
          <w:szCs w:val="28"/>
        </w:rPr>
        <w:t xml:space="preserve">; </w:t>
      </w:r>
    </w:p>
    <w:p w:rsidR="0017721C" w:rsidRPr="00813BAF" w:rsidRDefault="0017721C" w:rsidP="0017721C">
      <w:pPr>
        <w:ind w:firstLine="709"/>
        <w:jc w:val="both"/>
        <w:rPr>
          <w:sz w:val="28"/>
          <w:szCs w:val="28"/>
        </w:rPr>
      </w:pPr>
      <w:r w:rsidRPr="001C0560">
        <w:rPr>
          <w:sz w:val="28"/>
          <w:szCs w:val="28"/>
        </w:rPr>
        <w:t>- количество поездов</w:t>
      </w:r>
      <w:r w:rsidR="00BB1EFE" w:rsidRPr="001C0560">
        <w:rPr>
          <w:sz w:val="28"/>
          <w:szCs w:val="28"/>
        </w:rPr>
        <w:t xml:space="preserve">, </w:t>
      </w:r>
      <w:r w:rsidR="00BB1EFE" w:rsidRPr="005B34A9">
        <w:rPr>
          <w:sz w:val="28"/>
          <w:szCs w:val="28"/>
        </w:rPr>
        <w:t>а также поездов</w:t>
      </w:r>
      <w:r w:rsidRPr="00813BA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 выделением буквенных индексов </w:t>
      </w:r>
      <w:r w:rsidRPr="00813BAF">
        <w:rPr>
          <w:sz w:val="28"/>
          <w:szCs w:val="28"/>
        </w:rPr>
        <w:t>ПВ, ПД, Т, Д</w:t>
      </w:r>
      <w:r>
        <w:rPr>
          <w:sz w:val="28"/>
          <w:szCs w:val="28"/>
        </w:rPr>
        <w:t>, ВМ, Н</w:t>
      </w:r>
      <w:r w:rsidR="00686A97">
        <w:rPr>
          <w:sz w:val="28"/>
          <w:szCs w:val="28"/>
        </w:rPr>
        <w:t>, сборных поездов</w:t>
      </w:r>
      <w:r w:rsidRPr="00813BAF">
        <w:rPr>
          <w:sz w:val="28"/>
          <w:szCs w:val="28"/>
        </w:rPr>
        <w:t>);</w:t>
      </w:r>
    </w:p>
    <w:p w:rsidR="0017721C" w:rsidRPr="00FF53CA" w:rsidRDefault="0017721C" w:rsidP="0017721C">
      <w:pPr>
        <w:ind w:firstLine="709"/>
        <w:jc w:val="both"/>
        <w:rPr>
          <w:sz w:val="28"/>
          <w:szCs w:val="28"/>
        </w:rPr>
      </w:pPr>
      <w:r w:rsidRPr="00576278">
        <w:rPr>
          <w:sz w:val="28"/>
          <w:szCs w:val="28"/>
        </w:rPr>
        <w:t xml:space="preserve">- средний вес за </w:t>
      </w:r>
      <w:r w:rsidRPr="00FF53CA">
        <w:rPr>
          <w:sz w:val="28"/>
          <w:szCs w:val="28"/>
        </w:rPr>
        <w:t>смен</w:t>
      </w:r>
      <w:r w:rsidR="005B34A9" w:rsidRPr="00FF53CA">
        <w:rPr>
          <w:sz w:val="28"/>
          <w:szCs w:val="28"/>
        </w:rPr>
        <w:t xml:space="preserve">у </w:t>
      </w:r>
      <w:r w:rsidR="00F73284" w:rsidRPr="00FF53CA">
        <w:rPr>
          <w:sz w:val="28"/>
          <w:szCs w:val="28"/>
        </w:rPr>
        <w:t xml:space="preserve"> (ДНЦ узлово</w:t>
      </w:r>
      <w:r w:rsidR="00FF53CA" w:rsidRPr="00FF53CA">
        <w:rPr>
          <w:sz w:val="28"/>
          <w:szCs w:val="28"/>
        </w:rPr>
        <w:t>го</w:t>
      </w:r>
      <w:ins w:id="57" w:author="Старинская Наталья Александровна" w:date="2021-07-26T14:58:00Z">
        <w:r w:rsidR="00F73284" w:rsidRPr="00FF53CA">
          <w:rPr>
            <w:sz w:val="28"/>
            <w:szCs w:val="28"/>
          </w:rPr>
          <w:t>)</w:t>
        </w:r>
      </w:ins>
    </w:p>
    <w:p w:rsidR="0017721C" w:rsidRDefault="0017721C" w:rsidP="0017721C">
      <w:pPr>
        <w:ind w:firstLine="709"/>
        <w:jc w:val="both"/>
        <w:rPr>
          <w:sz w:val="28"/>
          <w:szCs w:val="28"/>
        </w:rPr>
      </w:pPr>
      <w:r w:rsidRPr="00576278">
        <w:rPr>
          <w:sz w:val="28"/>
          <w:szCs w:val="28"/>
        </w:rPr>
        <w:lastRenderedPageBreak/>
        <w:t>Результаты расчёта</w:t>
      </w:r>
      <w:r w:rsidR="00B40F4F">
        <w:rPr>
          <w:sz w:val="28"/>
          <w:szCs w:val="28"/>
        </w:rPr>
        <w:t xml:space="preserve"> в оперативном режиме</w:t>
      </w:r>
      <w:r w:rsidRPr="00576278">
        <w:rPr>
          <w:sz w:val="28"/>
          <w:szCs w:val="28"/>
        </w:rPr>
        <w:t xml:space="preserve"> должны</w:t>
      </w:r>
      <w:r w:rsidRPr="00813BAF">
        <w:rPr>
          <w:sz w:val="28"/>
          <w:szCs w:val="28"/>
        </w:rPr>
        <w:t xml:space="preserve"> сохранятся в таблицах БД, для обеспечения оперативного предоставления результатов</w:t>
      </w:r>
      <w:r w:rsidR="001239B6">
        <w:rPr>
          <w:sz w:val="28"/>
          <w:szCs w:val="28"/>
        </w:rPr>
        <w:t xml:space="preserve"> </w:t>
      </w:r>
      <w:r w:rsidRPr="00813BAF">
        <w:rPr>
          <w:sz w:val="28"/>
          <w:szCs w:val="28"/>
        </w:rPr>
        <w:t>причастным</w:t>
      </w:r>
      <w:r>
        <w:rPr>
          <w:sz w:val="28"/>
          <w:szCs w:val="28"/>
        </w:rPr>
        <w:t xml:space="preserve"> пользователям.</w:t>
      </w:r>
    </w:p>
    <w:p w:rsidR="0017721C" w:rsidRDefault="0017721C" w:rsidP="001772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 с результатами расчёта должны сохраняться идентификаторы записей, являющихся основой для расчёта.</w:t>
      </w:r>
    </w:p>
    <w:p w:rsidR="0017721C" w:rsidRDefault="0017721C" w:rsidP="001772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для выполнения расчёта </w:t>
      </w:r>
      <w:r w:rsidRPr="00F73284">
        <w:rPr>
          <w:sz w:val="28"/>
          <w:szCs w:val="28"/>
        </w:rPr>
        <w:t>(пересчёта)</w:t>
      </w:r>
      <w:r>
        <w:rPr>
          <w:sz w:val="28"/>
          <w:szCs w:val="28"/>
        </w:rPr>
        <w:t xml:space="preserve"> данных по поезду должен являться факт поступления нового поездного события из ГИД НЕМАН </w:t>
      </w:r>
      <w:r w:rsidR="004702D8">
        <w:rPr>
          <w:sz w:val="28"/>
          <w:szCs w:val="28"/>
        </w:rPr>
        <w:t>(</w:t>
      </w:r>
      <w:r>
        <w:rPr>
          <w:sz w:val="28"/>
          <w:szCs w:val="28"/>
        </w:rPr>
        <w:t>или ИАС ПУР ГП</w:t>
      </w:r>
      <w:r w:rsidR="004702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7721C" w:rsidRDefault="0017721C" w:rsidP="001772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стыковки данных с ГИД НЕМАН, должен являться частью </w:t>
      </w:r>
      <w:r w:rsidR="004702D8">
        <w:rPr>
          <w:sz w:val="28"/>
          <w:szCs w:val="28"/>
        </w:rPr>
        <w:t>подсистемы</w:t>
      </w:r>
      <w:r w:rsidR="0007342F" w:rsidRPr="0007342F">
        <w:rPr>
          <w:sz w:val="28"/>
          <w:szCs w:val="28"/>
        </w:rPr>
        <w:t xml:space="preserve"> </w:t>
      </w:r>
      <w:r w:rsidR="0007342F">
        <w:rPr>
          <w:sz w:val="28"/>
          <w:szCs w:val="28"/>
        </w:rPr>
        <w:t>оперативного расчёта показателей</w:t>
      </w:r>
      <w:r>
        <w:rPr>
          <w:sz w:val="28"/>
          <w:szCs w:val="28"/>
        </w:rPr>
        <w:t>.</w:t>
      </w:r>
    </w:p>
    <w:p w:rsidR="0017721C" w:rsidRDefault="0017721C" w:rsidP="0017721C">
      <w:pPr>
        <w:ind w:firstLine="709"/>
        <w:jc w:val="both"/>
        <w:rPr>
          <w:sz w:val="28"/>
          <w:szCs w:val="28"/>
        </w:rPr>
      </w:pPr>
      <w:r w:rsidRPr="007B112D">
        <w:rPr>
          <w:sz w:val="28"/>
          <w:szCs w:val="28"/>
        </w:rPr>
        <w:t xml:space="preserve">Должна быть обеспечена возможность принудительной загрузки сообщения о поездной операции в </w:t>
      </w:r>
      <w:r w:rsidRPr="007B112D">
        <w:rPr>
          <w:sz w:val="28"/>
          <w:szCs w:val="28"/>
          <w:lang w:val="en-US"/>
        </w:rPr>
        <w:t>XML</w:t>
      </w:r>
      <w:r w:rsidRPr="003D09F8">
        <w:rPr>
          <w:sz w:val="28"/>
          <w:szCs w:val="28"/>
        </w:rPr>
        <w:t xml:space="preserve"> </w:t>
      </w:r>
      <w:r w:rsidRPr="007B112D">
        <w:rPr>
          <w:sz w:val="28"/>
          <w:szCs w:val="28"/>
        </w:rPr>
        <w:t xml:space="preserve">формате структуры 5676 с ручной функцией запуска пересчёта. </w:t>
      </w:r>
    </w:p>
    <w:p w:rsidR="0017721C" w:rsidRPr="0017721C" w:rsidRDefault="0017721C" w:rsidP="00FC028A">
      <w:pPr>
        <w:tabs>
          <w:tab w:val="left" w:pos="851"/>
          <w:tab w:val="left" w:pos="1560"/>
        </w:tabs>
        <w:ind w:firstLine="1418"/>
        <w:jc w:val="both"/>
        <w:rPr>
          <w:b/>
          <w:sz w:val="28"/>
          <w:szCs w:val="28"/>
        </w:rPr>
      </w:pPr>
    </w:p>
    <w:p w:rsidR="00452990" w:rsidRDefault="00452990" w:rsidP="00A13501">
      <w:pPr>
        <w:pStyle w:val="2"/>
        <w:rPr>
          <w:rFonts w:eastAsiaTheme="minorHAnsi"/>
          <w:lang w:eastAsia="en-US"/>
        </w:rPr>
      </w:pPr>
      <w:bookmarkStart w:id="58" w:name="_Toc79736830"/>
      <w:r>
        <w:rPr>
          <w:rFonts w:eastAsiaTheme="minorHAnsi"/>
          <w:lang w:eastAsia="en-US"/>
        </w:rPr>
        <w:t>Требования к п</w:t>
      </w:r>
      <w:r w:rsidRPr="00835610">
        <w:rPr>
          <w:rFonts w:eastAsiaTheme="minorHAnsi"/>
          <w:lang w:eastAsia="en-US"/>
        </w:rPr>
        <w:t>одсистем</w:t>
      </w:r>
      <w:r>
        <w:rPr>
          <w:rFonts w:eastAsiaTheme="minorHAnsi"/>
          <w:lang w:eastAsia="en-US"/>
        </w:rPr>
        <w:t>е</w:t>
      </w:r>
      <w:r w:rsidRPr="00835610">
        <w:rPr>
          <w:rFonts w:eastAsiaTheme="minorHAnsi"/>
          <w:lang w:eastAsia="en-US"/>
        </w:rPr>
        <w:t xml:space="preserve"> расчета показателей</w:t>
      </w:r>
      <w:bookmarkEnd w:id="58"/>
    </w:p>
    <w:p w:rsidR="00DE7CFB" w:rsidRPr="003D09F8" w:rsidRDefault="00DE7CFB" w:rsidP="00106B14">
      <w:pPr>
        <w:pStyle w:val="3"/>
        <w:ind w:left="0" w:firstLine="0"/>
      </w:pPr>
      <w:bookmarkStart w:id="59" w:name="_Toc62584548"/>
      <w:bookmarkStart w:id="60" w:name="_Toc79736831"/>
      <w:r>
        <w:t>Модуль</w:t>
      </w:r>
      <w:r w:rsidRPr="00D84E8A">
        <w:t xml:space="preserve"> взаимодействия с другими </w:t>
      </w:r>
      <w:r>
        <w:t>информационными</w:t>
      </w:r>
      <w:r w:rsidRPr="003D09F8">
        <w:t xml:space="preserve"> системами </w:t>
      </w:r>
      <w:r>
        <w:t>Белорусской железной дороги</w:t>
      </w:r>
      <w:bookmarkEnd w:id="59"/>
      <w:bookmarkEnd w:id="60"/>
    </w:p>
    <w:p w:rsidR="00DE7CFB" w:rsidRPr="003D09F8" w:rsidRDefault="00DE7CFB" w:rsidP="00DE7CFB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576278">
        <w:rPr>
          <w:sz w:val="28"/>
          <w:szCs w:val="28"/>
        </w:rPr>
        <w:t>Должно быть реализовано получе</w:t>
      </w:r>
      <w:r w:rsidR="00B146E0">
        <w:rPr>
          <w:sz w:val="28"/>
          <w:szCs w:val="28"/>
        </w:rPr>
        <w:t>ние данных из внешних систем.</w:t>
      </w:r>
      <w:r w:rsidRPr="00576278">
        <w:rPr>
          <w:sz w:val="28"/>
          <w:szCs w:val="28"/>
        </w:rPr>
        <w:t xml:space="preserve"> </w:t>
      </w:r>
    </w:p>
    <w:p w:rsidR="00DE7CFB" w:rsidRPr="003D09F8" w:rsidRDefault="00B146E0" w:rsidP="00DE7CFB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3D09F8">
        <w:rPr>
          <w:sz w:val="28"/>
          <w:szCs w:val="28"/>
        </w:rPr>
        <w:t>оперативном режиме</w:t>
      </w:r>
      <w:r>
        <w:rPr>
          <w:sz w:val="28"/>
          <w:szCs w:val="28"/>
        </w:rPr>
        <w:t xml:space="preserve"> </w:t>
      </w:r>
      <w:r w:rsidRPr="003D09F8">
        <w:rPr>
          <w:sz w:val="28"/>
          <w:szCs w:val="28"/>
        </w:rPr>
        <w:t>должно быть реализовано</w:t>
      </w:r>
      <w:r>
        <w:rPr>
          <w:sz w:val="28"/>
          <w:szCs w:val="28"/>
        </w:rPr>
        <w:t xml:space="preserve"> </w:t>
      </w:r>
      <w:r w:rsidR="00DE7CFB">
        <w:rPr>
          <w:sz w:val="28"/>
          <w:szCs w:val="28"/>
        </w:rPr>
        <w:t>п</w:t>
      </w:r>
      <w:r w:rsidR="00DE7CFB" w:rsidRPr="003D09F8">
        <w:rPr>
          <w:sz w:val="28"/>
          <w:szCs w:val="28"/>
        </w:rPr>
        <w:t>олучение данных в регламенте из ИАС ПУР ГП</w:t>
      </w:r>
      <w:r w:rsidR="00DE7CFB">
        <w:rPr>
          <w:sz w:val="28"/>
          <w:szCs w:val="28"/>
        </w:rPr>
        <w:t>, ГИД «НЕМАН»</w:t>
      </w:r>
      <w:r>
        <w:rPr>
          <w:sz w:val="28"/>
          <w:szCs w:val="28"/>
        </w:rPr>
        <w:t>.</w:t>
      </w:r>
    </w:p>
    <w:p w:rsidR="001239B6" w:rsidRDefault="00B146E0" w:rsidP="00DE7CFB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E7CFB" w:rsidRPr="003D09F8">
        <w:rPr>
          <w:sz w:val="28"/>
          <w:szCs w:val="28"/>
        </w:rPr>
        <w:t xml:space="preserve">олучение данных из </w:t>
      </w:r>
      <w:r w:rsidR="00DE7CFB" w:rsidRPr="005B34A9">
        <w:rPr>
          <w:sz w:val="28"/>
          <w:szCs w:val="28"/>
        </w:rPr>
        <w:t>АС СС</w:t>
      </w:r>
      <w:r w:rsidR="005B34A9">
        <w:rPr>
          <w:sz w:val="28"/>
          <w:szCs w:val="28"/>
        </w:rPr>
        <w:t>П</w:t>
      </w:r>
      <w:r w:rsidR="00DE7CFB" w:rsidRPr="005B34A9">
        <w:rPr>
          <w:sz w:val="28"/>
          <w:szCs w:val="28"/>
        </w:rPr>
        <w:t>,</w:t>
      </w:r>
      <w:r w:rsidR="00DE7CFB">
        <w:rPr>
          <w:sz w:val="28"/>
          <w:szCs w:val="28"/>
        </w:rPr>
        <w:t xml:space="preserve"> </w:t>
      </w:r>
      <w:r w:rsidR="00DE7CFB" w:rsidRPr="005B34A9">
        <w:rPr>
          <w:sz w:val="28"/>
          <w:szCs w:val="28"/>
        </w:rPr>
        <w:t>АС «Окна»</w:t>
      </w:r>
      <w:r w:rsidRPr="005B34A9">
        <w:rPr>
          <w:sz w:val="28"/>
          <w:szCs w:val="28"/>
        </w:rPr>
        <w:t xml:space="preserve">, </w:t>
      </w:r>
      <w:r w:rsidR="00DE7CFB" w:rsidRPr="005B34A9">
        <w:rPr>
          <w:sz w:val="28"/>
          <w:szCs w:val="28"/>
        </w:rPr>
        <w:t>КПЭ, АС ИОММ</w:t>
      </w:r>
      <w:r w:rsidR="008D5075">
        <w:rPr>
          <w:sz w:val="28"/>
          <w:szCs w:val="28"/>
        </w:rPr>
        <w:t xml:space="preserve">, АС </w:t>
      </w:r>
      <w:r w:rsidR="00DE7CFB" w:rsidRPr="005B34A9">
        <w:rPr>
          <w:sz w:val="28"/>
          <w:szCs w:val="28"/>
        </w:rPr>
        <w:t xml:space="preserve"> </w:t>
      </w:r>
      <w:r w:rsidR="008D5075">
        <w:rPr>
          <w:sz w:val="28"/>
          <w:szCs w:val="28"/>
        </w:rPr>
        <w:t>УСОГДП</w:t>
      </w:r>
      <w:r w:rsidR="008D5075" w:rsidRPr="005B34A9">
        <w:rPr>
          <w:sz w:val="28"/>
          <w:szCs w:val="28"/>
        </w:rPr>
        <w:t xml:space="preserve"> </w:t>
      </w:r>
      <w:r w:rsidR="00DE7CFB" w:rsidRPr="005B34A9">
        <w:rPr>
          <w:sz w:val="28"/>
          <w:szCs w:val="28"/>
        </w:rPr>
        <w:t xml:space="preserve">должно быть реализовано по </w:t>
      </w:r>
      <w:r w:rsidR="001239B6" w:rsidRPr="005B34A9">
        <w:rPr>
          <w:sz w:val="28"/>
          <w:szCs w:val="28"/>
        </w:rPr>
        <w:t>расписанию или</w:t>
      </w:r>
      <w:r w:rsidR="00DE7CFB" w:rsidRPr="005B34A9">
        <w:rPr>
          <w:sz w:val="28"/>
          <w:szCs w:val="28"/>
        </w:rPr>
        <w:t xml:space="preserve"> принудительно пользователем с ролью «Технический специалист».</w:t>
      </w:r>
      <w:r w:rsidR="00DE7CFB" w:rsidRPr="003D09F8">
        <w:rPr>
          <w:sz w:val="28"/>
          <w:szCs w:val="28"/>
        </w:rPr>
        <w:t xml:space="preserve">  </w:t>
      </w:r>
    </w:p>
    <w:p w:rsidR="00DE7CFB" w:rsidRDefault="00B146E0" w:rsidP="00DE7CFB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отсутствии данных для расчета должно быть инициировано информационное сообщение пользователю с указанием перечня отсутствующих </w:t>
      </w:r>
      <w:r w:rsidR="00021F8A">
        <w:rPr>
          <w:sz w:val="28"/>
          <w:szCs w:val="28"/>
        </w:rPr>
        <w:t xml:space="preserve">в Системе </w:t>
      </w:r>
      <w:r>
        <w:rPr>
          <w:sz w:val="28"/>
          <w:szCs w:val="28"/>
        </w:rPr>
        <w:t>данных</w:t>
      </w:r>
      <w:r w:rsidR="00021F8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146E0" w:rsidRDefault="00B146E0" w:rsidP="00DE7CFB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</w:p>
    <w:p w:rsidR="00DE7CFB" w:rsidRDefault="00775CB9" w:rsidP="00B85579">
      <w:pPr>
        <w:pStyle w:val="3"/>
        <w:rPr>
          <w:rFonts w:eastAsiaTheme="minorHAnsi"/>
          <w:lang w:eastAsia="en-US"/>
        </w:rPr>
      </w:pPr>
      <w:r>
        <w:rPr>
          <w:lang w:eastAsia="en-US"/>
        </w:rPr>
        <w:t xml:space="preserve"> </w:t>
      </w:r>
      <w:bookmarkStart w:id="61" w:name="_Toc79736832"/>
      <w:r>
        <w:rPr>
          <w:rFonts w:eastAsiaTheme="minorHAnsi"/>
          <w:lang w:eastAsia="en-US"/>
        </w:rPr>
        <w:t xml:space="preserve">Модуль </w:t>
      </w:r>
      <w:r w:rsidR="00A34FA2">
        <w:rPr>
          <w:rFonts w:eastAsiaTheme="minorHAnsi"/>
          <w:lang w:eastAsia="en-US"/>
        </w:rPr>
        <w:t>проверки</w:t>
      </w:r>
      <w:r>
        <w:rPr>
          <w:rFonts w:eastAsiaTheme="minorHAnsi"/>
          <w:lang w:eastAsia="en-US"/>
        </w:rPr>
        <w:t xml:space="preserve"> данных</w:t>
      </w:r>
      <w:bookmarkEnd w:id="61"/>
    </w:p>
    <w:p w:rsidR="00D077B2" w:rsidRDefault="00B85579" w:rsidP="008C7325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</w:t>
      </w:r>
      <w:r w:rsidR="00775CB9" w:rsidRPr="00775CB9">
        <w:rPr>
          <w:sz w:val="28"/>
          <w:szCs w:val="28"/>
          <w:lang w:eastAsia="en-US"/>
        </w:rPr>
        <w:t xml:space="preserve">одуль </w:t>
      </w:r>
      <w:r w:rsidR="000756BC">
        <w:rPr>
          <w:sz w:val="28"/>
          <w:szCs w:val="28"/>
          <w:lang w:eastAsia="en-US"/>
        </w:rPr>
        <w:t>должен содержать перечень условий</w:t>
      </w:r>
      <w:r w:rsidR="006B5708">
        <w:rPr>
          <w:sz w:val="28"/>
          <w:szCs w:val="28"/>
          <w:lang w:eastAsia="en-US"/>
        </w:rPr>
        <w:t>,</w:t>
      </w:r>
      <w:r w:rsidR="000756BC">
        <w:rPr>
          <w:sz w:val="28"/>
          <w:szCs w:val="28"/>
          <w:lang w:eastAsia="en-US"/>
        </w:rPr>
        <w:t xml:space="preserve"> необходимых для корректного расчета</w:t>
      </w:r>
      <w:r w:rsidR="00A34FA2">
        <w:rPr>
          <w:sz w:val="28"/>
          <w:szCs w:val="28"/>
          <w:lang w:eastAsia="en-US"/>
        </w:rPr>
        <w:t xml:space="preserve"> и ввода</w:t>
      </w:r>
      <w:r w:rsidR="000756BC">
        <w:rPr>
          <w:sz w:val="28"/>
          <w:szCs w:val="28"/>
          <w:lang w:eastAsia="en-US"/>
        </w:rPr>
        <w:t xml:space="preserve"> показателей премирования</w:t>
      </w:r>
      <w:r w:rsidR="00021F8A">
        <w:rPr>
          <w:sz w:val="28"/>
          <w:szCs w:val="28"/>
          <w:lang w:eastAsia="en-US"/>
        </w:rPr>
        <w:t>,</w:t>
      </w:r>
      <w:r w:rsidR="000756BC">
        <w:rPr>
          <w:sz w:val="28"/>
          <w:szCs w:val="28"/>
          <w:lang w:eastAsia="en-US"/>
        </w:rPr>
        <w:t xml:space="preserve"> и </w:t>
      </w:r>
      <w:r w:rsidR="00D077B2">
        <w:rPr>
          <w:sz w:val="28"/>
          <w:szCs w:val="28"/>
          <w:lang w:eastAsia="en-US"/>
        </w:rPr>
        <w:t xml:space="preserve">предназначен для </w:t>
      </w:r>
      <w:r w:rsidR="000756BC">
        <w:rPr>
          <w:sz w:val="28"/>
          <w:szCs w:val="28"/>
          <w:lang w:eastAsia="en-US"/>
        </w:rPr>
        <w:t>проверки</w:t>
      </w:r>
      <w:r w:rsidR="00D077B2">
        <w:rPr>
          <w:sz w:val="28"/>
          <w:szCs w:val="28"/>
          <w:lang w:eastAsia="en-US"/>
        </w:rPr>
        <w:t>:</w:t>
      </w:r>
    </w:p>
    <w:p w:rsidR="00775CB9" w:rsidRDefault="00D077B2" w:rsidP="008C7325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вводимых пользователем данных;</w:t>
      </w:r>
    </w:p>
    <w:p w:rsidR="00D077B2" w:rsidRPr="00775CB9" w:rsidRDefault="00D077B2" w:rsidP="008C7325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данных</w:t>
      </w:r>
      <w:r w:rsidR="00021F8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полученных при расчете оперативных и итоговых значений показателей.</w:t>
      </w:r>
    </w:p>
    <w:p w:rsidR="00A34FA2" w:rsidRPr="0007342F" w:rsidRDefault="00A34FA2" w:rsidP="008C7325">
      <w:pPr>
        <w:ind w:firstLine="567"/>
        <w:jc w:val="both"/>
      </w:pPr>
      <w:r w:rsidRPr="0007342F">
        <w:rPr>
          <w:sz w:val="28"/>
          <w:szCs w:val="28"/>
        </w:rPr>
        <w:t xml:space="preserve">Проверка должна проводиться по следующим правилам: </w:t>
      </w:r>
    </w:p>
    <w:p w:rsidR="00A34FA2" w:rsidRPr="0007342F" w:rsidRDefault="00A34FA2" w:rsidP="008C7325">
      <w:pPr>
        <w:ind w:firstLine="567"/>
        <w:jc w:val="both"/>
      </w:pPr>
      <w:r w:rsidRPr="0007342F">
        <w:rPr>
          <w:sz w:val="28"/>
          <w:szCs w:val="28"/>
        </w:rPr>
        <w:t>- для показателей, которые ведутся для каждой смены</w:t>
      </w:r>
      <w:r w:rsidR="004702D8" w:rsidRPr="0007342F">
        <w:rPr>
          <w:sz w:val="28"/>
          <w:szCs w:val="28"/>
        </w:rPr>
        <w:t xml:space="preserve"> -</w:t>
      </w:r>
      <w:r w:rsidRPr="0007342F">
        <w:rPr>
          <w:sz w:val="28"/>
          <w:szCs w:val="28"/>
        </w:rPr>
        <w:t xml:space="preserve"> проверка на наличи</w:t>
      </w:r>
      <w:r w:rsidR="00021F8A">
        <w:rPr>
          <w:sz w:val="28"/>
          <w:szCs w:val="28"/>
        </w:rPr>
        <w:t>е</w:t>
      </w:r>
      <w:r w:rsidRPr="0007342F">
        <w:rPr>
          <w:sz w:val="28"/>
          <w:szCs w:val="28"/>
        </w:rPr>
        <w:t xml:space="preserve"> данных по каждому показателю для каждой смены;</w:t>
      </w:r>
    </w:p>
    <w:p w:rsidR="00A34FA2" w:rsidRDefault="00A34FA2" w:rsidP="008C7325">
      <w:pPr>
        <w:ind w:firstLine="567"/>
        <w:jc w:val="both"/>
        <w:rPr>
          <w:sz w:val="28"/>
          <w:szCs w:val="28"/>
        </w:rPr>
      </w:pPr>
      <w:r w:rsidRPr="0007342F">
        <w:rPr>
          <w:sz w:val="28"/>
          <w:szCs w:val="28"/>
        </w:rPr>
        <w:t>- для показателей, которые рассчитываются по итогам месяца (например: случаи нарушения безопасности движения поездов) – анализ факта ввода данных или факт подтверждения отсутствия данных.</w:t>
      </w:r>
      <w:r>
        <w:rPr>
          <w:sz w:val="28"/>
          <w:szCs w:val="28"/>
        </w:rPr>
        <w:t xml:space="preserve">  </w:t>
      </w:r>
    </w:p>
    <w:p w:rsidR="00A34FA2" w:rsidRDefault="00A34FA2" w:rsidP="008C7325">
      <w:pPr>
        <w:ind w:firstLine="567"/>
        <w:jc w:val="both"/>
        <w:rPr>
          <w:sz w:val="28"/>
          <w:szCs w:val="28"/>
        </w:rPr>
      </w:pPr>
      <w:r w:rsidRPr="00C90006">
        <w:rPr>
          <w:sz w:val="28"/>
          <w:szCs w:val="28"/>
        </w:rPr>
        <w:t>Должна быть реализована возможность проверки значений показателей на соответствие диапазону достоверных данных (при заполнении соответствующего классификатора).</w:t>
      </w:r>
    </w:p>
    <w:p w:rsidR="00A34FA2" w:rsidRDefault="00A34FA2" w:rsidP="008C7325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наличии </w:t>
      </w:r>
      <w:r w:rsidR="003827FF">
        <w:rPr>
          <w:sz w:val="28"/>
          <w:szCs w:val="28"/>
          <w:lang w:eastAsia="en-US"/>
        </w:rPr>
        <w:t xml:space="preserve">некорректных данных или отсутствии необходимых данных для расчетов в Системе, </w:t>
      </w:r>
      <w:r>
        <w:rPr>
          <w:sz w:val="28"/>
          <w:szCs w:val="28"/>
          <w:lang w:eastAsia="en-US"/>
        </w:rPr>
        <w:t xml:space="preserve">должно </w:t>
      </w:r>
      <w:r w:rsidR="003827FF">
        <w:rPr>
          <w:sz w:val="28"/>
          <w:szCs w:val="28"/>
          <w:lang w:eastAsia="en-US"/>
        </w:rPr>
        <w:t>формироваться информационное</w:t>
      </w:r>
      <w:r>
        <w:rPr>
          <w:sz w:val="28"/>
          <w:szCs w:val="28"/>
          <w:lang w:eastAsia="en-US"/>
        </w:rPr>
        <w:t xml:space="preserve"> окн</w:t>
      </w:r>
      <w:r w:rsidR="003827FF">
        <w:rPr>
          <w:sz w:val="28"/>
          <w:szCs w:val="28"/>
          <w:lang w:eastAsia="en-US"/>
        </w:rPr>
        <w:t>о</w:t>
      </w:r>
      <w:r>
        <w:rPr>
          <w:sz w:val="28"/>
          <w:szCs w:val="28"/>
          <w:lang w:eastAsia="en-US"/>
        </w:rPr>
        <w:t xml:space="preserve"> с кратким описанием результата проверки данных.   </w:t>
      </w:r>
    </w:p>
    <w:p w:rsidR="00B85579" w:rsidRDefault="00B85579" w:rsidP="002F7C62">
      <w:pPr>
        <w:ind w:firstLine="567"/>
        <w:jc w:val="both"/>
        <w:rPr>
          <w:sz w:val="28"/>
          <w:szCs w:val="28"/>
          <w:lang w:eastAsia="en-US"/>
        </w:rPr>
      </w:pPr>
    </w:p>
    <w:p w:rsidR="00B85579" w:rsidRPr="00AD0F79" w:rsidRDefault="00B85579" w:rsidP="00B85579">
      <w:pPr>
        <w:pStyle w:val="3"/>
      </w:pPr>
      <w:bookmarkStart w:id="62" w:name="_Toc62584547"/>
      <w:bookmarkStart w:id="63" w:name="_Toc79736833"/>
      <w:r w:rsidRPr="00106E27">
        <w:t>Требования к Модулю ручного ввода данных</w:t>
      </w:r>
      <w:bookmarkEnd w:id="62"/>
      <w:bookmarkEnd w:id="63"/>
      <w:r w:rsidRPr="00106E27">
        <w:t xml:space="preserve"> </w:t>
      </w:r>
    </w:p>
    <w:p w:rsidR="00B85579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Системе </w:t>
      </w:r>
      <w:r w:rsidR="002536BB">
        <w:rPr>
          <w:sz w:val="28"/>
          <w:szCs w:val="28"/>
        </w:rPr>
        <w:t xml:space="preserve">должны </w:t>
      </w:r>
      <w:r>
        <w:rPr>
          <w:sz w:val="28"/>
          <w:szCs w:val="28"/>
        </w:rPr>
        <w:t>быть реализованы формы для ручного ввода данных, используемых при расчете выполнения показателей премирования дежурно-диспетчерского персонала.</w:t>
      </w:r>
    </w:p>
    <w:p w:rsidR="00B85579" w:rsidRDefault="002536BB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</w:t>
      </w:r>
      <w:r w:rsidR="00B85579">
        <w:rPr>
          <w:sz w:val="28"/>
          <w:szCs w:val="28"/>
        </w:rPr>
        <w:t>всех формах должны быть предусмотрены возможности фильтрации</w:t>
      </w:r>
      <w:r w:rsidR="00B85579" w:rsidRPr="002F6342">
        <w:rPr>
          <w:sz w:val="28"/>
          <w:szCs w:val="28"/>
        </w:rPr>
        <w:t>,</w:t>
      </w:r>
      <w:r w:rsidR="00B85579">
        <w:rPr>
          <w:sz w:val="28"/>
          <w:szCs w:val="28"/>
        </w:rPr>
        <w:t xml:space="preserve"> поиска, сортировки табличных данных. </w:t>
      </w:r>
    </w:p>
    <w:p w:rsidR="00B85579" w:rsidRPr="00813BAF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Таблицы должны содержать строку «Итого» и «</w:t>
      </w:r>
      <w:r w:rsidR="005713FA">
        <w:rPr>
          <w:sz w:val="28"/>
          <w:szCs w:val="28"/>
        </w:rPr>
        <w:t>Наименование полей таблицы</w:t>
      </w:r>
      <w:r>
        <w:rPr>
          <w:sz w:val="28"/>
          <w:szCs w:val="28"/>
        </w:rPr>
        <w:t>»</w:t>
      </w:r>
      <w:r w:rsidR="002536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 </w:t>
      </w:r>
      <w:r w:rsidRPr="00813BAF">
        <w:rPr>
          <w:sz w:val="28"/>
          <w:szCs w:val="28"/>
        </w:rPr>
        <w:t>подлежат смещению при прокрутке строк таблицы.</w:t>
      </w:r>
    </w:p>
    <w:p w:rsidR="00B85579" w:rsidRPr="00813BAF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FF53CA">
        <w:rPr>
          <w:sz w:val="28"/>
          <w:szCs w:val="28"/>
        </w:rPr>
        <w:t>Корректировка данных возможна только для данных, вводимых вручную, до момента «закрытия» месяца</w:t>
      </w:r>
      <w:r w:rsidR="00FF53CA">
        <w:rPr>
          <w:sz w:val="28"/>
          <w:szCs w:val="28"/>
        </w:rPr>
        <w:t>.</w:t>
      </w:r>
    </w:p>
    <w:p w:rsidR="00B85579" w:rsidRPr="00813BAF" w:rsidRDefault="002536BB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Должн</w:t>
      </w:r>
      <w:r>
        <w:rPr>
          <w:sz w:val="28"/>
          <w:szCs w:val="28"/>
        </w:rPr>
        <w:t>а</w:t>
      </w:r>
      <w:r w:rsidRPr="00813BAF">
        <w:rPr>
          <w:sz w:val="28"/>
          <w:szCs w:val="28"/>
        </w:rPr>
        <w:t xml:space="preserve"> </w:t>
      </w:r>
      <w:r w:rsidR="00B85579" w:rsidRPr="00813BAF">
        <w:rPr>
          <w:sz w:val="28"/>
          <w:szCs w:val="28"/>
        </w:rPr>
        <w:t>быть реализована возможность ввода информации в зависимости от:</w:t>
      </w:r>
    </w:p>
    <w:p w:rsidR="00B85579" w:rsidRPr="00813BAF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- выбранного периода (смена, сутки, месяц</w:t>
      </w:r>
      <w:r w:rsidR="004702D8">
        <w:rPr>
          <w:sz w:val="28"/>
          <w:szCs w:val="28"/>
        </w:rPr>
        <w:t xml:space="preserve"> (квартал</w:t>
      </w:r>
      <w:r w:rsidRPr="00813BAF">
        <w:rPr>
          <w:sz w:val="28"/>
          <w:szCs w:val="28"/>
        </w:rPr>
        <w:t>);</w:t>
      </w:r>
    </w:p>
    <w:p w:rsidR="00B85579" w:rsidRPr="00813BAF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- выбранных фамилий диспетчеров (смен);</w:t>
      </w:r>
    </w:p>
    <w:p w:rsidR="00B85579" w:rsidRPr="00813BAF" w:rsidRDefault="00B85579" w:rsidP="00B85579">
      <w:pPr>
        <w:pStyle w:val="a7"/>
        <w:tabs>
          <w:tab w:val="left" w:pos="426"/>
        </w:tabs>
        <w:ind w:left="0" w:firstLine="567"/>
        <w:jc w:val="both"/>
        <w:rPr>
          <w:sz w:val="28"/>
          <w:szCs w:val="28"/>
        </w:rPr>
      </w:pPr>
      <w:r w:rsidRPr="00813BAF">
        <w:rPr>
          <w:sz w:val="28"/>
          <w:szCs w:val="28"/>
        </w:rPr>
        <w:t>- выбранн</w:t>
      </w:r>
      <w:r w:rsidR="00B05ED2">
        <w:rPr>
          <w:sz w:val="28"/>
          <w:szCs w:val="28"/>
        </w:rPr>
        <w:t>ого</w:t>
      </w:r>
      <w:r w:rsidRPr="00813BAF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</w:t>
      </w:r>
      <w:r w:rsidR="00B05ED2">
        <w:rPr>
          <w:sz w:val="28"/>
          <w:szCs w:val="28"/>
        </w:rPr>
        <w:t>ого</w:t>
      </w:r>
      <w:r>
        <w:rPr>
          <w:sz w:val="28"/>
          <w:szCs w:val="28"/>
        </w:rPr>
        <w:t xml:space="preserve"> </w:t>
      </w:r>
      <w:r w:rsidR="00B05ED2">
        <w:rPr>
          <w:sz w:val="28"/>
          <w:szCs w:val="28"/>
        </w:rPr>
        <w:t xml:space="preserve">полигона </w:t>
      </w:r>
      <w:r w:rsidRPr="00813BAF">
        <w:rPr>
          <w:sz w:val="28"/>
          <w:szCs w:val="28"/>
        </w:rPr>
        <w:t>(</w:t>
      </w:r>
      <w:r>
        <w:rPr>
          <w:sz w:val="28"/>
          <w:szCs w:val="28"/>
        </w:rPr>
        <w:t xml:space="preserve">участок, узел, </w:t>
      </w:r>
      <w:r w:rsidR="000D3846">
        <w:rPr>
          <w:sz w:val="28"/>
          <w:szCs w:val="28"/>
        </w:rPr>
        <w:t xml:space="preserve">отделение, </w:t>
      </w:r>
      <w:r w:rsidRPr="00813BAF">
        <w:rPr>
          <w:sz w:val="28"/>
          <w:szCs w:val="28"/>
        </w:rPr>
        <w:t>район управления</w:t>
      </w:r>
      <w:r w:rsidR="000D3846">
        <w:rPr>
          <w:sz w:val="28"/>
          <w:szCs w:val="28"/>
        </w:rPr>
        <w:t>, дорога</w:t>
      </w:r>
      <w:r w:rsidRPr="00813BAF">
        <w:rPr>
          <w:sz w:val="28"/>
          <w:szCs w:val="28"/>
        </w:rPr>
        <w:t>).</w:t>
      </w:r>
    </w:p>
    <w:p w:rsidR="00B85579" w:rsidRPr="000E63F2" w:rsidRDefault="00B85579" w:rsidP="002F7C62">
      <w:pPr>
        <w:ind w:firstLine="567"/>
        <w:jc w:val="both"/>
        <w:rPr>
          <w:sz w:val="28"/>
          <w:szCs w:val="28"/>
          <w:lang w:eastAsia="en-US"/>
        </w:rPr>
      </w:pPr>
    </w:p>
    <w:p w:rsidR="00DE7CFB" w:rsidRPr="007B112D" w:rsidRDefault="00DE7CFB" w:rsidP="00A13501">
      <w:pPr>
        <w:pStyle w:val="2"/>
      </w:pPr>
      <w:bookmarkStart w:id="64" w:name="_Toc62561836"/>
      <w:bookmarkStart w:id="65" w:name="_Toc62561837"/>
      <w:bookmarkStart w:id="66" w:name="_Toc62561838"/>
      <w:bookmarkStart w:id="67" w:name="_Toc62561839"/>
      <w:bookmarkStart w:id="68" w:name="_Toc62561840"/>
      <w:bookmarkStart w:id="69" w:name="_Toc62561841"/>
      <w:bookmarkStart w:id="70" w:name="_Toc62561842"/>
      <w:bookmarkStart w:id="71" w:name="_Toc62561843"/>
      <w:bookmarkStart w:id="72" w:name="_Toc62561844"/>
      <w:bookmarkStart w:id="73" w:name="_Toc62584550"/>
      <w:bookmarkStart w:id="74" w:name="_Toc79736834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 w:rsidRPr="007B112D">
        <w:t xml:space="preserve">Требования к </w:t>
      </w:r>
      <w:r>
        <w:t>Модулю</w:t>
      </w:r>
      <w:r w:rsidRPr="007B112D">
        <w:t xml:space="preserve"> итогового расчёта показателей</w:t>
      </w:r>
      <w:bookmarkEnd w:id="73"/>
      <w:bookmarkEnd w:id="74"/>
    </w:p>
    <w:p w:rsidR="00DE7CFB" w:rsidRPr="00813BAF" w:rsidRDefault="00DE7CFB" w:rsidP="00DE7CFB">
      <w:pPr>
        <w:ind w:firstLine="426"/>
        <w:jc w:val="both"/>
      </w:pPr>
      <w:r>
        <w:rPr>
          <w:sz w:val="28"/>
          <w:szCs w:val="28"/>
        </w:rPr>
        <w:t>Модуль</w:t>
      </w:r>
      <w:r w:rsidRPr="003D09F8">
        <w:rPr>
          <w:sz w:val="28"/>
          <w:szCs w:val="28"/>
        </w:rPr>
        <w:t xml:space="preserve"> долж</w:t>
      </w:r>
      <w:r>
        <w:rPr>
          <w:sz w:val="28"/>
          <w:szCs w:val="28"/>
        </w:rPr>
        <w:t>е</w:t>
      </w:r>
      <w:r w:rsidRPr="003D09F8">
        <w:rPr>
          <w:sz w:val="28"/>
          <w:szCs w:val="28"/>
        </w:rPr>
        <w:t>н обеспечивать полный расчёт всех показателей работы диспетчерского персонала</w:t>
      </w:r>
      <w:r>
        <w:rPr>
          <w:sz w:val="28"/>
          <w:szCs w:val="28"/>
        </w:rPr>
        <w:t xml:space="preserve"> и процент премирования</w:t>
      </w:r>
      <w:r w:rsidRPr="003D09F8">
        <w:rPr>
          <w:sz w:val="28"/>
          <w:szCs w:val="28"/>
        </w:rPr>
        <w:t>.</w:t>
      </w:r>
    </w:p>
    <w:p w:rsidR="00DE7CFB" w:rsidRPr="0080660E" w:rsidRDefault="00DE7CFB" w:rsidP="00DE7CFB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80660E">
        <w:rPr>
          <w:sz w:val="28"/>
          <w:szCs w:val="28"/>
        </w:rPr>
        <w:t xml:space="preserve">олжен быть реализован </w:t>
      </w:r>
      <w:r>
        <w:rPr>
          <w:sz w:val="28"/>
          <w:szCs w:val="28"/>
        </w:rPr>
        <w:t>контроль</w:t>
      </w:r>
      <w:r w:rsidRPr="0080660E">
        <w:rPr>
          <w:sz w:val="28"/>
          <w:szCs w:val="28"/>
        </w:rPr>
        <w:t xml:space="preserve"> правильности </w:t>
      </w:r>
      <w:r>
        <w:rPr>
          <w:sz w:val="28"/>
          <w:szCs w:val="28"/>
        </w:rPr>
        <w:t>и полноты введённой информации (</w:t>
      </w:r>
      <w:r w:rsidRPr="00D21433">
        <w:rPr>
          <w:sz w:val="28"/>
          <w:szCs w:val="28"/>
        </w:rPr>
        <w:t>п.</w:t>
      </w:r>
      <w:r w:rsidR="008C7325">
        <w:rPr>
          <w:sz w:val="28"/>
          <w:szCs w:val="28"/>
        </w:rPr>
        <w:t>5.</w:t>
      </w:r>
      <w:r w:rsidR="00812071">
        <w:rPr>
          <w:sz w:val="28"/>
          <w:szCs w:val="28"/>
        </w:rPr>
        <w:t>9</w:t>
      </w:r>
      <w:r w:rsidR="008C7325">
        <w:rPr>
          <w:sz w:val="28"/>
          <w:szCs w:val="28"/>
        </w:rPr>
        <w:t>.2</w:t>
      </w:r>
      <w:r>
        <w:rPr>
          <w:sz w:val="28"/>
          <w:szCs w:val="28"/>
        </w:rPr>
        <w:t>).</w:t>
      </w:r>
    </w:p>
    <w:p w:rsidR="00DE7CFB" w:rsidRDefault="00DE7CFB" w:rsidP="00DE7CFB">
      <w:pPr>
        <w:ind w:firstLine="426"/>
        <w:jc w:val="both"/>
      </w:pPr>
      <w:r>
        <w:rPr>
          <w:sz w:val="28"/>
          <w:szCs w:val="28"/>
        </w:rPr>
        <w:t xml:space="preserve">По результатам расчёта </w:t>
      </w:r>
      <w:r w:rsidR="00A34FA2">
        <w:rPr>
          <w:sz w:val="28"/>
          <w:szCs w:val="28"/>
        </w:rPr>
        <w:t>С</w:t>
      </w:r>
      <w:r>
        <w:rPr>
          <w:sz w:val="28"/>
          <w:szCs w:val="28"/>
        </w:rPr>
        <w:t xml:space="preserve">истема должна формировать все необходимые отчётные формы. </w:t>
      </w:r>
    </w:p>
    <w:p w:rsidR="00DE7CFB" w:rsidRPr="00813BAF" w:rsidRDefault="00DE7CFB" w:rsidP="00DE7CFB">
      <w:pPr>
        <w:ind w:left="567" w:firstLine="141"/>
      </w:pPr>
    </w:p>
    <w:p w:rsidR="00B47015" w:rsidRDefault="007201C2" w:rsidP="004E1190">
      <w:pPr>
        <w:pStyle w:val="1"/>
      </w:pPr>
      <w:bookmarkStart w:id="75" w:name="_Toc79736835"/>
      <w:r>
        <w:t>Требования к порядку р</w:t>
      </w:r>
      <w:r w:rsidR="004E1190">
        <w:t>асчет</w:t>
      </w:r>
      <w:r>
        <w:t>а</w:t>
      </w:r>
      <w:r w:rsidR="004E1190">
        <w:t xml:space="preserve"> показателей</w:t>
      </w:r>
      <w:bookmarkEnd w:id="75"/>
    </w:p>
    <w:p w:rsidR="00C1332E" w:rsidRPr="00C1332E" w:rsidRDefault="00C1332E" w:rsidP="00A13501">
      <w:pPr>
        <w:pStyle w:val="2"/>
      </w:pPr>
      <w:bookmarkStart w:id="76" w:name="_Toc79736836"/>
      <w:r>
        <w:t>Общие условия</w:t>
      </w:r>
      <w:r w:rsidR="009F73FF">
        <w:t xml:space="preserve"> порядка расчета</w:t>
      </w:r>
      <w:bookmarkEnd w:id="76"/>
    </w:p>
    <w:p w:rsidR="00052365" w:rsidRPr="00052365" w:rsidRDefault="00052365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 w:rsidRPr="00052365">
        <w:rPr>
          <w:sz w:val="28"/>
          <w:szCs w:val="28"/>
        </w:rPr>
        <w:t xml:space="preserve">При расчете показателей </w:t>
      </w:r>
      <w:r w:rsidR="00606448">
        <w:rPr>
          <w:sz w:val="28"/>
          <w:szCs w:val="28"/>
        </w:rPr>
        <w:t>за сме</w:t>
      </w:r>
      <w:r w:rsidRPr="00052365">
        <w:rPr>
          <w:sz w:val="28"/>
          <w:szCs w:val="28"/>
        </w:rPr>
        <w:t>н</w:t>
      </w:r>
      <w:r w:rsidR="00606448">
        <w:rPr>
          <w:sz w:val="28"/>
          <w:szCs w:val="28"/>
        </w:rPr>
        <w:t>у</w:t>
      </w:r>
      <w:r w:rsidRPr="00052365">
        <w:rPr>
          <w:sz w:val="28"/>
          <w:szCs w:val="28"/>
        </w:rPr>
        <w:t>, за расчетный период времени смены принимается:</w:t>
      </w:r>
    </w:p>
    <w:p w:rsidR="00052365" w:rsidRPr="00C90006" w:rsidRDefault="00052365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 w:rsidRPr="00C90006">
        <w:rPr>
          <w:sz w:val="28"/>
          <w:szCs w:val="28"/>
        </w:rPr>
        <w:t xml:space="preserve">- </w:t>
      </w:r>
      <w:r w:rsidRPr="00106B14">
        <w:rPr>
          <w:sz w:val="28"/>
          <w:szCs w:val="28"/>
        </w:rPr>
        <w:t>с 08.</w:t>
      </w:r>
      <w:r w:rsidR="00E859FB" w:rsidRPr="00106B14">
        <w:rPr>
          <w:sz w:val="28"/>
          <w:szCs w:val="28"/>
        </w:rPr>
        <w:t xml:space="preserve">01 </w:t>
      </w:r>
      <w:r w:rsidRPr="00106B14">
        <w:rPr>
          <w:sz w:val="28"/>
          <w:szCs w:val="28"/>
        </w:rPr>
        <w:t xml:space="preserve">до </w:t>
      </w:r>
      <w:r w:rsidR="00E859FB" w:rsidRPr="00106B14">
        <w:rPr>
          <w:sz w:val="28"/>
          <w:szCs w:val="28"/>
        </w:rPr>
        <w:t>20</w:t>
      </w:r>
      <w:r w:rsidRPr="00106B14">
        <w:rPr>
          <w:sz w:val="28"/>
          <w:szCs w:val="28"/>
        </w:rPr>
        <w:t>.</w:t>
      </w:r>
      <w:r w:rsidR="00E859FB" w:rsidRPr="00106B14">
        <w:rPr>
          <w:sz w:val="28"/>
          <w:szCs w:val="28"/>
        </w:rPr>
        <w:t xml:space="preserve">00 </w:t>
      </w:r>
      <w:r w:rsidRPr="00106B14">
        <w:rPr>
          <w:sz w:val="28"/>
          <w:szCs w:val="28"/>
        </w:rPr>
        <w:t>– дневная смена;</w:t>
      </w:r>
    </w:p>
    <w:p w:rsidR="00052365" w:rsidRPr="00052365" w:rsidRDefault="00052365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 w:rsidRPr="00106B14">
        <w:rPr>
          <w:sz w:val="28"/>
          <w:szCs w:val="28"/>
        </w:rPr>
        <w:t>- с 20.</w:t>
      </w:r>
      <w:r w:rsidR="00E859FB" w:rsidRPr="00106B14">
        <w:rPr>
          <w:sz w:val="28"/>
          <w:szCs w:val="28"/>
        </w:rPr>
        <w:t xml:space="preserve">01 </w:t>
      </w:r>
      <w:r w:rsidRPr="00106B14">
        <w:rPr>
          <w:sz w:val="28"/>
          <w:szCs w:val="28"/>
        </w:rPr>
        <w:t xml:space="preserve">до </w:t>
      </w:r>
      <w:r w:rsidR="00106E27">
        <w:rPr>
          <w:sz w:val="28"/>
          <w:szCs w:val="28"/>
        </w:rPr>
        <w:t>0</w:t>
      </w:r>
      <w:r w:rsidR="00E859FB" w:rsidRPr="00106B14">
        <w:rPr>
          <w:sz w:val="28"/>
          <w:szCs w:val="28"/>
        </w:rPr>
        <w:t>8</w:t>
      </w:r>
      <w:r w:rsidRPr="00106B14">
        <w:rPr>
          <w:sz w:val="28"/>
          <w:szCs w:val="28"/>
        </w:rPr>
        <w:t>.</w:t>
      </w:r>
      <w:r w:rsidR="00E859FB" w:rsidRPr="00C90006">
        <w:rPr>
          <w:sz w:val="28"/>
          <w:szCs w:val="28"/>
        </w:rPr>
        <w:t xml:space="preserve">00 </w:t>
      </w:r>
      <w:r w:rsidRPr="00C90006">
        <w:rPr>
          <w:sz w:val="28"/>
          <w:szCs w:val="28"/>
        </w:rPr>
        <w:t>– ночная</w:t>
      </w:r>
      <w:r w:rsidRPr="00052365">
        <w:rPr>
          <w:sz w:val="28"/>
          <w:szCs w:val="28"/>
        </w:rPr>
        <w:t xml:space="preserve"> смена.</w:t>
      </w:r>
      <w:r w:rsidR="002536BB">
        <w:rPr>
          <w:sz w:val="28"/>
          <w:szCs w:val="28"/>
        </w:rPr>
        <w:t xml:space="preserve"> </w:t>
      </w:r>
    </w:p>
    <w:p w:rsidR="00444369" w:rsidRDefault="00444369" w:rsidP="00D21433">
      <w:pPr>
        <w:ind w:firstLine="567"/>
        <w:jc w:val="both"/>
      </w:pPr>
      <w:r>
        <w:rPr>
          <w:sz w:val="28"/>
          <w:szCs w:val="28"/>
        </w:rPr>
        <w:t xml:space="preserve">При получении данных из </w:t>
      </w:r>
      <w:r w:rsidRPr="00444369">
        <w:rPr>
          <w:sz w:val="28"/>
          <w:szCs w:val="28"/>
        </w:rPr>
        <w:t xml:space="preserve">файлов, </w:t>
      </w:r>
      <w:r>
        <w:rPr>
          <w:sz w:val="28"/>
          <w:szCs w:val="28"/>
        </w:rPr>
        <w:t>р</w:t>
      </w:r>
      <w:r w:rsidRPr="00444369">
        <w:rPr>
          <w:sz w:val="28"/>
          <w:szCs w:val="28"/>
        </w:rPr>
        <w:t xml:space="preserve">азбор файлов в Системе должен производится каждые сутки, </w:t>
      </w:r>
      <w:r w:rsidR="00266F9D" w:rsidRPr="00444369">
        <w:rPr>
          <w:sz w:val="28"/>
          <w:szCs w:val="28"/>
        </w:rPr>
        <w:t>следующ</w:t>
      </w:r>
      <w:r w:rsidR="00266F9D">
        <w:rPr>
          <w:sz w:val="28"/>
          <w:szCs w:val="28"/>
        </w:rPr>
        <w:t>ие</w:t>
      </w:r>
      <w:r w:rsidR="00266F9D" w:rsidRPr="00444369">
        <w:rPr>
          <w:sz w:val="28"/>
          <w:szCs w:val="28"/>
        </w:rPr>
        <w:t xml:space="preserve"> </w:t>
      </w:r>
      <w:r w:rsidRPr="00444369">
        <w:rPr>
          <w:sz w:val="28"/>
          <w:szCs w:val="28"/>
        </w:rPr>
        <w:t>за расчетным</w:t>
      </w:r>
      <w:r w:rsidR="00266F9D">
        <w:rPr>
          <w:sz w:val="28"/>
          <w:szCs w:val="28"/>
        </w:rPr>
        <w:t>и</w:t>
      </w:r>
      <w:r w:rsidR="00106E27">
        <w:rPr>
          <w:sz w:val="28"/>
          <w:szCs w:val="28"/>
        </w:rPr>
        <w:t>,</w:t>
      </w:r>
      <w:r w:rsidRPr="00444369">
        <w:rPr>
          <w:sz w:val="28"/>
          <w:szCs w:val="28"/>
        </w:rPr>
        <w:t xml:space="preserve"> после обновления данных.</w:t>
      </w:r>
    </w:p>
    <w:p w:rsidR="00B07A8B" w:rsidRDefault="00B05ED2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у</w:t>
      </w:r>
      <w:r w:rsidR="000D3846">
        <w:rPr>
          <w:sz w:val="28"/>
          <w:szCs w:val="28"/>
        </w:rPr>
        <w:t xml:space="preserve">словия расчета показателей </w:t>
      </w:r>
      <w:r>
        <w:rPr>
          <w:sz w:val="28"/>
          <w:szCs w:val="28"/>
        </w:rPr>
        <w:t>приведенных</w:t>
      </w:r>
      <w:r w:rsidR="000D3846">
        <w:rPr>
          <w:sz w:val="28"/>
          <w:szCs w:val="28"/>
        </w:rPr>
        <w:t xml:space="preserve"> в</w:t>
      </w:r>
      <w:r w:rsidR="00B07A8B">
        <w:rPr>
          <w:sz w:val="28"/>
          <w:szCs w:val="28"/>
        </w:rPr>
        <w:t xml:space="preserve"> п. 3.1 – 3.5 Приложения 2:</w:t>
      </w:r>
    </w:p>
    <w:p w:rsidR="00C012DD" w:rsidRDefault="00B07A8B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в случаях, когда пропущенный по участку поезд относится к двум или более категориям, при расчете размера премии такой поезд для каждого работника учитывают единожды и относят к той категории поездов, за которую предусмотрено начисление наибольшего размера премии (в %);</w:t>
      </w:r>
    </w:p>
    <w:p w:rsidR="00B07A8B" w:rsidRPr="00052365" w:rsidRDefault="00B07A8B" w:rsidP="00C012DD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случае проследования поезда по участку в период времени, совпадающий с переходом из одной диспетчерской смены в другую, данный поезд идет в учет </w:t>
      </w:r>
      <w:r>
        <w:rPr>
          <w:sz w:val="30"/>
          <w:szCs w:val="30"/>
        </w:rPr>
        <w:t xml:space="preserve">ДНЦ </w:t>
      </w:r>
      <w:r>
        <w:rPr>
          <w:sz w:val="28"/>
          <w:szCs w:val="28"/>
        </w:rPr>
        <w:t>(участковому) обеих смен.</w:t>
      </w:r>
    </w:p>
    <w:p w:rsidR="009F739E" w:rsidRDefault="009F739E" w:rsidP="005D1715">
      <w:pPr>
        <w:ind w:firstLine="567"/>
        <w:jc w:val="both"/>
      </w:pPr>
    </w:p>
    <w:p w:rsidR="009F739E" w:rsidRDefault="009F73FF" w:rsidP="00A13501">
      <w:pPr>
        <w:pStyle w:val="2"/>
      </w:pPr>
      <w:bookmarkStart w:id="77" w:name="_Toc79736837"/>
      <w:r>
        <w:lastRenderedPageBreak/>
        <w:t>Требования к д</w:t>
      </w:r>
      <w:r w:rsidR="009F739E">
        <w:t>анны</w:t>
      </w:r>
      <w:r>
        <w:t>м</w:t>
      </w:r>
      <w:r w:rsidR="009F739E">
        <w:t xml:space="preserve"> для расчета</w:t>
      </w:r>
      <w:bookmarkEnd w:id="77"/>
    </w:p>
    <w:p w:rsidR="00993490" w:rsidRDefault="00993490" w:rsidP="008E631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Порядок получения данных из ГИД Неман, ИАС ПУР ГП</w:t>
      </w:r>
      <w:r w:rsidR="00106E27">
        <w:rPr>
          <w:sz w:val="28"/>
          <w:szCs w:val="28"/>
        </w:rPr>
        <w:t>,</w:t>
      </w:r>
      <w:r>
        <w:rPr>
          <w:sz w:val="28"/>
          <w:szCs w:val="28"/>
        </w:rPr>
        <w:t xml:space="preserve"> порядок определения станций отправления с (на) участок</w:t>
      </w:r>
      <w:r w:rsidR="00106E27">
        <w:rPr>
          <w:sz w:val="28"/>
          <w:szCs w:val="28"/>
        </w:rPr>
        <w:t>/</w:t>
      </w:r>
      <w:r>
        <w:rPr>
          <w:sz w:val="28"/>
          <w:szCs w:val="28"/>
        </w:rPr>
        <w:t>узел, время нахождения поезда на участке</w:t>
      </w:r>
      <w:r w:rsidR="00106E27">
        <w:rPr>
          <w:sz w:val="28"/>
          <w:szCs w:val="28"/>
        </w:rPr>
        <w:t>/</w:t>
      </w:r>
      <w:r>
        <w:rPr>
          <w:sz w:val="28"/>
          <w:szCs w:val="28"/>
        </w:rPr>
        <w:t>узле, случаи исключения, применяемые при расчетах</w:t>
      </w:r>
      <w:r w:rsidR="009F73FF">
        <w:rPr>
          <w:sz w:val="28"/>
          <w:szCs w:val="28"/>
        </w:rPr>
        <w:t xml:space="preserve"> должны соответствовать порядку</w:t>
      </w:r>
      <w:r>
        <w:rPr>
          <w:sz w:val="28"/>
          <w:szCs w:val="28"/>
        </w:rPr>
        <w:t xml:space="preserve"> </w:t>
      </w:r>
      <w:r w:rsidR="009F73FF">
        <w:rPr>
          <w:sz w:val="28"/>
          <w:szCs w:val="28"/>
        </w:rPr>
        <w:t>приведённому</w:t>
      </w:r>
      <w:r>
        <w:rPr>
          <w:sz w:val="28"/>
          <w:szCs w:val="28"/>
        </w:rPr>
        <w:t xml:space="preserve"> в </w:t>
      </w:r>
      <w:r w:rsidRPr="00D21433">
        <w:rPr>
          <w:sz w:val="28"/>
          <w:szCs w:val="28"/>
        </w:rPr>
        <w:t xml:space="preserve">Приложении </w:t>
      </w:r>
      <w:r w:rsidR="00D21433" w:rsidRPr="00D21433">
        <w:rPr>
          <w:sz w:val="28"/>
          <w:szCs w:val="28"/>
        </w:rPr>
        <w:t>3</w:t>
      </w:r>
      <w:r w:rsidR="002C25D8" w:rsidRPr="00D21433">
        <w:rPr>
          <w:sz w:val="28"/>
          <w:szCs w:val="28"/>
        </w:rPr>
        <w:t xml:space="preserve"> «Порядок определения данных для расчета»</w:t>
      </w:r>
      <w:r w:rsidRPr="00D21433">
        <w:rPr>
          <w:sz w:val="28"/>
          <w:szCs w:val="28"/>
        </w:rPr>
        <w:t>.</w:t>
      </w:r>
    </w:p>
    <w:p w:rsidR="009F739E" w:rsidRDefault="00621258" w:rsidP="008E631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9929BC">
        <w:rPr>
          <w:sz w:val="28"/>
          <w:szCs w:val="28"/>
        </w:rPr>
        <w:t>анны</w:t>
      </w:r>
      <w:r>
        <w:rPr>
          <w:sz w:val="28"/>
          <w:szCs w:val="28"/>
        </w:rPr>
        <w:t>е</w:t>
      </w:r>
      <w:r w:rsidR="009929BC">
        <w:rPr>
          <w:sz w:val="28"/>
          <w:szCs w:val="28"/>
        </w:rPr>
        <w:t xml:space="preserve"> используемы</w:t>
      </w:r>
      <w:r>
        <w:rPr>
          <w:sz w:val="28"/>
          <w:szCs w:val="28"/>
        </w:rPr>
        <w:t>е</w:t>
      </w:r>
      <w:r w:rsidR="009929BC">
        <w:rPr>
          <w:sz w:val="28"/>
          <w:szCs w:val="28"/>
        </w:rPr>
        <w:t xml:space="preserve"> при расчете </w:t>
      </w:r>
      <w:r>
        <w:rPr>
          <w:sz w:val="28"/>
          <w:szCs w:val="28"/>
        </w:rPr>
        <w:t xml:space="preserve">каждого </w:t>
      </w:r>
      <w:r w:rsidR="009929BC">
        <w:rPr>
          <w:sz w:val="28"/>
          <w:szCs w:val="28"/>
        </w:rPr>
        <w:t>показател</w:t>
      </w:r>
      <w:r>
        <w:rPr>
          <w:sz w:val="28"/>
          <w:szCs w:val="28"/>
        </w:rPr>
        <w:t>я</w:t>
      </w:r>
      <w:r w:rsidR="009929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расчетный период </w:t>
      </w:r>
      <w:r w:rsidR="009929BC">
        <w:rPr>
          <w:sz w:val="28"/>
          <w:szCs w:val="28"/>
        </w:rPr>
        <w:t>формируются</w:t>
      </w:r>
      <w:r>
        <w:rPr>
          <w:sz w:val="28"/>
          <w:szCs w:val="28"/>
        </w:rPr>
        <w:t xml:space="preserve"> из общего массива данных, полученного из ГИД Неман, ИАС ПУР ГП </w:t>
      </w:r>
      <w:r w:rsidR="008D5518">
        <w:rPr>
          <w:sz w:val="28"/>
          <w:szCs w:val="28"/>
        </w:rPr>
        <w:t xml:space="preserve">(Архив подсистемы оперативного расчета) </w:t>
      </w:r>
      <w:r>
        <w:rPr>
          <w:sz w:val="28"/>
          <w:szCs w:val="28"/>
        </w:rPr>
        <w:t>и данных</w:t>
      </w:r>
      <w:r w:rsidR="00106E27">
        <w:rPr>
          <w:sz w:val="28"/>
          <w:szCs w:val="28"/>
        </w:rPr>
        <w:t>,</w:t>
      </w:r>
      <w:r>
        <w:rPr>
          <w:sz w:val="28"/>
          <w:szCs w:val="28"/>
        </w:rPr>
        <w:t xml:space="preserve"> вводимых вручную.</w:t>
      </w:r>
      <w:r w:rsidR="009929BC">
        <w:rPr>
          <w:sz w:val="28"/>
          <w:szCs w:val="28"/>
        </w:rPr>
        <w:t xml:space="preserve"> </w:t>
      </w:r>
    </w:p>
    <w:p w:rsidR="004735B2" w:rsidRDefault="00D27814" w:rsidP="00A5063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рассчитываемых показателей, </w:t>
      </w:r>
      <w:r w:rsidR="00C6683F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расчета в Системе приведен в Приложении </w:t>
      </w:r>
      <w:r w:rsidR="00D21433" w:rsidRPr="00D2143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D21433" w:rsidRDefault="00D21433" w:rsidP="00A50638">
      <w:pPr>
        <w:ind w:firstLine="567"/>
        <w:jc w:val="both"/>
        <w:rPr>
          <w:sz w:val="28"/>
          <w:szCs w:val="28"/>
        </w:rPr>
      </w:pPr>
    </w:p>
    <w:p w:rsidR="00B61CED" w:rsidRPr="00D321D0" w:rsidRDefault="00B61CED" w:rsidP="00B61CED">
      <w:pPr>
        <w:pStyle w:val="1"/>
      </w:pPr>
      <w:bookmarkStart w:id="78" w:name="_Toc79736838"/>
      <w:bookmarkStart w:id="79" w:name="_Toc62584555"/>
      <w:r>
        <w:t>Требования к интерфейсу Системы</w:t>
      </w:r>
      <w:bookmarkEnd w:id="78"/>
    </w:p>
    <w:p w:rsidR="00B61CED" w:rsidRDefault="00B61CED" w:rsidP="00A13501">
      <w:pPr>
        <w:pStyle w:val="2"/>
      </w:pPr>
      <w:bookmarkStart w:id="80" w:name="_Toc79736839"/>
      <w:r>
        <w:t>Требования к интерфейсу пользователя</w:t>
      </w:r>
      <w:bookmarkEnd w:id="80"/>
      <w:r>
        <w:t xml:space="preserve"> 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запуска Системы осуществляется переход в форму «Авторизация пользователя». Вход в систему должен осуществляться путем ввода личного логина и пароля.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</w:t>
      </w:r>
      <w:r w:rsidRPr="0031340C">
        <w:rPr>
          <w:sz w:val="28"/>
          <w:szCs w:val="28"/>
        </w:rPr>
        <w:t xml:space="preserve"> </w:t>
      </w:r>
      <w:r w:rsidRPr="00D21433">
        <w:rPr>
          <w:sz w:val="28"/>
          <w:szCs w:val="28"/>
        </w:rPr>
        <w:t>«Главного меню» должны</w:t>
      </w:r>
      <w:r>
        <w:rPr>
          <w:sz w:val="28"/>
          <w:szCs w:val="28"/>
        </w:rPr>
        <w:t xml:space="preserve"> осуществляться переходы на: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перечень всех должностей диспетчерского аппарата</w:t>
      </w:r>
      <w:r w:rsidR="00106E27">
        <w:rPr>
          <w:sz w:val="28"/>
          <w:szCs w:val="28"/>
        </w:rPr>
        <w:t>,</w:t>
      </w:r>
      <w:r>
        <w:rPr>
          <w:sz w:val="28"/>
          <w:szCs w:val="28"/>
        </w:rPr>
        <w:t xml:space="preserve"> для которых осуществляется расчет процента премирования;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форму «График дежурств»;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форму «Ручного ввода показателей» за смену, сутки, месяц</w:t>
      </w:r>
      <w:r w:rsidR="0043144E" w:rsidRPr="00D21433">
        <w:rPr>
          <w:sz w:val="28"/>
          <w:szCs w:val="28"/>
        </w:rPr>
        <w:t>, квартал</w:t>
      </w:r>
      <w:r>
        <w:rPr>
          <w:sz w:val="28"/>
          <w:szCs w:val="28"/>
        </w:rPr>
        <w:t>;</w:t>
      </w:r>
    </w:p>
    <w:p w:rsidR="005B3338" w:rsidRDefault="00B61CED" w:rsidP="00C90006">
      <w:pPr>
        <w:ind w:firstLine="567"/>
        <w:jc w:val="both"/>
        <w:rPr>
          <w:sz w:val="28"/>
          <w:szCs w:val="28"/>
        </w:rPr>
      </w:pPr>
      <w:r w:rsidRPr="00C90006">
        <w:rPr>
          <w:sz w:val="28"/>
          <w:szCs w:val="28"/>
        </w:rPr>
        <w:t>- форм</w:t>
      </w:r>
      <w:r w:rsidR="00106E27">
        <w:rPr>
          <w:sz w:val="28"/>
          <w:szCs w:val="28"/>
        </w:rPr>
        <w:t>у</w:t>
      </w:r>
      <w:r w:rsidRPr="00C90006">
        <w:rPr>
          <w:sz w:val="28"/>
          <w:szCs w:val="28"/>
        </w:rPr>
        <w:t xml:space="preserve"> «НСИ Системы».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</w:p>
    <w:p w:rsidR="00B61CED" w:rsidRDefault="00B61CED" w:rsidP="00B61CED">
      <w:pPr>
        <w:pStyle w:val="3"/>
      </w:pPr>
      <w:bookmarkStart w:id="81" w:name="_Toc79736840"/>
      <w:r>
        <w:t>Форма «Итоговый отчет»</w:t>
      </w:r>
      <w:bookmarkEnd w:id="81"/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 на форму </w:t>
      </w:r>
      <w:r w:rsidRPr="00D21433">
        <w:rPr>
          <w:sz w:val="28"/>
          <w:szCs w:val="28"/>
        </w:rPr>
        <w:t>«Итогового отчета»</w:t>
      </w:r>
      <w:r w:rsidR="008D5518" w:rsidRPr="008D5518">
        <w:rPr>
          <w:sz w:val="28"/>
          <w:szCs w:val="28"/>
        </w:rPr>
        <w:t xml:space="preserve"> </w:t>
      </w:r>
      <w:r w:rsidR="008D5518">
        <w:rPr>
          <w:sz w:val="28"/>
          <w:szCs w:val="28"/>
        </w:rPr>
        <w:t xml:space="preserve">(рисунок </w:t>
      </w:r>
      <w:r w:rsidR="00D21433" w:rsidRPr="00D21433">
        <w:rPr>
          <w:sz w:val="28"/>
          <w:szCs w:val="28"/>
        </w:rPr>
        <w:t>2</w:t>
      </w:r>
      <w:r w:rsidR="008D5518">
        <w:rPr>
          <w:sz w:val="28"/>
          <w:szCs w:val="28"/>
        </w:rPr>
        <w:t>)</w:t>
      </w:r>
      <w:r>
        <w:rPr>
          <w:sz w:val="28"/>
          <w:szCs w:val="28"/>
        </w:rPr>
        <w:t xml:space="preserve"> должен осуществляться при выборе должности. Форма должна содержать перечень диспетчеров</w:t>
      </w:r>
      <w:r w:rsidR="00106E27">
        <w:rPr>
          <w:sz w:val="28"/>
          <w:szCs w:val="28"/>
        </w:rPr>
        <w:t>,</w:t>
      </w:r>
      <w:r>
        <w:rPr>
          <w:sz w:val="28"/>
          <w:szCs w:val="28"/>
        </w:rPr>
        <w:t xml:space="preserve"> выполнявших работу за текущий месяц на расчетном полигоне, с указанием процента премирования по каждому показателю по итогам расчетного месяца.  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Форма «Итогового отчета» должна содержать функционал: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 w:rsidRPr="00026A2A">
        <w:rPr>
          <w:sz w:val="28"/>
          <w:szCs w:val="28"/>
        </w:rPr>
        <w:t xml:space="preserve">- по переходу на форму «Подробного итогового отчета» за месяц (рисунок </w:t>
      </w:r>
      <w:r w:rsidR="00026A2A" w:rsidRPr="00106E27">
        <w:rPr>
          <w:sz w:val="28"/>
          <w:szCs w:val="28"/>
        </w:rPr>
        <w:t>3</w:t>
      </w:r>
      <w:r w:rsidRPr="00026A2A">
        <w:rPr>
          <w:sz w:val="28"/>
          <w:szCs w:val="28"/>
        </w:rPr>
        <w:t xml:space="preserve">); 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выбор расчетного участка из перечня;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поиск по фамилии диспетчера, для быстрой навигации по странице;</w:t>
      </w:r>
    </w:p>
    <w:p w:rsidR="00B61CED" w:rsidRPr="00C90006" w:rsidRDefault="00B61CED" w:rsidP="00B61CED">
      <w:pPr>
        <w:ind w:firstLine="567"/>
        <w:jc w:val="both"/>
        <w:rPr>
          <w:sz w:val="28"/>
          <w:szCs w:val="28"/>
        </w:rPr>
      </w:pPr>
      <w:r w:rsidRPr="00C90006">
        <w:rPr>
          <w:sz w:val="28"/>
          <w:szCs w:val="28"/>
        </w:rPr>
        <w:t xml:space="preserve">- при нажатии на фамилию диспетчера должен осуществляться переход на страницу с перечнем показателей по выбранному диспетчеру (рисунок </w:t>
      </w:r>
      <w:r w:rsidR="00D21433" w:rsidRPr="00C90006">
        <w:rPr>
          <w:sz w:val="28"/>
          <w:szCs w:val="28"/>
        </w:rPr>
        <w:t>6</w:t>
      </w:r>
      <w:r w:rsidRPr="00C90006">
        <w:rPr>
          <w:sz w:val="28"/>
          <w:szCs w:val="28"/>
        </w:rPr>
        <w:t xml:space="preserve">). 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Ячейки, подсвеченные цветом, являются незаполненными и информируют о том, что расчет по данному показателю не был осуществлен по причине отсутствия данных для расчета или недопустимых значений при расчете.</w:t>
      </w:r>
    </w:p>
    <w:p w:rsidR="00B61CED" w:rsidRDefault="00B61CED" w:rsidP="00B61CE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193BD3" wp14:editId="4218F727">
            <wp:extent cx="5999079" cy="24415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36" cy="24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1433" w:rsidRPr="00D21433">
        <w:rPr>
          <w:sz w:val="28"/>
          <w:szCs w:val="28"/>
        </w:rPr>
        <w:t>2</w:t>
      </w:r>
      <w:r>
        <w:rPr>
          <w:sz w:val="28"/>
          <w:szCs w:val="28"/>
        </w:rPr>
        <w:t xml:space="preserve"> – Макет экранной формы «Итоговый отчет»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 w:rsidRPr="0011601C">
        <w:rPr>
          <w:sz w:val="28"/>
          <w:szCs w:val="28"/>
        </w:rPr>
        <w:t>Для пользователя с ролью</w:t>
      </w:r>
      <w:r w:rsidR="006C5FEE" w:rsidRPr="006C5FEE">
        <w:rPr>
          <w:sz w:val="28"/>
          <w:szCs w:val="28"/>
        </w:rPr>
        <w:t xml:space="preserve"> </w:t>
      </w:r>
      <w:r w:rsidR="006C5FEE" w:rsidRPr="00C52733">
        <w:rPr>
          <w:sz w:val="28"/>
          <w:szCs w:val="28"/>
        </w:rPr>
        <w:t>«</w:t>
      </w:r>
      <w:r w:rsidR="006C5FEE" w:rsidRPr="00FF53CA">
        <w:rPr>
          <w:sz w:val="28"/>
          <w:szCs w:val="28"/>
        </w:rPr>
        <w:t>Технический специалист»</w:t>
      </w:r>
      <w:r w:rsidR="006C5F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форма «Итоговый отчет» должна содержать функционал «Закрытие месяца».</w:t>
      </w:r>
    </w:p>
    <w:p w:rsidR="00B05ED2" w:rsidRDefault="00B05ED2" w:rsidP="00B61CED">
      <w:pPr>
        <w:ind w:firstLine="567"/>
        <w:jc w:val="both"/>
        <w:rPr>
          <w:sz w:val="28"/>
          <w:szCs w:val="28"/>
        </w:rPr>
      </w:pPr>
    </w:p>
    <w:p w:rsidR="00B61CED" w:rsidRDefault="00B61CED" w:rsidP="00B61CED">
      <w:pPr>
        <w:pStyle w:val="3"/>
      </w:pPr>
      <w:bookmarkStart w:id="82" w:name="_Toc79736841"/>
      <w:r>
        <w:t>Форма «</w:t>
      </w:r>
      <w:r w:rsidR="00520286">
        <w:t>Подробный и</w:t>
      </w:r>
      <w:r>
        <w:t>тоговый отчет»</w:t>
      </w:r>
      <w:bookmarkEnd w:id="82"/>
    </w:p>
    <w:p w:rsidR="009F01AC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Pr="00106E27">
        <w:rPr>
          <w:sz w:val="28"/>
          <w:szCs w:val="28"/>
        </w:rPr>
        <w:t>«Подробный итоговый отчет»</w:t>
      </w:r>
      <w:r w:rsidR="00D21433" w:rsidRPr="00D21433">
        <w:rPr>
          <w:b/>
          <w:sz w:val="28"/>
          <w:szCs w:val="28"/>
        </w:rPr>
        <w:t xml:space="preserve"> </w:t>
      </w:r>
      <w:r w:rsidR="00D21433" w:rsidRPr="00D21433">
        <w:rPr>
          <w:sz w:val="28"/>
          <w:szCs w:val="28"/>
        </w:rPr>
        <w:t xml:space="preserve">(рисунок </w:t>
      </w:r>
      <w:r w:rsidR="00D21433">
        <w:rPr>
          <w:sz w:val="28"/>
          <w:szCs w:val="28"/>
        </w:rPr>
        <w:t>3</w:t>
      </w:r>
      <w:r w:rsidR="00AB28F3">
        <w:rPr>
          <w:sz w:val="28"/>
          <w:szCs w:val="28"/>
        </w:rPr>
        <w:t>а</w:t>
      </w:r>
      <w:r w:rsidR="00D21433" w:rsidRPr="00D21433">
        <w:rPr>
          <w:sz w:val="28"/>
          <w:szCs w:val="28"/>
        </w:rPr>
        <w:t>)</w:t>
      </w:r>
      <w:r>
        <w:rPr>
          <w:sz w:val="28"/>
          <w:szCs w:val="28"/>
        </w:rPr>
        <w:t xml:space="preserve"> должна содержать подробную информацию о </w:t>
      </w:r>
      <w:r w:rsidRPr="00860DC6">
        <w:rPr>
          <w:sz w:val="28"/>
          <w:szCs w:val="28"/>
        </w:rPr>
        <w:t>выполнении</w:t>
      </w:r>
      <w:r w:rsidR="00D34E95">
        <w:rPr>
          <w:sz w:val="28"/>
          <w:szCs w:val="28"/>
        </w:rPr>
        <w:t xml:space="preserve"> показателей</w:t>
      </w:r>
      <w:r w:rsidR="00026A2A">
        <w:rPr>
          <w:sz w:val="28"/>
          <w:szCs w:val="28"/>
        </w:rPr>
        <w:t xml:space="preserve"> </w:t>
      </w:r>
      <w:r w:rsidR="00D34E95">
        <w:rPr>
          <w:sz w:val="28"/>
          <w:szCs w:val="28"/>
        </w:rPr>
        <w:t>премирования по сменам (за месяц)</w:t>
      </w:r>
      <w:r w:rsidRPr="00860DC6">
        <w:rPr>
          <w:sz w:val="28"/>
          <w:szCs w:val="28"/>
        </w:rPr>
        <w:t xml:space="preserve"> для </w:t>
      </w:r>
      <w:r w:rsidR="00026A2A">
        <w:rPr>
          <w:sz w:val="28"/>
          <w:szCs w:val="28"/>
        </w:rPr>
        <w:t>дежурно-диспетчерского персонала.</w:t>
      </w:r>
      <w:r w:rsidRPr="00860DC6">
        <w:rPr>
          <w:sz w:val="28"/>
          <w:szCs w:val="28"/>
        </w:rPr>
        <w:t xml:space="preserve"> Должен быть предусмотрен функционал выбора фамилии диспетчера, если в конкретную смену на данном участке работал другой диспетчер.</w:t>
      </w:r>
      <w:r w:rsidR="00D34E95">
        <w:rPr>
          <w:sz w:val="28"/>
          <w:szCs w:val="28"/>
        </w:rPr>
        <w:t xml:space="preserve"> </w:t>
      </w:r>
    </w:p>
    <w:p w:rsidR="00B61CED" w:rsidRDefault="009F01AC" w:rsidP="009F01A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Аналогичные отчётные формы должны быть реализованы для специалистов </w:t>
      </w:r>
      <w:r w:rsidR="00D34E95" w:rsidRPr="00160EFF">
        <w:rPr>
          <w:sz w:val="28"/>
          <w:szCs w:val="28"/>
        </w:rPr>
        <w:t>ДГПС,ДГТ,ТНЦ,ДГЦ</w:t>
      </w:r>
      <w:r w:rsidRPr="00160EF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F01AC" w:rsidRDefault="009F01AC" w:rsidP="009F01A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Двойной клик по ячейке «дата» должен обеспечить отображение подробн</w:t>
      </w:r>
      <w:r w:rsidR="00AB28F3">
        <w:rPr>
          <w:sz w:val="28"/>
          <w:szCs w:val="28"/>
        </w:rPr>
        <w:t xml:space="preserve">ой </w:t>
      </w:r>
      <w:r>
        <w:rPr>
          <w:sz w:val="28"/>
          <w:szCs w:val="28"/>
        </w:rPr>
        <w:t>ведомост</w:t>
      </w:r>
      <w:r w:rsidR="00AB28F3">
        <w:rPr>
          <w:sz w:val="28"/>
          <w:szCs w:val="28"/>
        </w:rPr>
        <w:t>и</w:t>
      </w:r>
      <w:r>
        <w:rPr>
          <w:sz w:val="28"/>
          <w:szCs w:val="28"/>
        </w:rPr>
        <w:t xml:space="preserve"> за </w:t>
      </w:r>
      <w:r w:rsidR="00AB28F3">
        <w:rPr>
          <w:sz w:val="28"/>
          <w:szCs w:val="28"/>
        </w:rPr>
        <w:t>конкретную смену (макет приведён на рисунке 3б)</w:t>
      </w:r>
    </w:p>
    <w:p w:rsidR="00B61CED" w:rsidRPr="0011601C" w:rsidRDefault="00B61CED" w:rsidP="00160EFF">
      <w:pPr>
        <w:jc w:val="both"/>
        <w:rPr>
          <w:sz w:val="28"/>
          <w:szCs w:val="28"/>
        </w:rPr>
      </w:pPr>
    </w:p>
    <w:p w:rsidR="00B61CED" w:rsidRDefault="00B61CED" w:rsidP="00B61CE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E636A" wp14:editId="52C8C7F4">
            <wp:extent cx="6016625" cy="214399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658" cy="21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850" w:rsidRDefault="00B61CED" w:rsidP="00C52733">
      <w:pPr>
        <w:ind w:firstLine="567"/>
        <w:jc w:val="both"/>
        <w:rPr>
          <w:ins w:id="83" w:author="user" w:date="2021-07-26T10:35:00Z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1433">
        <w:rPr>
          <w:sz w:val="28"/>
          <w:szCs w:val="28"/>
        </w:rPr>
        <w:t>3</w:t>
      </w:r>
      <w:r w:rsidR="00AB28F3">
        <w:rPr>
          <w:sz w:val="28"/>
          <w:szCs w:val="28"/>
        </w:rPr>
        <w:t>а</w:t>
      </w:r>
      <w:r>
        <w:rPr>
          <w:sz w:val="28"/>
          <w:szCs w:val="28"/>
        </w:rPr>
        <w:t xml:space="preserve"> – Макет экранной ф</w:t>
      </w:r>
      <w:r w:rsidR="00C52733">
        <w:rPr>
          <w:sz w:val="28"/>
          <w:szCs w:val="28"/>
        </w:rPr>
        <w:t>ормы «Подробный итоговый отчет»</w:t>
      </w:r>
    </w:p>
    <w:p w:rsidR="00A05378" w:rsidRDefault="00A05378" w:rsidP="00B61CED">
      <w:pPr>
        <w:ind w:firstLine="567"/>
        <w:jc w:val="both"/>
        <w:rPr>
          <w:sz w:val="28"/>
          <w:szCs w:val="28"/>
        </w:rPr>
      </w:pPr>
      <w:ins w:id="84" w:author="user" w:date="2021-07-26T10:37:00Z">
        <w:r>
          <w:rPr>
            <w:noProof/>
          </w:rPr>
          <w:lastRenderedPageBreak/>
          <w:drawing>
            <wp:inline distT="0" distB="0" distL="0" distR="0" wp14:anchorId="7BABAB70" wp14:editId="03DCD2B0">
              <wp:extent cx="5565167" cy="3674745"/>
              <wp:effectExtent l="0" t="0" r="0" b="1905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8357" cy="3683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B28F3" w:rsidRDefault="00AB28F3" w:rsidP="00AB28F3">
      <w:pPr>
        <w:ind w:firstLine="567"/>
        <w:jc w:val="both"/>
        <w:rPr>
          <w:ins w:id="85" w:author="user" w:date="2021-07-26T10:35:00Z"/>
          <w:sz w:val="28"/>
          <w:szCs w:val="28"/>
        </w:rPr>
      </w:pPr>
      <w:r>
        <w:rPr>
          <w:sz w:val="28"/>
          <w:szCs w:val="28"/>
        </w:rPr>
        <w:t>Рисунок 3б – Макет экранной формы «Подробная ведомость»</w:t>
      </w:r>
    </w:p>
    <w:p w:rsidR="00C44A8F" w:rsidRDefault="00C44A8F" w:rsidP="00B61CED">
      <w:pPr>
        <w:ind w:firstLine="567"/>
        <w:jc w:val="both"/>
        <w:rPr>
          <w:sz w:val="28"/>
          <w:szCs w:val="28"/>
        </w:rPr>
      </w:pPr>
    </w:p>
    <w:p w:rsidR="00C44A8F" w:rsidRDefault="00C44A8F" w:rsidP="00B61CED">
      <w:pPr>
        <w:ind w:firstLine="567"/>
        <w:jc w:val="both"/>
        <w:rPr>
          <w:sz w:val="28"/>
          <w:szCs w:val="28"/>
        </w:rPr>
      </w:pPr>
    </w:p>
    <w:p w:rsidR="00B61CED" w:rsidRDefault="00B61CED" w:rsidP="00A13501">
      <w:pPr>
        <w:pStyle w:val="2"/>
      </w:pPr>
      <w:bookmarkStart w:id="86" w:name="_Toc79736842"/>
      <w:r>
        <w:t>Форма «Ручно</w:t>
      </w:r>
      <w:r w:rsidR="00106E27">
        <w:t>й ввод</w:t>
      </w:r>
      <w:r>
        <w:t xml:space="preserve"> показателей»</w:t>
      </w:r>
      <w:bookmarkEnd w:id="86"/>
    </w:p>
    <w:p w:rsidR="00B05ED2" w:rsidRDefault="00B61CED" w:rsidP="00B61CED">
      <w:pPr>
        <w:ind w:firstLine="567"/>
        <w:jc w:val="both"/>
        <w:rPr>
          <w:sz w:val="28"/>
          <w:szCs w:val="28"/>
        </w:rPr>
      </w:pPr>
      <w:r w:rsidRPr="002D3948">
        <w:rPr>
          <w:sz w:val="28"/>
          <w:szCs w:val="28"/>
        </w:rPr>
        <w:t>Форма «Ручно</w:t>
      </w:r>
      <w:r w:rsidR="00106E27">
        <w:rPr>
          <w:sz w:val="28"/>
          <w:szCs w:val="28"/>
        </w:rPr>
        <w:t>й</w:t>
      </w:r>
      <w:r w:rsidRPr="002D3948">
        <w:rPr>
          <w:sz w:val="28"/>
          <w:szCs w:val="28"/>
        </w:rPr>
        <w:t xml:space="preserve"> ввод показателей» должна содержать функционал по вводу </w:t>
      </w:r>
      <w:r w:rsidR="009D6287">
        <w:rPr>
          <w:sz w:val="28"/>
          <w:szCs w:val="28"/>
        </w:rPr>
        <w:t xml:space="preserve">данных для расчета показателей. </w:t>
      </w:r>
    </w:p>
    <w:p w:rsidR="00B61CED" w:rsidRPr="002D3948" w:rsidRDefault="009D6287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зависимости от показателя премирования должны быть предусмотрены периоды ввода данных: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 смену (рисунок </w:t>
      </w:r>
      <w:r w:rsidR="00D21433">
        <w:rPr>
          <w:sz w:val="28"/>
          <w:szCs w:val="28"/>
        </w:rPr>
        <w:t>4</w:t>
      </w:r>
      <w:r>
        <w:rPr>
          <w:sz w:val="28"/>
          <w:szCs w:val="28"/>
        </w:rPr>
        <w:t>);</w:t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 сутки (рисунок </w:t>
      </w:r>
      <w:r w:rsidR="00D21433">
        <w:rPr>
          <w:sz w:val="28"/>
          <w:szCs w:val="28"/>
        </w:rPr>
        <w:t>5</w:t>
      </w:r>
      <w:r>
        <w:rPr>
          <w:sz w:val="28"/>
          <w:szCs w:val="28"/>
        </w:rPr>
        <w:t>);</w:t>
      </w:r>
    </w:p>
    <w:p w:rsidR="0043144E" w:rsidRPr="00E45B6C" w:rsidRDefault="00D21433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за месяц</w:t>
      </w:r>
      <w:r w:rsidR="005B3338">
        <w:rPr>
          <w:sz w:val="28"/>
          <w:szCs w:val="28"/>
        </w:rPr>
        <w:t>.</w:t>
      </w:r>
    </w:p>
    <w:p w:rsidR="009D6287" w:rsidRDefault="00B61CED" w:rsidP="00B61CED">
      <w:pPr>
        <w:ind w:firstLine="567"/>
        <w:jc w:val="both"/>
        <w:rPr>
          <w:sz w:val="28"/>
          <w:szCs w:val="28"/>
        </w:rPr>
      </w:pPr>
      <w:r w:rsidRPr="00B24543">
        <w:rPr>
          <w:sz w:val="28"/>
          <w:szCs w:val="28"/>
        </w:rPr>
        <w:t>Формы</w:t>
      </w:r>
      <w:r w:rsidR="009D6287">
        <w:rPr>
          <w:sz w:val="28"/>
          <w:szCs w:val="28"/>
        </w:rPr>
        <w:t xml:space="preserve"> ввода должны быть </w:t>
      </w:r>
      <w:r>
        <w:rPr>
          <w:sz w:val="28"/>
          <w:szCs w:val="28"/>
        </w:rPr>
        <w:t xml:space="preserve">доступны для редактирования до «закрытия месяца». </w:t>
      </w:r>
    </w:p>
    <w:p w:rsidR="00B61CED" w:rsidRPr="00B24543" w:rsidRDefault="00AB28F3" w:rsidP="00B61CED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98B6C19" wp14:editId="04BEE3D6">
            <wp:simplePos x="0" y="0"/>
            <wp:positionH relativeFrom="column">
              <wp:posOffset>481965</wp:posOffset>
            </wp:positionH>
            <wp:positionV relativeFrom="paragraph">
              <wp:posOffset>377190</wp:posOffset>
            </wp:positionV>
            <wp:extent cx="4770120" cy="380619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CED" w:rsidRPr="00C52733">
        <w:rPr>
          <w:sz w:val="28"/>
          <w:szCs w:val="28"/>
        </w:rPr>
        <w:t>После нажатия кнопк</w:t>
      </w:r>
      <w:r w:rsidR="00106E27" w:rsidRPr="00C52733">
        <w:rPr>
          <w:sz w:val="28"/>
          <w:szCs w:val="28"/>
        </w:rPr>
        <w:t>и</w:t>
      </w:r>
      <w:r w:rsidR="00B61CED" w:rsidRPr="00C52733">
        <w:rPr>
          <w:sz w:val="28"/>
          <w:szCs w:val="28"/>
        </w:rPr>
        <w:t xml:space="preserve"> «Сохранить</w:t>
      </w:r>
      <w:r w:rsidR="00C52733" w:rsidRPr="00C52733">
        <w:rPr>
          <w:sz w:val="28"/>
          <w:szCs w:val="28"/>
        </w:rPr>
        <w:t>», введенные данные сохраняются</w:t>
      </w:r>
      <w:r w:rsidR="00B61CED" w:rsidRPr="00C52733">
        <w:rPr>
          <w:sz w:val="28"/>
          <w:szCs w:val="28"/>
        </w:rPr>
        <w:t>.</w:t>
      </w:r>
    </w:p>
    <w:p w:rsidR="00B61CED" w:rsidRPr="00520286" w:rsidRDefault="005917E8" w:rsidP="00235AB7">
      <w:pPr>
        <w:ind w:firstLine="567"/>
        <w:jc w:val="center"/>
        <w:rPr>
          <w:sz w:val="28"/>
          <w:szCs w:val="28"/>
        </w:rPr>
      </w:pPr>
      <w:r w:rsidRPr="00160EFF">
        <w:rPr>
          <w:noProof/>
          <w:sz w:val="28"/>
          <w:szCs w:val="28"/>
        </w:rPr>
        <w:drawing>
          <wp:inline distT="0" distB="0" distL="0" distR="0" wp14:anchorId="75932534" wp14:editId="2907428A">
            <wp:extent cx="5240548" cy="2813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13" cy="282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92" w:rsidRPr="00FA1A36">
        <w:rPr>
          <w:sz w:val="28"/>
          <w:szCs w:val="28"/>
        </w:rPr>
        <w:br w:type="textWrapping" w:clear="all"/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1433">
        <w:rPr>
          <w:sz w:val="28"/>
          <w:szCs w:val="28"/>
        </w:rPr>
        <w:t>4</w:t>
      </w:r>
      <w:r>
        <w:rPr>
          <w:sz w:val="28"/>
          <w:szCs w:val="28"/>
        </w:rPr>
        <w:t xml:space="preserve"> – Макет экранной формы ручного ввода «Показатели за смену» </w:t>
      </w:r>
      <w:r w:rsidRPr="00520286">
        <w:rPr>
          <w:szCs w:val="28"/>
        </w:rPr>
        <w:t>для</w:t>
      </w:r>
      <w:r>
        <w:rPr>
          <w:sz w:val="28"/>
          <w:szCs w:val="28"/>
        </w:rPr>
        <w:t xml:space="preserve"> ДНЦ (участковых)</w:t>
      </w:r>
    </w:p>
    <w:p w:rsidR="005B3EEF" w:rsidRDefault="005B3EEF" w:rsidP="00520286">
      <w:pPr>
        <w:jc w:val="both"/>
        <w:rPr>
          <w:sz w:val="28"/>
          <w:szCs w:val="28"/>
        </w:rPr>
      </w:pPr>
    </w:p>
    <w:p w:rsidR="00B61CED" w:rsidRPr="00B067C6" w:rsidRDefault="00891813" w:rsidP="001A0D2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906B59" wp14:editId="3D72E630">
            <wp:extent cx="5887527" cy="26422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59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ED" w:rsidRDefault="00B61CED" w:rsidP="00B61CE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1433">
        <w:rPr>
          <w:sz w:val="28"/>
          <w:szCs w:val="28"/>
        </w:rPr>
        <w:t>5</w:t>
      </w:r>
      <w:r>
        <w:rPr>
          <w:sz w:val="28"/>
          <w:szCs w:val="28"/>
        </w:rPr>
        <w:t xml:space="preserve"> – Макет экранной формы ручного ввода «Показатели за </w:t>
      </w:r>
      <w:r w:rsidR="001A0D26">
        <w:rPr>
          <w:sz w:val="28"/>
          <w:szCs w:val="28"/>
        </w:rPr>
        <w:t>сутки</w:t>
      </w:r>
      <w:r>
        <w:rPr>
          <w:sz w:val="28"/>
          <w:szCs w:val="28"/>
        </w:rPr>
        <w:t>» для ДГТ.</w:t>
      </w:r>
    </w:p>
    <w:p w:rsidR="00860DC6" w:rsidRPr="006013B2" w:rsidRDefault="00860DC6" w:rsidP="00D00A4F">
      <w:pPr>
        <w:ind w:firstLine="709"/>
        <w:jc w:val="both"/>
        <w:rPr>
          <w:sz w:val="28"/>
          <w:szCs w:val="28"/>
        </w:rPr>
      </w:pPr>
    </w:p>
    <w:p w:rsidR="00B61CED" w:rsidRDefault="00B61CED" w:rsidP="00A13501">
      <w:pPr>
        <w:pStyle w:val="2"/>
      </w:pPr>
      <w:bookmarkStart w:id="87" w:name="_Toc79736843"/>
      <w:r>
        <w:t xml:space="preserve">Требования к интерфейсу пользователя с ролью </w:t>
      </w:r>
      <w:r w:rsidRPr="00813BAF">
        <w:rPr>
          <w:szCs w:val="28"/>
        </w:rPr>
        <w:t>«Пользователь ЦУП»</w:t>
      </w:r>
      <w:bookmarkEnd w:id="87"/>
    </w:p>
    <w:p w:rsidR="00B61CED" w:rsidRDefault="00B61CED" w:rsidP="00D00A4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главного меню </w:t>
      </w:r>
      <w:r w:rsidRPr="00E31187">
        <w:rPr>
          <w:sz w:val="28"/>
          <w:szCs w:val="28"/>
        </w:rPr>
        <w:t>пользователя с ролью «Пользователь ЦУП»</w:t>
      </w:r>
      <w:r>
        <w:rPr>
          <w:sz w:val="28"/>
          <w:szCs w:val="28"/>
        </w:rPr>
        <w:t xml:space="preserve"> должна содержать функционал по переходу:</w:t>
      </w:r>
    </w:p>
    <w:p w:rsidR="00B61CED" w:rsidRDefault="00B61CED" w:rsidP="00D00A4F">
      <w:pPr>
        <w:ind w:firstLine="709"/>
        <w:jc w:val="both"/>
        <w:rPr>
          <w:sz w:val="28"/>
          <w:szCs w:val="28"/>
        </w:rPr>
      </w:pPr>
      <w:r w:rsidRPr="00106B14">
        <w:rPr>
          <w:sz w:val="28"/>
          <w:szCs w:val="28"/>
        </w:rPr>
        <w:t xml:space="preserve">- на форму «Текущее выполнение показателей» (рисунок </w:t>
      </w:r>
      <w:r w:rsidR="00D21433" w:rsidRPr="00106B14">
        <w:rPr>
          <w:sz w:val="28"/>
          <w:szCs w:val="28"/>
        </w:rPr>
        <w:t>6</w:t>
      </w:r>
      <w:r w:rsidRPr="00106B14">
        <w:rPr>
          <w:sz w:val="28"/>
          <w:szCs w:val="28"/>
        </w:rPr>
        <w:t>);</w:t>
      </w:r>
    </w:p>
    <w:p w:rsidR="00B61CED" w:rsidRDefault="00B61CED" w:rsidP="00D00A4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20286">
        <w:rPr>
          <w:sz w:val="28"/>
          <w:szCs w:val="28"/>
        </w:rPr>
        <w:t>на дополнительную информацию (нормативная информация, итоговый отчет за предыдущий отчетный месяц).</w:t>
      </w:r>
    </w:p>
    <w:p w:rsidR="00B61CED" w:rsidRDefault="00B61CED" w:rsidP="00D00A4F">
      <w:pPr>
        <w:ind w:firstLine="709"/>
        <w:jc w:val="both"/>
        <w:rPr>
          <w:sz w:val="28"/>
          <w:szCs w:val="28"/>
        </w:rPr>
      </w:pPr>
    </w:p>
    <w:p w:rsidR="00B61CED" w:rsidRDefault="00B61CED" w:rsidP="00D00A4F">
      <w:pPr>
        <w:pStyle w:val="3"/>
        <w:ind w:left="0" w:firstLine="709"/>
      </w:pPr>
      <w:bookmarkStart w:id="88" w:name="_Toc79736844"/>
      <w:r>
        <w:t>Форма «Текущее выполнение показателей»</w:t>
      </w:r>
      <w:bookmarkEnd w:id="88"/>
    </w:p>
    <w:p w:rsidR="00B61CED" w:rsidRDefault="00B61CED" w:rsidP="00D00A4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должна отражать данные по выполнению показателей премирования за текущую смену, за все смены (со строкой прокрутки изображения). Значение показателя, за которое не начисляется премия, выделяется красным цветом, выполненные показатели – </w:t>
      </w:r>
      <w:r w:rsidR="007B10A2">
        <w:rPr>
          <w:sz w:val="28"/>
          <w:szCs w:val="28"/>
        </w:rPr>
        <w:t xml:space="preserve">зеленым. </w:t>
      </w:r>
    </w:p>
    <w:p w:rsidR="00B61CED" w:rsidRDefault="00FA1A36" w:rsidP="00B61CED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F58365" wp14:editId="14BEB03B">
            <wp:extent cx="5559966" cy="273419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49" cy="274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ED" w:rsidRDefault="00B61CED" w:rsidP="00B61CED">
      <w:pPr>
        <w:rPr>
          <w:sz w:val="28"/>
          <w:szCs w:val="28"/>
        </w:rPr>
      </w:pPr>
    </w:p>
    <w:p w:rsidR="00B61CED" w:rsidRDefault="00B61CED" w:rsidP="00B61CED">
      <w:pPr>
        <w:tabs>
          <w:tab w:val="left" w:pos="2750"/>
        </w:tabs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1433">
        <w:rPr>
          <w:sz w:val="28"/>
          <w:szCs w:val="28"/>
        </w:rPr>
        <w:t>6</w:t>
      </w:r>
      <w:r>
        <w:rPr>
          <w:sz w:val="28"/>
          <w:szCs w:val="28"/>
        </w:rPr>
        <w:t xml:space="preserve"> – Макет экранной формы «Текущее выполнение показателей»   </w:t>
      </w:r>
    </w:p>
    <w:p w:rsidR="005A6C01" w:rsidRDefault="005A6C01" w:rsidP="00B61CED">
      <w:pPr>
        <w:tabs>
          <w:tab w:val="left" w:pos="2750"/>
        </w:tabs>
        <w:ind w:firstLine="567"/>
        <w:rPr>
          <w:sz w:val="28"/>
          <w:szCs w:val="28"/>
        </w:rPr>
        <w:sectPr w:rsidR="005A6C01" w:rsidSect="00D7761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F66802" w:rsidRPr="008C0BE2" w:rsidRDefault="00F66802" w:rsidP="00F66802">
      <w:pPr>
        <w:pStyle w:val="1"/>
      </w:pPr>
      <w:bookmarkStart w:id="89" w:name="_Toc70068810"/>
      <w:bookmarkStart w:id="90" w:name="_Toc79736845"/>
      <w:bookmarkEnd w:id="79"/>
      <w:r w:rsidRPr="008C0BE2">
        <w:lastRenderedPageBreak/>
        <w:t>Требования к защите информации от несанкционированного доступа</w:t>
      </w:r>
      <w:bookmarkEnd w:id="89"/>
      <w:bookmarkEnd w:id="90"/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Компоненты подсистемы защиты от несанкционированного доступа должны обеспечивать: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- идентификацию и проверку подлинности субъектов доступа при входе в систему по идентификатору (логину) и паролю условно-постоянного действия, длиной не менее пяти символов;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- регистрацию действий пользователя в Системе.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Система должна характеризоваться следующими показателями: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- тип системы - многопользовательская;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- права пользователей по допуску к информации, обрабатываемой в подсистеме, различаются - допущен ко всей информации, допущены только к части информации.</w:t>
      </w:r>
    </w:p>
    <w:p w:rsidR="008C7325" w:rsidRPr="00D25B4F" w:rsidRDefault="008C7325" w:rsidP="008C7325">
      <w:pPr>
        <w:rPr>
          <w:sz w:val="28"/>
          <w:szCs w:val="28"/>
        </w:rPr>
      </w:pPr>
    </w:p>
    <w:p w:rsidR="008C7325" w:rsidRPr="00036566" w:rsidRDefault="008C7325" w:rsidP="008C7325">
      <w:pPr>
        <w:pStyle w:val="1"/>
      </w:pPr>
      <w:bookmarkStart w:id="91" w:name="_Toc62584556"/>
      <w:bookmarkStart w:id="92" w:name="_Toc79736846"/>
      <w:r w:rsidRPr="00036566">
        <w:t>Требования по сохранности информации при авариях</w:t>
      </w:r>
      <w:bookmarkEnd w:id="91"/>
      <w:bookmarkEnd w:id="92"/>
    </w:p>
    <w:p w:rsidR="008C7325" w:rsidRPr="00EE4442" w:rsidRDefault="008C7325" w:rsidP="008C7325">
      <w:pPr>
        <w:ind w:firstLine="567"/>
        <w:jc w:val="both"/>
        <w:rPr>
          <w:sz w:val="28"/>
          <w:szCs w:val="28"/>
        </w:rPr>
      </w:pPr>
      <w:r w:rsidRPr="00036566">
        <w:rPr>
          <w:sz w:val="28"/>
          <w:szCs w:val="28"/>
        </w:rPr>
        <w:t xml:space="preserve">Сохранность </w:t>
      </w:r>
      <w:r w:rsidRPr="00EE4442">
        <w:rPr>
          <w:sz w:val="28"/>
          <w:szCs w:val="28"/>
        </w:rPr>
        <w:t>и целостность информации, создающейся в ходе функционирования системы, должны быть обеспечены за счет:</w:t>
      </w:r>
    </w:p>
    <w:p w:rsidR="008C7325" w:rsidRPr="00036566" w:rsidRDefault="008C7325" w:rsidP="008C7325">
      <w:pPr>
        <w:ind w:firstLine="567"/>
        <w:jc w:val="both"/>
        <w:rPr>
          <w:sz w:val="28"/>
          <w:szCs w:val="28"/>
        </w:rPr>
      </w:pPr>
      <w:r w:rsidRPr="00EE4442">
        <w:rPr>
          <w:sz w:val="28"/>
          <w:szCs w:val="28"/>
        </w:rPr>
        <w:t>- резервного копирования соответствующих</w:t>
      </w:r>
      <w:r w:rsidRPr="00036566">
        <w:rPr>
          <w:sz w:val="28"/>
          <w:szCs w:val="28"/>
        </w:rPr>
        <w:t xml:space="preserve"> баз данных с последующим их сохранением на внешних носителях;</w:t>
      </w:r>
    </w:p>
    <w:p w:rsidR="008C7325" w:rsidRDefault="008C7325" w:rsidP="008C7325">
      <w:pPr>
        <w:ind w:firstLine="567"/>
        <w:jc w:val="both"/>
        <w:rPr>
          <w:sz w:val="28"/>
          <w:szCs w:val="28"/>
        </w:rPr>
      </w:pPr>
      <w:r w:rsidRPr="00036566">
        <w:rPr>
          <w:sz w:val="28"/>
          <w:szCs w:val="28"/>
        </w:rPr>
        <w:t>- аппаратного и системного программного обеспечения.</w:t>
      </w:r>
    </w:p>
    <w:p w:rsidR="008C7325" w:rsidRDefault="008C7325" w:rsidP="008C7325">
      <w:pPr>
        <w:ind w:firstLine="567"/>
        <w:jc w:val="both"/>
        <w:rPr>
          <w:sz w:val="28"/>
          <w:szCs w:val="28"/>
        </w:rPr>
      </w:pPr>
    </w:p>
    <w:p w:rsidR="00F66802" w:rsidRPr="008C0BE2" w:rsidRDefault="00F66802" w:rsidP="00F66802">
      <w:pPr>
        <w:pStyle w:val="1"/>
      </w:pPr>
      <w:bookmarkStart w:id="93" w:name="_Toc70068813"/>
      <w:bookmarkStart w:id="94" w:name="_Toc79736847"/>
      <w:r w:rsidRPr="008C0BE2">
        <w:t>Требования к организационному обеспечению</w:t>
      </w:r>
      <w:bookmarkEnd w:id="93"/>
      <w:bookmarkEnd w:id="94"/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>Организационное обеспечение должно создать условия для достаточно качественной подготовки персонала Системы, его квалификации, приобретения знаний и навыков взаимодействия с системой в процессе ее функционирования.</w:t>
      </w:r>
    </w:p>
    <w:p w:rsidR="00F66802" w:rsidRPr="00F66802" w:rsidRDefault="00F66802" w:rsidP="00F66802">
      <w:pPr>
        <w:ind w:firstLine="567"/>
        <w:jc w:val="both"/>
        <w:rPr>
          <w:sz w:val="28"/>
          <w:szCs w:val="28"/>
        </w:rPr>
      </w:pPr>
      <w:r w:rsidRPr="00F66802">
        <w:rPr>
          <w:sz w:val="28"/>
          <w:szCs w:val="28"/>
        </w:rPr>
        <w:t xml:space="preserve">Действия персонала в аварийных ситуациях должны быть изложены в инструкциях пользователя. </w:t>
      </w:r>
    </w:p>
    <w:p w:rsidR="00F66802" w:rsidRDefault="00F66802" w:rsidP="008C7325">
      <w:pPr>
        <w:ind w:firstLine="567"/>
        <w:jc w:val="both"/>
        <w:rPr>
          <w:sz w:val="28"/>
          <w:szCs w:val="28"/>
        </w:rPr>
      </w:pPr>
    </w:p>
    <w:p w:rsidR="008C7325" w:rsidRDefault="008C7325" w:rsidP="008C7325">
      <w:pPr>
        <w:pStyle w:val="1"/>
      </w:pPr>
      <w:bookmarkStart w:id="95" w:name="_Toc62584557"/>
      <w:bookmarkStart w:id="96" w:name="_Toc79736848"/>
      <w:r>
        <w:t>Требования к программной документации</w:t>
      </w:r>
      <w:bookmarkEnd w:id="95"/>
      <w:bookmarkEnd w:id="96"/>
      <w:r>
        <w:t xml:space="preserve"> </w:t>
      </w:r>
    </w:p>
    <w:p w:rsidR="008C7325" w:rsidRPr="00867CFC" w:rsidRDefault="008C7325" w:rsidP="008C7325">
      <w:pPr>
        <w:ind w:firstLine="567"/>
        <w:jc w:val="both"/>
        <w:rPr>
          <w:sz w:val="28"/>
          <w:szCs w:val="28"/>
        </w:rPr>
      </w:pPr>
      <w:r w:rsidRPr="00867CFC">
        <w:rPr>
          <w:sz w:val="28"/>
          <w:szCs w:val="28"/>
        </w:rPr>
        <w:t>Вся разрабатываемая документация оформляется в соответствии с действующими нормативными документами.</w:t>
      </w:r>
    </w:p>
    <w:p w:rsidR="008C7325" w:rsidRPr="00867CFC" w:rsidRDefault="008C7325" w:rsidP="008C7325">
      <w:pPr>
        <w:ind w:firstLine="567"/>
        <w:jc w:val="both"/>
        <w:rPr>
          <w:sz w:val="28"/>
          <w:szCs w:val="28"/>
        </w:rPr>
      </w:pPr>
      <w:r w:rsidRPr="00867CFC">
        <w:rPr>
          <w:sz w:val="28"/>
          <w:szCs w:val="28"/>
        </w:rPr>
        <w:t>Комплект документации Системы должен включать документацию, обеспечивающую установку и эксплуатацию системы:</w:t>
      </w:r>
    </w:p>
    <w:p w:rsidR="008C7325" w:rsidRPr="00235AB7" w:rsidRDefault="008C7325" w:rsidP="008C7325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- техническое задание</w:t>
      </w:r>
      <w:r w:rsidR="00AB2DE1" w:rsidRPr="00235AB7">
        <w:rPr>
          <w:sz w:val="28"/>
          <w:szCs w:val="28"/>
        </w:rPr>
        <w:t xml:space="preserve"> на разработку</w:t>
      </w:r>
      <w:r w:rsidRPr="00235AB7">
        <w:rPr>
          <w:sz w:val="28"/>
          <w:szCs w:val="28"/>
        </w:rPr>
        <w:t xml:space="preserve">; </w:t>
      </w:r>
    </w:p>
    <w:p w:rsidR="008C7325" w:rsidRDefault="008C7325" w:rsidP="008C7325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- руководство пользователя.</w:t>
      </w:r>
    </w:p>
    <w:p w:rsidR="005A72E5" w:rsidRDefault="00D343EB" w:rsidP="00235AB7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Настоящее ТЗ может уточняться и корректироваться по взаимной договоренности между Исполнителем и Заказчиком в рабочем порядке</w:t>
      </w:r>
      <w:r>
        <w:rPr>
          <w:sz w:val="28"/>
          <w:szCs w:val="28"/>
        </w:rPr>
        <w:t xml:space="preserve"> </w:t>
      </w: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9929BC">
      <w:pPr>
        <w:ind w:firstLine="567"/>
        <w:rPr>
          <w:sz w:val="28"/>
          <w:szCs w:val="28"/>
        </w:rPr>
      </w:pPr>
    </w:p>
    <w:p w:rsidR="005A72E5" w:rsidRDefault="005A72E5" w:rsidP="005A72E5">
      <w:pPr>
        <w:pStyle w:val="1"/>
        <w:numPr>
          <w:ilvl w:val="0"/>
          <w:numId w:val="0"/>
        </w:numPr>
        <w:ind w:left="432"/>
        <w:jc w:val="right"/>
      </w:pPr>
      <w:bookmarkStart w:id="97" w:name="_Toc79736849"/>
      <w:r w:rsidRPr="00FB58E2">
        <w:lastRenderedPageBreak/>
        <w:t>Приложение 1</w:t>
      </w:r>
      <w:bookmarkEnd w:id="97"/>
    </w:p>
    <w:p w:rsidR="00714EE9" w:rsidRDefault="00714EE9" w:rsidP="00714EE9">
      <w:pPr>
        <w:ind w:firstLine="426"/>
        <w:jc w:val="center"/>
        <w:rPr>
          <w:b/>
          <w:sz w:val="28"/>
          <w:szCs w:val="28"/>
        </w:rPr>
      </w:pPr>
      <w:r w:rsidRPr="007F725D">
        <w:rPr>
          <w:b/>
          <w:sz w:val="28"/>
          <w:szCs w:val="28"/>
        </w:rPr>
        <w:t>Порядок получения данных в АС «Лицевой счет» из информационных систем</w:t>
      </w:r>
    </w:p>
    <w:p w:rsidR="00714EE9" w:rsidRPr="007F725D" w:rsidRDefault="00714EE9" w:rsidP="00D00A4F">
      <w:pPr>
        <w:ind w:firstLine="709"/>
        <w:jc w:val="center"/>
        <w:rPr>
          <w:b/>
          <w:sz w:val="28"/>
          <w:szCs w:val="28"/>
        </w:rPr>
      </w:pPr>
    </w:p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98" w:name="_Toc74303849"/>
      <w:r w:rsidRPr="00235AB7">
        <w:rPr>
          <w:b/>
          <w:sz w:val="28"/>
          <w:szCs w:val="28"/>
        </w:rPr>
        <w:t>1 Общий порядок работы с файлами</w:t>
      </w:r>
      <w:bookmarkEnd w:id="98"/>
      <w:r w:rsidRPr="00235AB7">
        <w:rPr>
          <w:b/>
          <w:sz w:val="28"/>
          <w:szCs w:val="28"/>
        </w:rPr>
        <w:t xml:space="preserve"> </w:t>
      </w:r>
      <w:r w:rsidR="00B05ED2" w:rsidRPr="00235AB7">
        <w:rPr>
          <w:b/>
          <w:sz w:val="28"/>
          <w:szCs w:val="28"/>
        </w:rPr>
        <w:t>в Системе</w:t>
      </w:r>
    </w:p>
    <w:p w:rsidR="00714EE9" w:rsidRPr="00235AB7" w:rsidRDefault="00714EE9" w:rsidP="00D00A4F">
      <w:pPr>
        <w:ind w:firstLine="709"/>
        <w:rPr>
          <w:sz w:val="28"/>
          <w:szCs w:val="28"/>
        </w:rPr>
      </w:pPr>
      <w:r w:rsidRPr="00235AB7">
        <w:rPr>
          <w:sz w:val="28"/>
          <w:szCs w:val="28"/>
        </w:rPr>
        <w:t xml:space="preserve">При получении файлов в Системе производится их удаление из сетевого каталога и перемещение его в архивный каталог Системы. </w:t>
      </w:r>
    </w:p>
    <w:p w:rsidR="00714EE9" w:rsidRPr="00235AB7" w:rsidRDefault="00B05ED2" w:rsidP="00D00A4F">
      <w:pPr>
        <w:ind w:firstLine="709"/>
        <w:rPr>
          <w:sz w:val="28"/>
          <w:szCs w:val="28"/>
        </w:rPr>
      </w:pPr>
      <w:r w:rsidRPr="00235AB7">
        <w:rPr>
          <w:sz w:val="28"/>
          <w:szCs w:val="28"/>
        </w:rPr>
        <w:t>Формат файлов .csv, разделители - “;”.</w:t>
      </w: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99" w:name="_Toc74303850"/>
      <w:r w:rsidRPr="00235AB7">
        <w:rPr>
          <w:b/>
          <w:sz w:val="28"/>
          <w:szCs w:val="28"/>
        </w:rPr>
        <w:t>2 Выполнение участковой скорости движения грузовых поездов (без учета вывозных и передаточных)</w:t>
      </w:r>
      <w:bookmarkEnd w:id="99"/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0" w:name="_Toc74303851"/>
      <w:r w:rsidRPr="00235AB7">
        <w:rPr>
          <w:b/>
          <w:sz w:val="28"/>
          <w:szCs w:val="28"/>
        </w:rPr>
        <w:t>2.2 Фактическое значение участковой скорости ДГПС.</w:t>
      </w:r>
      <w:bookmarkEnd w:id="100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фактические значения участковой скорости </w:t>
      </w:r>
      <w:r w:rsidRPr="00235AB7">
        <w:rPr>
          <w:spacing w:val="-2"/>
          <w:sz w:val="28"/>
          <w:szCs w:val="28"/>
        </w:rPr>
        <w:t>за сутки</w:t>
      </w:r>
      <w:r w:rsidRPr="00235AB7">
        <w:rPr>
          <w:sz w:val="28"/>
          <w:szCs w:val="28"/>
        </w:rPr>
        <w:t xml:space="preserve"> для </w:t>
      </w:r>
      <w:r w:rsidRPr="00235AB7">
        <w:rPr>
          <w:spacing w:val="-2"/>
          <w:sz w:val="28"/>
          <w:szCs w:val="28"/>
        </w:rPr>
        <w:t>ДГПС</w:t>
      </w:r>
      <w:r w:rsidRPr="00235AB7">
        <w:rPr>
          <w:sz w:val="28"/>
          <w:szCs w:val="28"/>
        </w:rPr>
        <w:t xml:space="preserve"> (по отделениям)</w:t>
      </w:r>
      <w:r w:rsidRPr="00235AB7">
        <w:rPr>
          <w:rStyle w:val="12"/>
          <w:rFonts w:eastAsiaTheme="minorHAnsi"/>
          <w:sz w:val="28"/>
          <w:szCs w:val="28"/>
        </w:rPr>
        <w:t>. Источник данных АС ИОММ.</w:t>
      </w:r>
      <w:r w:rsidR="00341903" w:rsidRPr="00235AB7">
        <w:rPr>
          <w:rStyle w:val="12"/>
          <w:rFonts w:eastAsiaTheme="minorHAnsi"/>
          <w:sz w:val="28"/>
          <w:szCs w:val="28"/>
        </w:rPr>
        <w:t xml:space="preserve"> Источник формирования файла - АС КПЭ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</w:t>
      </w:r>
      <w:r w:rsidRPr="00235AB7">
        <w:rPr>
          <w:sz w:val="28"/>
          <w:szCs w:val="28"/>
          <w:lang w:val="en-US"/>
        </w:rPr>
        <w:t>FUCHS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«Фактические значения участковой скорости» и содержит информацию о фактическом значении участковой скорости по отделениям дороги</w:t>
      </w:r>
      <w:r w:rsidRPr="00235AB7">
        <w:rPr>
          <w:spacing w:val="-2"/>
          <w:sz w:val="28"/>
          <w:szCs w:val="28"/>
        </w:rPr>
        <w:t xml:space="preserve"> за сутки и дороге в целом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«Фактические значения участковой скорости»</w:t>
      </w:r>
    </w:p>
    <w:tbl>
      <w:tblPr>
        <w:tblW w:w="8537" w:type="dxa"/>
        <w:tblCellSpacing w:w="0" w:type="dxa"/>
        <w:tblInd w:w="68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"/>
        <w:gridCol w:w="1247"/>
        <w:gridCol w:w="1211"/>
        <w:gridCol w:w="1162"/>
        <w:gridCol w:w="887"/>
        <w:gridCol w:w="992"/>
        <w:gridCol w:w="851"/>
        <w:gridCol w:w="850"/>
      </w:tblGrid>
      <w:tr w:rsidR="00714EE9" w:rsidRPr="00235AB7" w:rsidTr="001B6B4A">
        <w:trPr>
          <w:trHeight w:val="189"/>
          <w:tblCellSpacing w:w="0" w:type="dxa"/>
        </w:trPr>
        <w:tc>
          <w:tcPr>
            <w:tcW w:w="1337" w:type="dxa"/>
            <w:shd w:val="clear" w:color="auto" w:fill="FFFFFF"/>
            <w:hideMark/>
          </w:tcPr>
          <w:p w:rsidR="00714EE9" w:rsidRPr="00235AB7" w:rsidRDefault="00714EE9" w:rsidP="00CF152A">
            <w:pPr>
              <w:ind w:firstLine="27"/>
              <w:rPr>
                <w:bCs/>
                <w:color w:val="000000"/>
              </w:rPr>
            </w:pPr>
          </w:p>
        </w:tc>
        <w:tc>
          <w:tcPr>
            <w:tcW w:w="1247" w:type="dxa"/>
            <w:shd w:val="clear" w:color="auto" w:fill="FFFFFF"/>
            <w:hideMark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211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62" w:type="dxa"/>
            <w:shd w:val="clear" w:color="auto" w:fill="FFFFFF"/>
          </w:tcPr>
          <w:p w:rsidR="00714EE9" w:rsidRPr="00235AB7" w:rsidRDefault="00714EE9" w:rsidP="00CF152A">
            <w:pPr>
              <w:ind w:firstLine="27"/>
            </w:pPr>
            <w:r w:rsidRPr="00235AB7">
              <w:rPr>
                <w:color w:val="000000"/>
              </w:rPr>
              <w:t>НОД-2</w:t>
            </w:r>
          </w:p>
        </w:tc>
        <w:tc>
          <w:tcPr>
            <w:tcW w:w="887" w:type="dxa"/>
            <w:shd w:val="clear" w:color="auto" w:fill="FFFFFF"/>
          </w:tcPr>
          <w:p w:rsidR="00714EE9" w:rsidRPr="00235AB7" w:rsidRDefault="00714EE9" w:rsidP="00CF152A">
            <w:pPr>
              <w:ind w:firstLine="27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92" w:type="dxa"/>
            <w:shd w:val="clear" w:color="auto" w:fill="FFFFFF"/>
          </w:tcPr>
          <w:p w:rsidR="00714EE9" w:rsidRPr="00235AB7" w:rsidRDefault="00714EE9" w:rsidP="00CF152A">
            <w:pPr>
              <w:ind w:firstLine="27"/>
            </w:pPr>
            <w:r w:rsidRPr="00235AB7">
              <w:rPr>
                <w:color w:val="000000"/>
              </w:rPr>
              <w:t>НОД-4</w:t>
            </w:r>
          </w:p>
        </w:tc>
        <w:tc>
          <w:tcPr>
            <w:tcW w:w="851" w:type="dxa"/>
            <w:shd w:val="clear" w:color="auto" w:fill="FFFFFF"/>
          </w:tcPr>
          <w:p w:rsidR="00714EE9" w:rsidRPr="00235AB7" w:rsidRDefault="00714EE9" w:rsidP="00CF152A">
            <w:pPr>
              <w:ind w:firstLine="27"/>
            </w:pPr>
            <w:r w:rsidRPr="00235AB7">
              <w:rPr>
                <w:color w:val="000000"/>
              </w:rPr>
              <w:t>НОД-5</w:t>
            </w:r>
          </w:p>
        </w:tc>
        <w:tc>
          <w:tcPr>
            <w:tcW w:w="850" w:type="dxa"/>
            <w:shd w:val="clear" w:color="auto" w:fill="FFFFFF"/>
          </w:tcPr>
          <w:p w:rsidR="00714EE9" w:rsidRPr="00235AB7" w:rsidRDefault="00714EE9" w:rsidP="00CF152A">
            <w:pPr>
              <w:ind w:firstLine="27"/>
            </w:pPr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1B6B4A">
        <w:trPr>
          <w:trHeight w:val="45"/>
          <w:tblCellSpacing w:w="0" w:type="dxa"/>
        </w:trPr>
        <w:tc>
          <w:tcPr>
            <w:tcW w:w="1337" w:type="dxa"/>
            <w:shd w:val="clear" w:color="auto" w:fill="FFFFFF"/>
            <w:hideMark/>
          </w:tcPr>
          <w:p w:rsidR="00714EE9" w:rsidRPr="00235AB7" w:rsidRDefault="00714EE9" w:rsidP="00CF152A">
            <w:pPr>
              <w:ind w:firstLine="27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ВЫП.СУТ</w:t>
            </w:r>
          </w:p>
        </w:tc>
        <w:tc>
          <w:tcPr>
            <w:tcW w:w="1247" w:type="dxa"/>
            <w:shd w:val="clear" w:color="auto" w:fill="FFFFFF"/>
            <w:hideMark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1211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1162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887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992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851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  <w:tc>
          <w:tcPr>
            <w:tcW w:w="850" w:type="dxa"/>
            <w:shd w:val="clear" w:color="auto" w:fill="FFFFFF"/>
          </w:tcPr>
          <w:p w:rsidR="00714EE9" w:rsidRPr="00235AB7" w:rsidRDefault="00714EE9" w:rsidP="00CF152A">
            <w:pPr>
              <w:ind w:firstLine="27"/>
              <w:rPr>
                <w:color w:val="000000"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101" w:name="_Toc74303852"/>
      <w:r w:rsidRPr="00235AB7">
        <w:rPr>
          <w:b/>
          <w:sz w:val="28"/>
          <w:szCs w:val="28"/>
        </w:rPr>
        <w:t>3 Выполнение плана погрузки грузов в тоннах.</w:t>
      </w:r>
      <w:bookmarkEnd w:id="101"/>
    </w:p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102" w:name="_Toc74303853"/>
      <w:r w:rsidRPr="00235AB7">
        <w:rPr>
          <w:b/>
          <w:sz w:val="28"/>
          <w:szCs w:val="28"/>
        </w:rPr>
        <w:t>3.1 План погрузки ДНЦ, ДГПС, ДГЦ.</w:t>
      </w:r>
      <w:bookmarkEnd w:id="102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файлы, размещённые в сетевом каталоге содержащие плановые значения погрузки грузов</w:t>
      </w:r>
      <w:r w:rsidRPr="00235AB7">
        <w:rPr>
          <w:spacing w:val="-1"/>
          <w:sz w:val="28"/>
          <w:szCs w:val="28"/>
        </w:rPr>
        <w:t xml:space="preserve"> ДНЦ (</w:t>
      </w:r>
      <w:r w:rsidRPr="00235AB7">
        <w:rPr>
          <w:sz w:val="28"/>
          <w:szCs w:val="28"/>
        </w:rPr>
        <w:t>участков, узлов), ДГПС, ДГЦ. Источник данных файла АС ССП.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Файлы нарабатываются в регламенте 02 числа месяца, следующего за расчетным в 12.00.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файлов содержит заголовки столбцов. </w:t>
      </w:r>
    </w:p>
    <w:p w:rsidR="00B05ED2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 данных плана погрузки для ДНЦ (участков, узлов) файл с именем: «</w:t>
      </w:r>
      <w:r w:rsidRPr="00235AB7">
        <w:rPr>
          <w:sz w:val="28"/>
          <w:szCs w:val="28"/>
          <w:lang w:val="en-US"/>
        </w:rPr>
        <w:t>PlanPogrDNC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 xml:space="preserve">», где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 xml:space="preserve"> – расчетный месяц, год за которые формируются данные.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«Анализ работы диспетчерских участков. Плановые значения» и содержит плановое значение показателя плана погрузки в тоннах по каждому диспетчерскому участку.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«Анализ работы диспетчерских участков. Плановые значения ДНЦ (узлового, участкового)»</w:t>
      </w:r>
    </w:p>
    <w:tbl>
      <w:tblPr>
        <w:tblStyle w:val="a8"/>
        <w:tblW w:w="0" w:type="auto"/>
        <w:tblInd w:w="645" w:type="dxa"/>
        <w:tblLook w:val="04A0" w:firstRow="1" w:lastRow="0" w:firstColumn="1" w:lastColumn="0" w:noHBand="0" w:noVBand="1"/>
      </w:tblPr>
      <w:tblGrid>
        <w:gridCol w:w="3937"/>
        <w:gridCol w:w="2919"/>
      </w:tblGrid>
      <w:tr w:rsidR="00714EE9" w:rsidRPr="00235AB7" w:rsidTr="00200124">
        <w:trPr>
          <w:trHeight w:val="328"/>
        </w:trPr>
        <w:tc>
          <w:tcPr>
            <w:tcW w:w="3937" w:type="dxa"/>
          </w:tcPr>
          <w:p w:rsidR="00714EE9" w:rsidRPr="00235AB7" w:rsidRDefault="009B3D10" w:rsidP="00D00A4F">
            <w:r w:rsidRPr="00235AB7">
              <w:t>Станция (код ЕСР)</w:t>
            </w:r>
          </w:p>
        </w:tc>
        <w:tc>
          <w:tcPr>
            <w:tcW w:w="2919" w:type="dxa"/>
          </w:tcPr>
          <w:p w:rsidR="00714EE9" w:rsidRPr="00235AB7" w:rsidRDefault="00714EE9" w:rsidP="00D00A4F">
            <w:pPr>
              <w:jc w:val="left"/>
            </w:pPr>
            <w:r w:rsidRPr="00235AB7">
              <w:t>План погрузки, тонн</w:t>
            </w: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lastRenderedPageBreak/>
        <w:t>Источник данных плана погрузки для ДГПС, ДГЦ файл с именем: «</w:t>
      </w:r>
      <w:r w:rsidRPr="00235AB7">
        <w:rPr>
          <w:sz w:val="28"/>
          <w:szCs w:val="28"/>
          <w:lang w:val="en-US"/>
        </w:rPr>
        <w:t>PlanPogrDGPS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 xml:space="preserve">», где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 xml:space="preserve"> – расчетный месяц, год за которые формируются данные. Формат файла 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>, разделители - “;”.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«Основные показатели использования вагонов. Плановые значения ДГПС, ДНЦ» и содержит плановые значения погрузки по каждому отделению отдельно и по дороге в целом.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«Основные показатели использования вагонов. Плановые значения ДГПС, ДНЦ».</w:t>
      </w:r>
    </w:p>
    <w:tbl>
      <w:tblPr>
        <w:tblStyle w:val="a8"/>
        <w:tblpPr w:leftFromText="180" w:rightFromText="180" w:vertAnchor="text" w:horzAnchor="page" w:tblpX="2455" w:tblpY="246"/>
        <w:tblW w:w="0" w:type="auto"/>
        <w:tblLook w:val="04A0" w:firstRow="1" w:lastRow="0" w:firstColumn="1" w:lastColumn="0" w:noHBand="0" w:noVBand="1"/>
      </w:tblPr>
      <w:tblGrid>
        <w:gridCol w:w="1205"/>
        <w:gridCol w:w="1201"/>
        <w:gridCol w:w="1181"/>
        <w:gridCol w:w="1181"/>
        <w:gridCol w:w="1181"/>
        <w:gridCol w:w="1181"/>
        <w:gridCol w:w="1181"/>
      </w:tblGrid>
      <w:tr w:rsidR="00714EE9" w:rsidRPr="00235AB7" w:rsidTr="00200124">
        <w:tc>
          <w:tcPr>
            <w:tcW w:w="1205" w:type="dxa"/>
          </w:tcPr>
          <w:p w:rsidR="00714EE9" w:rsidRPr="00235AB7" w:rsidRDefault="00714EE9" w:rsidP="00CF152A">
            <w:pPr>
              <w:ind w:firstLine="0"/>
            </w:pPr>
            <w:r w:rsidRPr="00235AB7">
              <w:t>Дорога</w:t>
            </w:r>
          </w:p>
        </w:tc>
        <w:tc>
          <w:tcPr>
            <w:tcW w:w="120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НОД-1</w:t>
            </w:r>
          </w:p>
        </w:tc>
        <w:tc>
          <w:tcPr>
            <w:tcW w:w="118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НОД-2</w:t>
            </w:r>
          </w:p>
        </w:tc>
        <w:tc>
          <w:tcPr>
            <w:tcW w:w="118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НОД-3</w:t>
            </w:r>
          </w:p>
        </w:tc>
        <w:tc>
          <w:tcPr>
            <w:tcW w:w="118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НОД-4</w:t>
            </w:r>
          </w:p>
        </w:tc>
        <w:tc>
          <w:tcPr>
            <w:tcW w:w="118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НОД-5</w:t>
            </w:r>
          </w:p>
        </w:tc>
        <w:tc>
          <w:tcPr>
            <w:tcW w:w="1181" w:type="dxa"/>
          </w:tcPr>
          <w:p w:rsidR="00714EE9" w:rsidRPr="00235AB7" w:rsidRDefault="00714EE9" w:rsidP="00CF152A">
            <w:pPr>
              <w:ind w:firstLine="0"/>
            </w:pPr>
            <w:r w:rsidRPr="00235AB7">
              <w:t>НОД-6</w:t>
            </w:r>
          </w:p>
        </w:tc>
      </w:tr>
      <w:tr w:rsidR="00714EE9" w:rsidRPr="00235AB7" w:rsidTr="00200124">
        <w:tc>
          <w:tcPr>
            <w:tcW w:w="1205" w:type="dxa"/>
          </w:tcPr>
          <w:p w:rsidR="00714EE9" w:rsidRPr="00235AB7" w:rsidRDefault="00714EE9" w:rsidP="00D00A4F"/>
        </w:tc>
        <w:tc>
          <w:tcPr>
            <w:tcW w:w="1201" w:type="dxa"/>
          </w:tcPr>
          <w:p w:rsidR="00714EE9" w:rsidRPr="00235AB7" w:rsidRDefault="00714EE9" w:rsidP="00D00A4F"/>
        </w:tc>
        <w:tc>
          <w:tcPr>
            <w:tcW w:w="1181" w:type="dxa"/>
          </w:tcPr>
          <w:p w:rsidR="00714EE9" w:rsidRPr="00235AB7" w:rsidRDefault="00714EE9" w:rsidP="00D00A4F"/>
        </w:tc>
        <w:tc>
          <w:tcPr>
            <w:tcW w:w="1181" w:type="dxa"/>
          </w:tcPr>
          <w:p w:rsidR="00714EE9" w:rsidRPr="00235AB7" w:rsidRDefault="00714EE9" w:rsidP="00D00A4F"/>
        </w:tc>
        <w:tc>
          <w:tcPr>
            <w:tcW w:w="1181" w:type="dxa"/>
          </w:tcPr>
          <w:p w:rsidR="00714EE9" w:rsidRPr="00235AB7" w:rsidRDefault="00714EE9" w:rsidP="00D00A4F"/>
        </w:tc>
        <w:tc>
          <w:tcPr>
            <w:tcW w:w="1181" w:type="dxa"/>
          </w:tcPr>
          <w:p w:rsidR="00714EE9" w:rsidRPr="00235AB7" w:rsidRDefault="00714EE9" w:rsidP="00D00A4F"/>
        </w:tc>
        <w:tc>
          <w:tcPr>
            <w:tcW w:w="1181" w:type="dxa"/>
          </w:tcPr>
          <w:p w:rsidR="00714EE9" w:rsidRPr="00235AB7" w:rsidRDefault="00714EE9" w:rsidP="00D00A4F"/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3" w:name="_Toc74303854"/>
      <w:r w:rsidRPr="00235AB7">
        <w:rPr>
          <w:b/>
          <w:sz w:val="28"/>
          <w:szCs w:val="28"/>
        </w:rPr>
        <w:t>3.2 Фактические значения погрузки ДНЦ, ДГПС, ДГЦ.</w:t>
      </w:r>
      <w:bookmarkEnd w:id="103"/>
      <w:r w:rsidRPr="00235AB7">
        <w:rPr>
          <w:b/>
          <w:sz w:val="28"/>
          <w:szCs w:val="28"/>
        </w:rPr>
        <w:t xml:space="preserve"> </w:t>
      </w:r>
    </w:p>
    <w:p w:rsidR="009120C1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файлы, размещённые в сетевом каталоге содержащие фактические значения погрузки грузов</w:t>
      </w:r>
      <w:r w:rsidRPr="00235AB7">
        <w:rPr>
          <w:spacing w:val="-1"/>
          <w:sz w:val="28"/>
          <w:szCs w:val="28"/>
        </w:rPr>
        <w:t xml:space="preserve"> ДНЦ (</w:t>
      </w:r>
      <w:r w:rsidRPr="00235AB7">
        <w:rPr>
          <w:sz w:val="28"/>
          <w:szCs w:val="28"/>
        </w:rPr>
        <w:t xml:space="preserve">участков, узлов), ДГПС, ДГЦ. </w:t>
      </w:r>
    </w:p>
    <w:p w:rsidR="009120C1" w:rsidRPr="00235AB7" w:rsidRDefault="00714EE9" w:rsidP="009120C1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 данных файла отчет формы ГО-10.</w:t>
      </w:r>
      <w:r w:rsidR="009120C1" w:rsidRPr="00235AB7">
        <w:rPr>
          <w:sz w:val="28"/>
          <w:szCs w:val="28"/>
        </w:rPr>
        <w:t xml:space="preserve"> Система,  </w:t>
      </w:r>
      <w:r w:rsidR="009120C1" w:rsidRPr="00235AB7">
        <w:rPr>
          <w:rStyle w:val="12"/>
          <w:rFonts w:eastAsiaTheme="minorHAnsi"/>
          <w:sz w:val="28"/>
          <w:szCs w:val="28"/>
        </w:rPr>
        <w:t>формирующая выходной файл - BusinessObjects. Н</w:t>
      </w:r>
      <w:r w:rsidR="009120C1" w:rsidRPr="00235AB7">
        <w:rPr>
          <w:sz w:val="28"/>
          <w:szCs w:val="28"/>
        </w:rPr>
        <w:t xml:space="preserve">а этапе разработки регламента взаимодействия  возможно изменение источника формирования файла.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Файл нарабатывается в регламенте 15 числа в 12.00 месяца, следующего за расчетным.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файлов содержит заголовки столбцов. </w:t>
      </w:r>
    </w:p>
    <w:p w:rsidR="00B05ED2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 данных фактического значения погрузки для ДНЦ (участков, узлов), ДГПС - файл с именем: «</w:t>
      </w:r>
      <w:r w:rsidRPr="00235AB7">
        <w:rPr>
          <w:sz w:val="28"/>
          <w:szCs w:val="28"/>
          <w:lang w:val="en-US"/>
        </w:rPr>
        <w:t>FPogr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DNC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 xml:space="preserve">», где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 xml:space="preserve"> – расчетный месяц, год за которые формируются данные. </w:t>
      </w:r>
    </w:p>
    <w:p w:rsidR="00714EE9" w:rsidRPr="00235AB7" w:rsidRDefault="00714EE9" w:rsidP="00D00A4F">
      <w:pPr>
        <w:ind w:firstLine="709"/>
        <w:jc w:val="both"/>
        <w:rPr>
          <w:b/>
          <w:i/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«Справка к отчету о грузовой работе по отделениям. Фактические значения». Таблица содержит фактические значения погрузки в вагонах, тоннах по каждой станции отделения НОД-1,2,3,4,5,6 и сумма погрузки по дороге в целом. 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 Таблица «Справка к отчету о грузовой работе по отделениям за ММ.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 Фактические значения»</w:t>
      </w:r>
    </w:p>
    <w:tbl>
      <w:tblPr>
        <w:tblStyle w:val="a8"/>
        <w:tblW w:w="8931" w:type="dxa"/>
        <w:tblInd w:w="723" w:type="dxa"/>
        <w:tblLayout w:type="fixed"/>
        <w:tblLook w:val="04A0" w:firstRow="1" w:lastRow="0" w:firstColumn="1" w:lastColumn="0" w:noHBand="0" w:noVBand="1"/>
      </w:tblPr>
      <w:tblGrid>
        <w:gridCol w:w="690"/>
        <w:gridCol w:w="1559"/>
        <w:gridCol w:w="2976"/>
        <w:gridCol w:w="1773"/>
        <w:gridCol w:w="1933"/>
      </w:tblGrid>
      <w:tr w:rsidR="00714EE9" w:rsidRPr="00235AB7" w:rsidTr="00200124">
        <w:trPr>
          <w:trHeight w:val="342"/>
        </w:trPr>
        <w:tc>
          <w:tcPr>
            <w:tcW w:w="690" w:type="dxa"/>
            <w:vMerge w:val="restart"/>
          </w:tcPr>
          <w:p w:rsidR="00714EE9" w:rsidRPr="00235AB7" w:rsidRDefault="00714EE9" w:rsidP="00D00A4F">
            <w:r w:rsidRPr="00235AB7">
              <w:t>№ п</w:t>
            </w:r>
            <w:r w:rsidRPr="00235AB7">
              <w:rPr>
                <w:lang w:val="en-US"/>
              </w:rPr>
              <w:t>/</w:t>
            </w:r>
            <w:r w:rsidRPr="00235AB7">
              <w:t>п</w:t>
            </w:r>
          </w:p>
        </w:tc>
        <w:tc>
          <w:tcPr>
            <w:tcW w:w="1559" w:type="dxa"/>
            <w:vMerge w:val="restart"/>
            <w:vAlign w:val="center"/>
          </w:tcPr>
          <w:p w:rsidR="00714EE9" w:rsidRPr="00235AB7" w:rsidRDefault="00714EE9" w:rsidP="00D00A4F">
            <w:pPr>
              <w:ind w:right="312" w:firstLine="5"/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Код ЕСР станции</w:t>
            </w:r>
          </w:p>
        </w:tc>
        <w:tc>
          <w:tcPr>
            <w:tcW w:w="2976" w:type="dxa"/>
            <w:vMerge w:val="restart"/>
            <w:vAlign w:val="center"/>
          </w:tcPr>
          <w:p w:rsidR="00714EE9" w:rsidRPr="00235AB7" w:rsidRDefault="00714EE9" w:rsidP="00D00A4F">
            <w:pPr>
              <w:ind w:firstLine="5"/>
              <w:jc w:val="left"/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Наименование  станции   </w:t>
            </w:r>
          </w:p>
        </w:tc>
        <w:tc>
          <w:tcPr>
            <w:tcW w:w="3706" w:type="dxa"/>
            <w:gridSpan w:val="2"/>
          </w:tcPr>
          <w:p w:rsidR="00714EE9" w:rsidRPr="00235AB7" w:rsidRDefault="00714EE9" w:rsidP="00D00A4F">
            <w:pPr>
              <w:ind w:firstLine="6"/>
              <w:jc w:val="left"/>
            </w:pPr>
            <w:r w:rsidRPr="00235AB7">
              <w:rPr>
                <w:bCs/>
                <w:color w:val="333333"/>
              </w:rPr>
              <w:t>Всего погружено по отделению</w:t>
            </w:r>
          </w:p>
        </w:tc>
      </w:tr>
      <w:tr w:rsidR="00714EE9" w:rsidRPr="00235AB7" w:rsidTr="00200124">
        <w:trPr>
          <w:trHeight w:val="269"/>
        </w:trPr>
        <w:tc>
          <w:tcPr>
            <w:tcW w:w="690" w:type="dxa"/>
            <w:vMerge/>
          </w:tcPr>
          <w:p w:rsidR="00714EE9" w:rsidRPr="00235AB7" w:rsidRDefault="00714EE9" w:rsidP="00D00A4F"/>
        </w:tc>
        <w:tc>
          <w:tcPr>
            <w:tcW w:w="1559" w:type="dxa"/>
            <w:vMerge/>
          </w:tcPr>
          <w:p w:rsidR="00714EE9" w:rsidRPr="00235AB7" w:rsidRDefault="00714EE9" w:rsidP="00D00A4F"/>
        </w:tc>
        <w:tc>
          <w:tcPr>
            <w:tcW w:w="2976" w:type="dxa"/>
            <w:vMerge/>
          </w:tcPr>
          <w:p w:rsidR="00714EE9" w:rsidRPr="00235AB7" w:rsidRDefault="00714EE9" w:rsidP="00D00A4F"/>
        </w:tc>
        <w:tc>
          <w:tcPr>
            <w:tcW w:w="1773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вагоны</w:t>
            </w:r>
          </w:p>
        </w:tc>
        <w:tc>
          <w:tcPr>
            <w:tcW w:w="1933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тонны</w:t>
            </w:r>
          </w:p>
        </w:tc>
      </w:tr>
      <w:tr w:rsidR="00714EE9" w:rsidRPr="00235AB7" w:rsidTr="00200124">
        <w:trPr>
          <w:trHeight w:val="269"/>
        </w:trPr>
        <w:tc>
          <w:tcPr>
            <w:tcW w:w="690" w:type="dxa"/>
          </w:tcPr>
          <w:p w:rsidR="00714EE9" w:rsidRPr="00235AB7" w:rsidRDefault="00714EE9" w:rsidP="00D00A4F"/>
        </w:tc>
        <w:tc>
          <w:tcPr>
            <w:tcW w:w="1559" w:type="dxa"/>
          </w:tcPr>
          <w:p w:rsidR="00714EE9" w:rsidRPr="00235AB7" w:rsidRDefault="00714EE9" w:rsidP="00D00A4F"/>
        </w:tc>
        <w:tc>
          <w:tcPr>
            <w:tcW w:w="2976" w:type="dxa"/>
          </w:tcPr>
          <w:p w:rsidR="00714EE9" w:rsidRPr="00235AB7" w:rsidRDefault="00714EE9" w:rsidP="00D00A4F"/>
        </w:tc>
        <w:tc>
          <w:tcPr>
            <w:tcW w:w="1773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</w:p>
        </w:tc>
        <w:tc>
          <w:tcPr>
            <w:tcW w:w="1933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</w:p>
        </w:tc>
      </w:tr>
    </w:tbl>
    <w:p w:rsidR="00B05ED2" w:rsidRPr="00235AB7" w:rsidRDefault="00B05ED2" w:rsidP="00D00A4F">
      <w:pPr>
        <w:ind w:firstLine="709"/>
        <w:jc w:val="both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 данных фактического значения погрузки для ДГЦ - файл с именем: «</w:t>
      </w:r>
      <w:r w:rsidRPr="00235AB7">
        <w:rPr>
          <w:sz w:val="28"/>
          <w:szCs w:val="28"/>
          <w:lang w:val="en-US"/>
        </w:rPr>
        <w:t>FPogr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 xml:space="preserve">», где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 xml:space="preserve"> – расчетный месяц, год за которые формируются данные. Формат файла 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>, разделители - “;”.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«Справка к отчету о грузовой работе по дороге. Фактическое значение». Таблица содержит фактическое значение погрузки в вагонах, тоннах по дороге в целом за месяц.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Таблица «Справка к отчету о грузовой работе по дороге за ММ. </w:t>
      </w:r>
      <w:r w:rsidRPr="00235AB7">
        <w:rPr>
          <w:sz w:val="28"/>
          <w:szCs w:val="28"/>
          <w:lang w:val="en-US"/>
        </w:rPr>
        <w:t>GG</w:t>
      </w:r>
      <w:r w:rsidRPr="00235AB7">
        <w:rPr>
          <w:sz w:val="28"/>
          <w:szCs w:val="28"/>
        </w:rPr>
        <w:t>. Фактические значения»</w:t>
      </w:r>
    </w:p>
    <w:tbl>
      <w:tblPr>
        <w:tblStyle w:val="a8"/>
        <w:tblW w:w="4950" w:type="dxa"/>
        <w:jc w:val="center"/>
        <w:tblLook w:val="04A0" w:firstRow="1" w:lastRow="0" w:firstColumn="1" w:lastColumn="0" w:noHBand="0" w:noVBand="1"/>
      </w:tblPr>
      <w:tblGrid>
        <w:gridCol w:w="2654"/>
        <w:gridCol w:w="2296"/>
      </w:tblGrid>
      <w:tr w:rsidR="00714EE9" w:rsidRPr="00235AB7" w:rsidTr="00235AB7">
        <w:trPr>
          <w:trHeight w:val="271"/>
          <w:jc w:val="center"/>
        </w:trPr>
        <w:tc>
          <w:tcPr>
            <w:tcW w:w="4950" w:type="dxa"/>
            <w:gridSpan w:val="2"/>
          </w:tcPr>
          <w:p w:rsidR="00714EE9" w:rsidRPr="00235AB7" w:rsidRDefault="00714EE9" w:rsidP="00235AB7">
            <w:pPr>
              <w:jc w:val="center"/>
            </w:pPr>
            <w:r w:rsidRPr="00235AB7">
              <w:rPr>
                <w:bCs/>
                <w:color w:val="333333"/>
              </w:rPr>
              <w:t>Всего погружено</w:t>
            </w:r>
          </w:p>
        </w:tc>
      </w:tr>
      <w:tr w:rsidR="00714EE9" w:rsidRPr="00235AB7" w:rsidTr="00235AB7">
        <w:trPr>
          <w:trHeight w:val="213"/>
          <w:jc w:val="center"/>
        </w:trPr>
        <w:tc>
          <w:tcPr>
            <w:tcW w:w="2654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вагоны</w:t>
            </w:r>
          </w:p>
        </w:tc>
        <w:tc>
          <w:tcPr>
            <w:tcW w:w="2296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  <w:r w:rsidRPr="00235AB7">
              <w:rPr>
                <w:bCs/>
                <w:color w:val="333333"/>
              </w:rPr>
              <w:t>тонны</w:t>
            </w:r>
          </w:p>
        </w:tc>
      </w:tr>
      <w:tr w:rsidR="00714EE9" w:rsidRPr="00235AB7" w:rsidTr="00235AB7">
        <w:trPr>
          <w:trHeight w:val="213"/>
          <w:jc w:val="center"/>
        </w:trPr>
        <w:tc>
          <w:tcPr>
            <w:tcW w:w="2654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</w:p>
        </w:tc>
        <w:tc>
          <w:tcPr>
            <w:tcW w:w="2296" w:type="dxa"/>
            <w:vAlign w:val="center"/>
          </w:tcPr>
          <w:p w:rsidR="00714EE9" w:rsidRPr="00235AB7" w:rsidRDefault="00714EE9" w:rsidP="00D00A4F">
            <w:pPr>
              <w:rPr>
                <w:bCs/>
                <w:color w:val="333333"/>
              </w:rPr>
            </w:pPr>
          </w:p>
        </w:tc>
      </w:tr>
    </w:tbl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4" w:name="_Toc74303855"/>
      <w:r w:rsidRPr="00235AB7">
        <w:rPr>
          <w:b/>
          <w:sz w:val="28"/>
          <w:szCs w:val="28"/>
        </w:rPr>
        <w:lastRenderedPageBreak/>
        <w:t xml:space="preserve">4 Плановое, фактическое значение </w:t>
      </w:r>
      <w:r w:rsidR="00D00A4F" w:rsidRPr="00235AB7">
        <w:rPr>
          <w:b/>
          <w:sz w:val="28"/>
          <w:szCs w:val="28"/>
        </w:rPr>
        <w:t>показателя «С</w:t>
      </w:r>
      <w:r w:rsidRPr="00235AB7">
        <w:rPr>
          <w:b/>
          <w:sz w:val="28"/>
          <w:szCs w:val="28"/>
        </w:rPr>
        <w:t>дач</w:t>
      </w:r>
      <w:r w:rsidR="00D00A4F" w:rsidRPr="00235AB7">
        <w:rPr>
          <w:b/>
          <w:sz w:val="28"/>
          <w:szCs w:val="28"/>
        </w:rPr>
        <w:t>а</w:t>
      </w:r>
      <w:r w:rsidRPr="00235AB7">
        <w:rPr>
          <w:b/>
          <w:sz w:val="28"/>
          <w:szCs w:val="28"/>
        </w:rPr>
        <w:t xml:space="preserve"> вагонов по </w:t>
      </w:r>
      <w:r w:rsidRPr="00235AB7">
        <w:rPr>
          <w:b/>
          <w:spacing w:val="-7"/>
          <w:sz w:val="28"/>
          <w:szCs w:val="28"/>
        </w:rPr>
        <w:t>дороге за сутки</w:t>
      </w:r>
      <w:r w:rsidR="00D00A4F" w:rsidRPr="00235AB7">
        <w:rPr>
          <w:b/>
          <w:spacing w:val="-7"/>
          <w:sz w:val="28"/>
          <w:szCs w:val="28"/>
        </w:rPr>
        <w:t>»</w:t>
      </w: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r w:rsidRPr="00235AB7">
        <w:rPr>
          <w:b/>
          <w:sz w:val="28"/>
          <w:szCs w:val="28"/>
        </w:rPr>
        <w:t xml:space="preserve">4.1 Плановое, фактическое значение </w:t>
      </w:r>
      <w:r w:rsidR="00D00A4F" w:rsidRPr="00235AB7">
        <w:rPr>
          <w:b/>
          <w:sz w:val="28"/>
          <w:szCs w:val="28"/>
        </w:rPr>
        <w:t xml:space="preserve">показателя </w:t>
      </w:r>
      <w:r w:rsidRPr="00235AB7">
        <w:rPr>
          <w:b/>
          <w:sz w:val="28"/>
          <w:szCs w:val="28"/>
        </w:rPr>
        <w:t xml:space="preserve">плана сдачи вагонов по </w:t>
      </w:r>
      <w:r w:rsidRPr="00235AB7">
        <w:rPr>
          <w:b/>
          <w:spacing w:val="-7"/>
          <w:sz w:val="28"/>
          <w:szCs w:val="28"/>
        </w:rPr>
        <w:t>дороге за сутки</w:t>
      </w:r>
      <w:r w:rsidRPr="00235AB7">
        <w:rPr>
          <w:b/>
          <w:sz w:val="28"/>
          <w:szCs w:val="28"/>
        </w:rPr>
        <w:t xml:space="preserve"> для ТНЦ, ДГПС, ДГТ, ДГЦ.</w:t>
      </w:r>
      <w:bookmarkEnd w:id="104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файл, размещённый в сетевом каталоге содержащий плановые, фактические значения сдачи вагонов за сутки</w:t>
      </w:r>
      <w:r w:rsidRPr="00235AB7">
        <w:rPr>
          <w:spacing w:val="-1"/>
          <w:sz w:val="28"/>
          <w:szCs w:val="28"/>
        </w:rPr>
        <w:t xml:space="preserve"> </w:t>
      </w:r>
      <w:r w:rsidRPr="00235AB7">
        <w:rPr>
          <w:spacing w:val="-2"/>
          <w:sz w:val="28"/>
          <w:szCs w:val="28"/>
        </w:rPr>
        <w:t xml:space="preserve">ДНЦ </w:t>
      </w:r>
      <w:r w:rsidRPr="00235AB7">
        <w:rPr>
          <w:sz w:val="28"/>
          <w:szCs w:val="28"/>
        </w:rPr>
        <w:t>(участковых, узловых), ТНЦ, ДГПС, ДГТ, ДГЦ. Данные файла формируются на основании данных КПЭ.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Система должна производить получение файлов </w:t>
      </w:r>
      <w:r w:rsidR="00D00A4F" w:rsidRPr="00235AB7">
        <w:rPr>
          <w:sz w:val="28"/>
          <w:szCs w:val="28"/>
        </w:rPr>
        <w:t xml:space="preserve">в </w:t>
      </w:r>
      <w:r w:rsidR="009632FA" w:rsidRPr="00235AB7">
        <w:rPr>
          <w:sz w:val="28"/>
          <w:szCs w:val="28"/>
        </w:rPr>
        <w:t>03</w:t>
      </w:r>
      <w:r w:rsidRPr="00235AB7">
        <w:rPr>
          <w:sz w:val="28"/>
          <w:szCs w:val="28"/>
        </w:rPr>
        <w:t xml:space="preserve"> час</w:t>
      </w:r>
      <w:r w:rsidR="00D00A4F" w:rsidRPr="00235AB7">
        <w:rPr>
          <w:sz w:val="28"/>
          <w:szCs w:val="28"/>
        </w:rPr>
        <w:t xml:space="preserve">а </w:t>
      </w:r>
      <w:r w:rsidR="00D86AB0" w:rsidRPr="00235AB7">
        <w:rPr>
          <w:sz w:val="28"/>
          <w:szCs w:val="28"/>
        </w:rPr>
        <w:t>00</w:t>
      </w:r>
      <w:r w:rsidRPr="00235AB7">
        <w:rPr>
          <w:sz w:val="28"/>
          <w:szCs w:val="28"/>
        </w:rPr>
        <w:t xml:space="preserve"> минут, каждых суток.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</w:t>
      </w:r>
      <w:r w:rsidRPr="00235AB7">
        <w:rPr>
          <w:sz w:val="28"/>
          <w:szCs w:val="28"/>
          <w:lang w:val="en-US"/>
        </w:rPr>
        <w:t>Sdacha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>.</w:t>
      </w:r>
      <w:r w:rsidRPr="00235AB7">
        <w:rPr>
          <w:sz w:val="28"/>
          <w:szCs w:val="28"/>
          <w:lang w:val="en-US"/>
        </w:rPr>
        <w:t>csv</w:t>
      </w:r>
      <w:r w:rsidRPr="00235AB7">
        <w:rPr>
          <w:sz w:val="28"/>
          <w:szCs w:val="28"/>
        </w:rPr>
        <w:t xml:space="preserve">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расчетные сутки, месяц за которые формируются данные. </w:t>
      </w:r>
      <w:r w:rsidR="00B05ED2" w:rsidRPr="00235AB7">
        <w:rPr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«Сдача вагонов общая», содержит плановые и фактические значения сдачи вагонов по дороге за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«Сдача вагонов общая»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70"/>
        <w:gridCol w:w="2470"/>
      </w:tblGrid>
      <w:tr w:rsidR="00714EE9" w:rsidRPr="00235AB7" w:rsidTr="00235AB7">
        <w:trPr>
          <w:trHeight w:val="275"/>
          <w:jc w:val="center"/>
        </w:trPr>
        <w:tc>
          <w:tcPr>
            <w:tcW w:w="2470" w:type="dxa"/>
          </w:tcPr>
          <w:p w:rsidR="00714EE9" w:rsidRPr="00235AB7" w:rsidRDefault="00714EE9" w:rsidP="00D00A4F">
            <w:r w:rsidRPr="00235AB7">
              <w:t>План, ваг</w:t>
            </w:r>
          </w:p>
        </w:tc>
        <w:tc>
          <w:tcPr>
            <w:tcW w:w="2470" w:type="dxa"/>
          </w:tcPr>
          <w:p w:rsidR="00714EE9" w:rsidRPr="00235AB7" w:rsidRDefault="00714EE9" w:rsidP="00D00A4F">
            <w:r w:rsidRPr="00235AB7">
              <w:t>Вып. сут.</w:t>
            </w:r>
          </w:p>
        </w:tc>
      </w:tr>
      <w:tr w:rsidR="00714EE9" w:rsidRPr="00235AB7" w:rsidTr="00235AB7">
        <w:trPr>
          <w:trHeight w:val="132"/>
          <w:jc w:val="center"/>
        </w:trPr>
        <w:tc>
          <w:tcPr>
            <w:tcW w:w="2470" w:type="dxa"/>
          </w:tcPr>
          <w:p w:rsidR="00714EE9" w:rsidRPr="00235AB7" w:rsidRDefault="00714EE9" w:rsidP="00D00A4F"/>
        </w:tc>
        <w:tc>
          <w:tcPr>
            <w:tcW w:w="2470" w:type="dxa"/>
          </w:tcPr>
          <w:p w:rsidR="00714EE9" w:rsidRPr="00235AB7" w:rsidRDefault="00714EE9" w:rsidP="00D00A4F"/>
        </w:tc>
      </w:tr>
    </w:tbl>
    <w:p w:rsidR="00D00A4F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5" w:name="_Toc74303856"/>
      <w:r w:rsidRPr="00235AB7">
        <w:rPr>
          <w:b/>
          <w:sz w:val="28"/>
          <w:szCs w:val="28"/>
        </w:rPr>
        <w:t xml:space="preserve">5 Выполнение плана среднего веса </w:t>
      </w:r>
      <w:r w:rsidRPr="00235AB7">
        <w:rPr>
          <w:b/>
          <w:spacing w:val="-1"/>
          <w:sz w:val="28"/>
          <w:szCs w:val="28"/>
        </w:rPr>
        <w:t xml:space="preserve">отправленных грузовых поездов </w:t>
      </w:r>
      <w:r w:rsidRPr="00235AB7">
        <w:rPr>
          <w:b/>
          <w:sz w:val="28"/>
          <w:szCs w:val="28"/>
        </w:rPr>
        <w:t xml:space="preserve">без учета вывозных и передаточных. </w:t>
      </w: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r w:rsidRPr="00235AB7">
        <w:rPr>
          <w:b/>
          <w:sz w:val="28"/>
          <w:szCs w:val="28"/>
        </w:rPr>
        <w:t>Рассчитывается для: ДГЦ, ДГТ (по дороге), ДГПС (по отделению).</w:t>
      </w:r>
      <w:bookmarkEnd w:id="105"/>
      <w:r w:rsidRPr="00235AB7">
        <w:rPr>
          <w:b/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6" w:name="_Toc74303857"/>
      <w:r w:rsidRPr="00235AB7">
        <w:rPr>
          <w:b/>
          <w:sz w:val="28"/>
          <w:szCs w:val="28"/>
        </w:rPr>
        <w:t>5.1 Фактические, плановые значения среднего веса ДГЦ, ДГТ (по дороге)</w:t>
      </w:r>
      <w:bookmarkEnd w:id="106"/>
      <w:r w:rsidRPr="00235AB7">
        <w:rPr>
          <w:b/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файл, размещённый в сетевом каталоге содержащий плановые и фактические значения среднего веса отправленных грузовых поездов без учета вывозных и передаточных поездов для ДГЦ, ДГТ (по дороге)</w:t>
      </w:r>
      <w:r w:rsidRPr="00235AB7">
        <w:rPr>
          <w:rStyle w:val="12"/>
          <w:rFonts w:eastAsiaTheme="minorHAnsi"/>
          <w:sz w:val="28"/>
          <w:szCs w:val="28"/>
        </w:rPr>
        <w:t>. Источник данных файла КПЭ.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«SrV_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DGT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</w:t>
      </w:r>
      <w:r w:rsidR="00235AB7">
        <w:rPr>
          <w:sz w:val="28"/>
          <w:szCs w:val="28"/>
        </w:rPr>
        <w:t>ются данные. Формат файла .csv.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Файл содержит фактические значения среднего веса </w:t>
      </w:r>
      <w:r w:rsidR="00D00A4F" w:rsidRPr="00235AB7">
        <w:rPr>
          <w:sz w:val="28"/>
          <w:szCs w:val="28"/>
        </w:rPr>
        <w:t xml:space="preserve">поезда </w:t>
      </w:r>
      <w:r w:rsidRPr="00235AB7">
        <w:rPr>
          <w:sz w:val="28"/>
          <w:szCs w:val="28"/>
        </w:rPr>
        <w:t xml:space="preserve">в целом по дороге. Структура файла приведена в таблице «Средний вес грузового поезда брутто без передаточных и вывозных».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«Средний вес грузового поезда брутто без передаточных и вывозных».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9"/>
        <w:gridCol w:w="1293"/>
      </w:tblGrid>
      <w:tr w:rsidR="00714EE9" w:rsidRPr="00235AB7" w:rsidTr="00235AB7">
        <w:trPr>
          <w:trHeight w:val="192"/>
          <w:tblCellSpacing w:w="0" w:type="dxa"/>
          <w:jc w:val="center"/>
        </w:trPr>
        <w:tc>
          <w:tcPr>
            <w:tcW w:w="1319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</w:p>
        </w:tc>
        <w:tc>
          <w:tcPr>
            <w:tcW w:w="1293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</w:tr>
      <w:tr w:rsidR="00714EE9" w:rsidRPr="00235AB7" w:rsidTr="00235AB7">
        <w:trPr>
          <w:trHeight w:val="46"/>
          <w:tblCellSpacing w:w="0" w:type="dxa"/>
          <w:jc w:val="center"/>
        </w:trPr>
        <w:tc>
          <w:tcPr>
            <w:tcW w:w="1319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</w:t>
            </w:r>
          </w:p>
        </w:tc>
        <w:tc>
          <w:tcPr>
            <w:tcW w:w="1293" w:type="dxa"/>
            <w:shd w:val="clear" w:color="auto" w:fill="FFFFFF"/>
            <w:hideMark/>
          </w:tcPr>
          <w:p w:rsidR="00714EE9" w:rsidRPr="00235AB7" w:rsidRDefault="00714EE9" w:rsidP="00235AB7">
            <w:pPr>
              <w:ind w:firstLine="27"/>
              <w:jc w:val="center"/>
              <w:rPr>
                <w:color w:val="000000"/>
              </w:rPr>
            </w:pPr>
          </w:p>
        </w:tc>
      </w:tr>
      <w:tr w:rsidR="00714EE9" w:rsidRPr="00235AB7" w:rsidTr="00235AB7">
        <w:trPr>
          <w:trHeight w:val="46"/>
          <w:tblCellSpacing w:w="0" w:type="dxa"/>
          <w:jc w:val="center"/>
        </w:trPr>
        <w:tc>
          <w:tcPr>
            <w:tcW w:w="1319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ВЫП.СУТ</w:t>
            </w:r>
          </w:p>
        </w:tc>
        <w:tc>
          <w:tcPr>
            <w:tcW w:w="1293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107" w:name="_Toc74303858"/>
      <w:r w:rsidRPr="00235AB7">
        <w:rPr>
          <w:b/>
          <w:sz w:val="28"/>
          <w:szCs w:val="28"/>
        </w:rPr>
        <w:t>5.2 Фактическое значение среднего веса для ДГПС</w:t>
      </w:r>
      <w:bookmarkEnd w:id="107"/>
    </w:p>
    <w:p w:rsidR="00714EE9" w:rsidRPr="00235AB7" w:rsidRDefault="00714EE9" w:rsidP="00D00A4F">
      <w:pPr>
        <w:ind w:firstLine="709"/>
        <w:jc w:val="both"/>
        <w:rPr>
          <w:rStyle w:val="12"/>
          <w:rFonts w:eastAsiaTheme="minorHAnsi"/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файл, размещённый в сетевом каталоге</w:t>
      </w:r>
      <w:r w:rsidR="00D00A4F" w:rsidRPr="00235AB7">
        <w:rPr>
          <w:sz w:val="28"/>
          <w:szCs w:val="28"/>
        </w:rPr>
        <w:t>,</w:t>
      </w:r>
      <w:r w:rsidRPr="00235AB7">
        <w:rPr>
          <w:sz w:val="28"/>
          <w:szCs w:val="28"/>
        </w:rPr>
        <w:t xml:space="preserve"> содержащий фактические значения среднего веса отправленных грузовых поездов без учета вывозных и передаточных поездов для </w:t>
      </w:r>
      <w:r w:rsidRPr="00235AB7">
        <w:rPr>
          <w:rStyle w:val="12"/>
          <w:rFonts w:eastAsiaTheme="minorHAnsi"/>
          <w:sz w:val="28"/>
          <w:szCs w:val="28"/>
        </w:rPr>
        <w:t xml:space="preserve">ДГПС. Источник данных </w:t>
      </w:r>
      <w:r w:rsidR="00341903" w:rsidRPr="00235AB7">
        <w:rPr>
          <w:rStyle w:val="12"/>
          <w:rFonts w:eastAsiaTheme="minorHAnsi"/>
          <w:sz w:val="28"/>
          <w:szCs w:val="28"/>
        </w:rPr>
        <w:t xml:space="preserve">- </w:t>
      </w:r>
      <w:r w:rsidRPr="00235AB7">
        <w:rPr>
          <w:rStyle w:val="12"/>
          <w:rFonts w:eastAsiaTheme="minorHAnsi"/>
          <w:sz w:val="28"/>
          <w:szCs w:val="28"/>
        </w:rPr>
        <w:t>отчет ЦО-4.</w:t>
      </w:r>
      <w:r w:rsidR="00341903" w:rsidRPr="00235AB7">
        <w:rPr>
          <w:rStyle w:val="12"/>
          <w:rFonts w:eastAsiaTheme="minorHAnsi"/>
          <w:sz w:val="28"/>
          <w:szCs w:val="28"/>
        </w:rPr>
        <w:t xml:space="preserve">  Источник формирования файлов  АС КПЭ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lastRenderedPageBreak/>
        <w:t>Имя файла: «FactSrV_DGPS_ MM_GG.csv», где MM_ GG – расчетный месяц, год за которые формируются данные.</w:t>
      </w:r>
      <w:r w:rsidR="009322EE" w:rsidRPr="00235AB7">
        <w:rPr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11 числа каждого месяца в 12.00.</w:t>
      </w:r>
    </w:p>
    <w:p w:rsidR="00714EE9" w:rsidRPr="00235AB7" w:rsidRDefault="00714EE9" w:rsidP="00D00A4F">
      <w:pPr>
        <w:ind w:firstLine="709"/>
        <w:jc w:val="both"/>
        <w:rPr>
          <w:strike/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«Показатели для суточного доклада из ЦО-4 за период с ДД.ММ.ГГГГ по ДД.ММ.ГГГГ». Таблица содержит фактические значения </w:t>
      </w:r>
      <w:r w:rsidRPr="00235AB7">
        <w:rPr>
          <w:rStyle w:val="12"/>
          <w:rFonts w:eastAsiaTheme="minorHAnsi"/>
          <w:sz w:val="28"/>
          <w:szCs w:val="28"/>
        </w:rPr>
        <w:t>тонно-километры брутто отправленных грузовых поездов (без учета вывозных и передаточных поездов), к суммарному пробегу (в поездо -км) отправленных грузовых поездов (без учета вывозных и передаточных поездов)</w:t>
      </w:r>
      <w:r w:rsidRPr="00235AB7">
        <w:rPr>
          <w:strike/>
          <w:sz w:val="28"/>
          <w:szCs w:val="28"/>
        </w:rPr>
        <w:t xml:space="preserve">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«Показатели для суточного доклада из ЦО-4 за период с ДД.ММ.ГГГГ по ДД.ММ.ГГГГ».</w:t>
      </w:r>
    </w:p>
    <w:tbl>
      <w:tblPr>
        <w:tblW w:w="8775" w:type="dxa"/>
        <w:tblCellSpacing w:w="0" w:type="dxa"/>
        <w:tblInd w:w="5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2533"/>
        <w:gridCol w:w="1120"/>
        <w:gridCol w:w="972"/>
        <w:gridCol w:w="969"/>
        <w:gridCol w:w="831"/>
        <w:gridCol w:w="1013"/>
        <w:gridCol w:w="837"/>
      </w:tblGrid>
      <w:tr w:rsidR="00714EE9" w:rsidRPr="00235AB7" w:rsidTr="00BE1802">
        <w:trPr>
          <w:trHeight w:val="183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D00A4F">
            <w:pPr>
              <w:ind w:left="-417" w:right="-247"/>
            </w:pPr>
            <w:r w:rsidRPr="00235AB7">
              <w:t>П/П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ЦО-4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НОД-1</w:t>
            </w: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НОД-2</w:t>
            </w: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НОД-3</w:t>
            </w: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НОД-4</w:t>
            </w: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-417" w:right="-247" w:firstLine="492"/>
            </w:pPr>
            <w:r w:rsidRPr="00235AB7">
              <w:t>НОД-6</w:t>
            </w:r>
          </w:p>
        </w:tc>
      </w:tr>
      <w:tr w:rsidR="00714EE9" w:rsidRPr="00235AB7" w:rsidTr="00BE1802">
        <w:trPr>
          <w:trHeight w:val="527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D00A4F">
            <w:pPr>
              <w:ind w:left="-417" w:right="-247"/>
            </w:pPr>
            <w:r w:rsidRPr="00235AB7">
              <w:t>1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75" w:right="-247"/>
            </w:pPr>
            <w:r w:rsidRPr="00235AB7">
              <w:t>ТКМ БРУТТО</w:t>
            </w:r>
            <w:r w:rsidRPr="00235AB7">
              <w:br/>
              <w:t>БЕЗ ОД.СЛЕД.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</w:tr>
      <w:tr w:rsidR="00714EE9" w:rsidRPr="00235AB7" w:rsidTr="00BE1802">
        <w:trPr>
          <w:trHeight w:val="251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D00A4F">
            <w:pPr>
              <w:ind w:left="-417" w:right="-247"/>
            </w:pPr>
            <w:r w:rsidRPr="00235AB7">
              <w:t>2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714EE9" w:rsidRPr="00235AB7" w:rsidRDefault="00714EE9" w:rsidP="00BE1802">
            <w:pPr>
              <w:ind w:left="75" w:right="-247"/>
            </w:pPr>
            <w:r w:rsidRPr="00235AB7">
              <w:t>КМ.ЛИНЕЙНОГО</w:t>
            </w:r>
            <w:r w:rsidRPr="00235AB7">
              <w:br/>
              <w:t>ПРОБЕГА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714EE9" w:rsidRPr="00235AB7" w:rsidRDefault="00714EE9" w:rsidP="00BE1802">
            <w:pPr>
              <w:ind w:left="-417" w:right="-247" w:firstLine="492"/>
              <w:rPr>
                <w:b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b/>
          <w:spacing w:val="-2"/>
          <w:sz w:val="28"/>
          <w:szCs w:val="28"/>
        </w:rPr>
      </w:pPr>
      <w:bookmarkStart w:id="108" w:name="_Toc74303859"/>
      <w:r w:rsidRPr="00235AB7">
        <w:rPr>
          <w:b/>
          <w:sz w:val="28"/>
          <w:szCs w:val="28"/>
        </w:rPr>
        <w:t xml:space="preserve">6 Выполнение плана среднего веса отправленных грузовых поездов с локомотивами серии БКГ-1 для </w:t>
      </w:r>
      <w:r w:rsidRPr="00235AB7">
        <w:rPr>
          <w:b/>
          <w:spacing w:val="-2"/>
          <w:sz w:val="28"/>
          <w:szCs w:val="28"/>
        </w:rPr>
        <w:t>ТНЦ и ДГТ (по дороге)</w:t>
      </w:r>
      <w:bookmarkEnd w:id="108"/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09" w:name="_Toc74303860"/>
      <w:r w:rsidRPr="00235AB7">
        <w:rPr>
          <w:b/>
          <w:sz w:val="28"/>
          <w:szCs w:val="28"/>
        </w:rPr>
        <w:t>6.1 Фактические значения среднего веса отправленных грузовых поездов с локомотивами серии БКГ-1 для ТНЦ (по отделениям), ДГТ (по дороге)</w:t>
      </w:r>
      <w:bookmarkEnd w:id="109"/>
    </w:p>
    <w:p w:rsidR="001D2576" w:rsidRPr="00235AB7" w:rsidRDefault="001D2576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Расчёт производится на основании данных сообщений 5676, получаемых в действующем регламенте в рамках работы ИС «Табло ЦУП».</w:t>
      </w:r>
    </w:p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10" w:name="_Toc74303861"/>
      <w:r w:rsidRPr="00235AB7">
        <w:rPr>
          <w:b/>
          <w:sz w:val="28"/>
          <w:szCs w:val="28"/>
        </w:rPr>
        <w:t>7 Выполнение плана производительности поездного локомотива за сутки для ТНЦ (по отделениям), ДГЦ, ДГТ (по дороге), ДГПС.</w:t>
      </w:r>
      <w:bookmarkEnd w:id="110"/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11" w:name="_Toc74303862"/>
      <w:r w:rsidRPr="00235AB7">
        <w:rPr>
          <w:b/>
          <w:sz w:val="28"/>
          <w:szCs w:val="28"/>
        </w:rPr>
        <w:t xml:space="preserve">7.1 Фактические, плановые значения </w:t>
      </w:r>
      <w:r w:rsidRPr="00235AB7">
        <w:rPr>
          <w:b/>
          <w:spacing w:val="-2"/>
          <w:sz w:val="28"/>
          <w:szCs w:val="28"/>
        </w:rPr>
        <w:t>производительности поездного локомотива</w:t>
      </w:r>
      <w:r w:rsidRPr="00235AB7">
        <w:rPr>
          <w:b/>
          <w:sz w:val="28"/>
          <w:szCs w:val="28"/>
        </w:rPr>
        <w:t xml:space="preserve"> </w:t>
      </w:r>
      <w:r w:rsidR="00D00A4F" w:rsidRPr="00235AB7">
        <w:rPr>
          <w:b/>
          <w:sz w:val="28"/>
          <w:szCs w:val="28"/>
        </w:rPr>
        <w:t xml:space="preserve">для </w:t>
      </w:r>
      <w:r w:rsidRPr="00235AB7">
        <w:rPr>
          <w:b/>
          <w:sz w:val="28"/>
          <w:szCs w:val="28"/>
        </w:rPr>
        <w:t>ТНЦ (по отделениям), ДГЦ, ДГТ (по дороге)</w:t>
      </w:r>
      <w:bookmarkEnd w:id="111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235AB7">
        <w:rPr>
          <w:spacing w:val="-2"/>
          <w:sz w:val="28"/>
          <w:szCs w:val="28"/>
        </w:rPr>
        <w:t>производительности поездного локомотива за сутки</w:t>
      </w:r>
      <w:r w:rsidRPr="00235AB7">
        <w:rPr>
          <w:sz w:val="28"/>
          <w:szCs w:val="28"/>
        </w:rPr>
        <w:t xml:space="preserve"> для </w:t>
      </w:r>
      <w:r w:rsidRPr="00235AB7">
        <w:rPr>
          <w:spacing w:val="-2"/>
          <w:sz w:val="28"/>
          <w:szCs w:val="28"/>
        </w:rPr>
        <w:t>ТНЦ (по отделениям)</w:t>
      </w:r>
      <w:r w:rsidRPr="00235AB7">
        <w:rPr>
          <w:sz w:val="28"/>
          <w:szCs w:val="28"/>
        </w:rPr>
        <w:t>, ДГЦ, ДГТ (по дороге)</w:t>
      </w:r>
      <w:r w:rsidRPr="00235AB7">
        <w:rPr>
          <w:rStyle w:val="12"/>
          <w:rFonts w:eastAsiaTheme="minorHAnsi"/>
          <w:sz w:val="28"/>
          <w:szCs w:val="28"/>
        </w:rPr>
        <w:t>. Источник данных файла КПЭ.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</w:t>
      </w:r>
      <w:r w:rsidRPr="00235AB7">
        <w:rPr>
          <w:sz w:val="28"/>
          <w:szCs w:val="28"/>
          <w:lang w:val="en-US"/>
        </w:rPr>
        <w:t>PrLocTNC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DGT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«Среднесуточная производительность локомотива». Файл содержит плановые и фактические значения </w:t>
      </w:r>
      <w:r w:rsidRPr="00235AB7">
        <w:rPr>
          <w:spacing w:val="-2"/>
          <w:sz w:val="28"/>
          <w:szCs w:val="28"/>
        </w:rPr>
        <w:t>производительности поездного локомотива за сутки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«Среднесуточная производительность локомотива»</w:t>
      </w:r>
    </w:p>
    <w:tbl>
      <w:tblPr>
        <w:tblW w:w="8786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4"/>
        <w:gridCol w:w="1278"/>
        <w:gridCol w:w="1117"/>
        <w:gridCol w:w="1132"/>
        <w:gridCol w:w="1265"/>
        <w:gridCol w:w="929"/>
        <w:gridCol w:w="839"/>
        <w:gridCol w:w="922"/>
      </w:tblGrid>
      <w:tr w:rsidR="00714EE9" w:rsidRPr="00235AB7" w:rsidTr="009322EE">
        <w:trPr>
          <w:trHeight w:val="253"/>
          <w:tblCellSpacing w:w="0" w:type="dxa"/>
        </w:trPr>
        <w:tc>
          <w:tcPr>
            <w:tcW w:w="1304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</w:p>
        </w:tc>
        <w:tc>
          <w:tcPr>
            <w:tcW w:w="1278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НОД-2</w:t>
            </w:r>
          </w:p>
        </w:tc>
        <w:tc>
          <w:tcPr>
            <w:tcW w:w="1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2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НОД-4</w:t>
            </w: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НОД-5</w:t>
            </w:r>
          </w:p>
        </w:tc>
        <w:tc>
          <w:tcPr>
            <w:tcW w:w="922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9322EE">
        <w:trPr>
          <w:trHeight w:val="60"/>
          <w:tblCellSpacing w:w="0" w:type="dxa"/>
        </w:trPr>
        <w:tc>
          <w:tcPr>
            <w:tcW w:w="1304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</w:t>
            </w:r>
          </w:p>
        </w:tc>
        <w:tc>
          <w:tcPr>
            <w:tcW w:w="1278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2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</w:tr>
      <w:tr w:rsidR="00714EE9" w:rsidRPr="00235AB7" w:rsidTr="009322EE">
        <w:trPr>
          <w:trHeight w:val="60"/>
          <w:tblCellSpacing w:w="0" w:type="dxa"/>
        </w:trPr>
        <w:tc>
          <w:tcPr>
            <w:tcW w:w="1304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ВЫП.СУТ</w:t>
            </w:r>
          </w:p>
        </w:tc>
        <w:tc>
          <w:tcPr>
            <w:tcW w:w="1278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2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b/>
          <w:sz w:val="28"/>
          <w:szCs w:val="28"/>
        </w:rPr>
      </w:pPr>
      <w:bookmarkStart w:id="112" w:name="_Toc74303863"/>
      <w:r w:rsidRPr="00235AB7">
        <w:rPr>
          <w:b/>
          <w:sz w:val="28"/>
          <w:szCs w:val="28"/>
        </w:rPr>
        <w:t xml:space="preserve">7.2 Фактические, плановые значения </w:t>
      </w:r>
      <w:r w:rsidRPr="00235AB7">
        <w:rPr>
          <w:b/>
          <w:spacing w:val="-2"/>
          <w:sz w:val="28"/>
          <w:szCs w:val="28"/>
        </w:rPr>
        <w:t>производительности поездного локомотива</w:t>
      </w:r>
      <w:r w:rsidRPr="00235AB7">
        <w:rPr>
          <w:b/>
          <w:sz w:val="28"/>
          <w:szCs w:val="28"/>
        </w:rPr>
        <w:t xml:space="preserve"> </w:t>
      </w:r>
      <w:r w:rsidR="00D00A4F" w:rsidRPr="00235AB7">
        <w:rPr>
          <w:b/>
          <w:sz w:val="28"/>
          <w:szCs w:val="28"/>
        </w:rPr>
        <w:t xml:space="preserve">для </w:t>
      </w:r>
      <w:r w:rsidRPr="00235AB7">
        <w:rPr>
          <w:b/>
          <w:sz w:val="28"/>
          <w:szCs w:val="28"/>
        </w:rPr>
        <w:t>ДГПС</w:t>
      </w:r>
      <w:bookmarkEnd w:id="112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235AB7">
        <w:rPr>
          <w:spacing w:val="-2"/>
          <w:sz w:val="28"/>
          <w:szCs w:val="28"/>
        </w:rPr>
        <w:t>производительности поездного локомотива за сутки</w:t>
      </w:r>
      <w:r w:rsidRPr="00235AB7">
        <w:rPr>
          <w:sz w:val="28"/>
          <w:szCs w:val="28"/>
        </w:rPr>
        <w:t xml:space="preserve"> для </w:t>
      </w:r>
      <w:r w:rsidRPr="00235AB7">
        <w:rPr>
          <w:spacing w:val="-2"/>
          <w:sz w:val="28"/>
          <w:szCs w:val="28"/>
        </w:rPr>
        <w:t>ДГПС</w:t>
      </w:r>
      <w:r w:rsidRPr="00235AB7">
        <w:rPr>
          <w:sz w:val="28"/>
          <w:szCs w:val="28"/>
        </w:rPr>
        <w:t xml:space="preserve"> (по отделениям)</w:t>
      </w:r>
      <w:r w:rsidRPr="00235AB7">
        <w:rPr>
          <w:rStyle w:val="12"/>
          <w:rFonts w:eastAsiaTheme="minorHAnsi"/>
          <w:sz w:val="28"/>
          <w:szCs w:val="28"/>
        </w:rPr>
        <w:t>. Источник данных файла КПЭ.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</w:t>
      </w:r>
      <w:r w:rsidRPr="00235AB7">
        <w:rPr>
          <w:sz w:val="28"/>
          <w:szCs w:val="28"/>
          <w:lang w:val="en-US"/>
        </w:rPr>
        <w:t>PrLoc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Формат файла .csv, разделители - “;”.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«Среднесуточная производительность локомотива». Файл содержит плановые и фактические значения </w:t>
      </w:r>
      <w:r w:rsidRPr="00235AB7">
        <w:rPr>
          <w:spacing w:val="-2"/>
          <w:sz w:val="28"/>
          <w:szCs w:val="28"/>
        </w:rPr>
        <w:t>производительности поездного локомотива за сутки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– строка заголовков, содержащая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«Среднесуточная производительность локомотива»</w:t>
      </w:r>
    </w:p>
    <w:tbl>
      <w:tblPr>
        <w:tblW w:w="8810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6"/>
        <w:gridCol w:w="1281"/>
        <w:gridCol w:w="1121"/>
        <w:gridCol w:w="1135"/>
        <w:gridCol w:w="1269"/>
        <w:gridCol w:w="932"/>
        <w:gridCol w:w="842"/>
        <w:gridCol w:w="924"/>
      </w:tblGrid>
      <w:tr w:rsidR="00714EE9" w:rsidRPr="00235AB7" w:rsidTr="009322EE">
        <w:trPr>
          <w:trHeight w:val="249"/>
          <w:tblCellSpacing w:w="0" w:type="dxa"/>
        </w:trPr>
        <w:tc>
          <w:tcPr>
            <w:tcW w:w="1306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</w:p>
        </w:tc>
        <w:tc>
          <w:tcPr>
            <w:tcW w:w="1281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12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НОД-2</w:t>
            </w:r>
          </w:p>
        </w:tc>
        <w:tc>
          <w:tcPr>
            <w:tcW w:w="1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НОД-4</w:t>
            </w:r>
          </w:p>
        </w:tc>
        <w:tc>
          <w:tcPr>
            <w:tcW w:w="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НОД-5</w:t>
            </w:r>
          </w:p>
        </w:tc>
        <w:tc>
          <w:tcPr>
            <w:tcW w:w="924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</w:pPr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9322EE">
        <w:trPr>
          <w:trHeight w:val="58"/>
          <w:tblCellSpacing w:w="0" w:type="dxa"/>
        </w:trPr>
        <w:tc>
          <w:tcPr>
            <w:tcW w:w="1306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</w:t>
            </w:r>
          </w:p>
        </w:tc>
        <w:tc>
          <w:tcPr>
            <w:tcW w:w="1281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2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4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</w:tr>
      <w:tr w:rsidR="00714EE9" w:rsidRPr="00235AB7" w:rsidTr="009322EE">
        <w:trPr>
          <w:trHeight w:val="58"/>
          <w:tblCellSpacing w:w="0" w:type="dxa"/>
        </w:trPr>
        <w:tc>
          <w:tcPr>
            <w:tcW w:w="1306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ВЫП.СУТ</w:t>
            </w:r>
          </w:p>
        </w:tc>
        <w:tc>
          <w:tcPr>
            <w:tcW w:w="1281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2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1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3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8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  <w:tc>
          <w:tcPr>
            <w:tcW w:w="924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5"/>
              <w:rPr>
                <w:color w:val="000000"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714EE9" w:rsidRPr="00235AB7" w:rsidRDefault="00714EE9" w:rsidP="00D00A4F">
      <w:pPr>
        <w:ind w:firstLine="709"/>
        <w:jc w:val="both"/>
        <w:rPr>
          <w:b/>
          <w:spacing w:val="-9"/>
          <w:sz w:val="28"/>
          <w:szCs w:val="28"/>
        </w:rPr>
      </w:pPr>
      <w:bookmarkStart w:id="113" w:name="_Toc74303864"/>
      <w:r w:rsidRPr="00235AB7">
        <w:rPr>
          <w:b/>
          <w:sz w:val="28"/>
          <w:szCs w:val="28"/>
        </w:rPr>
        <w:t>8 В</w:t>
      </w:r>
      <w:r w:rsidRPr="00235AB7">
        <w:rPr>
          <w:rFonts w:eastAsia="Calibri"/>
          <w:b/>
          <w:sz w:val="28"/>
          <w:szCs w:val="28"/>
        </w:rPr>
        <w:t>ыполнение плана по обороту вагона с местным грузом за сутки в процентах</w:t>
      </w:r>
      <w:r w:rsidRPr="00235AB7">
        <w:rPr>
          <w:b/>
          <w:sz w:val="28"/>
          <w:szCs w:val="28"/>
        </w:rPr>
        <w:t xml:space="preserve"> для</w:t>
      </w:r>
      <w:r w:rsidRPr="00235AB7">
        <w:rPr>
          <w:b/>
          <w:spacing w:val="-9"/>
          <w:sz w:val="28"/>
          <w:szCs w:val="28"/>
        </w:rPr>
        <w:t xml:space="preserve"> ДГПС.</w:t>
      </w:r>
      <w:bookmarkEnd w:id="113"/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по </w:t>
      </w:r>
      <w:r w:rsidRPr="00235AB7">
        <w:rPr>
          <w:spacing w:val="-2"/>
          <w:sz w:val="28"/>
          <w:szCs w:val="28"/>
        </w:rPr>
        <w:t>обороту вагона</w:t>
      </w:r>
      <w:r w:rsidRPr="00235AB7">
        <w:rPr>
          <w:rFonts w:eastAsia="Calibri"/>
          <w:sz w:val="28"/>
          <w:szCs w:val="28"/>
        </w:rPr>
        <w:t xml:space="preserve"> </w:t>
      </w:r>
      <w:r w:rsidRPr="00235AB7">
        <w:rPr>
          <w:rFonts w:eastAsia="Calibri"/>
          <w:sz w:val="28"/>
          <w:szCs w:val="28"/>
          <w:lang w:val="en-US"/>
        </w:rPr>
        <w:t>c</w:t>
      </w:r>
      <w:r w:rsidRPr="00235AB7">
        <w:rPr>
          <w:rFonts w:eastAsia="Calibri"/>
          <w:sz w:val="28"/>
          <w:szCs w:val="28"/>
        </w:rPr>
        <w:t xml:space="preserve"> местным грузом за сутки </w:t>
      </w:r>
      <w:r w:rsidRPr="00235AB7">
        <w:rPr>
          <w:sz w:val="28"/>
          <w:szCs w:val="28"/>
        </w:rPr>
        <w:t>для</w:t>
      </w:r>
      <w:r w:rsidRPr="00235AB7">
        <w:rPr>
          <w:spacing w:val="-9"/>
          <w:sz w:val="28"/>
          <w:szCs w:val="28"/>
        </w:rPr>
        <w:t xml:space="preserve"> ДГПС.</w:t>
      </w:r>
      <w:r w:rsidRPr="00235AB7">
        <w:rPr>
          <w:sz w:val="28"/>
          <w:szCs w:val="28"/>
        </w:rPr>
        <w:t xml:space="preserve"> </w:t>
      </w:r>
      <w:r w:rsidRPr="00235AB7">
        <w:rPr>
          <w:rStyle w:val="12"/>
          <w:rFonts w:eastAsiaTheme="minorHAnsi"/>
          <w:sz w:val="28"/>
          <w:szCs w:val="28"/>
        </w:rPr>
        <w:t xml:space="preserve">Источник данных файла КПЭ.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Имя файла: </w:t>
      </w:r>
      <w:r w:rsidRPr="00235AB7">
        <w:rPr>
          <w:sz w:val="28"/>
          <w:szCs w:val="28"/>
          <w:lang w:val="en-US"/>
        </w:rPr>
        <w:t>OborotV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«Среднее время оборота вагона с местным грузом на ДД.ММ». Файл содержит плановые и фактические значения по </w:t>
      </w:r>
      <w:r w:rsidRPr="00235AB7">
        <w:rPr>
          <w:spacing w:val="-2"/>
          <w:sz w:val="28"/>
          <w:szCs w:val="28"/>
        </w:rPr>
        <w:t>обороту вагона за сутки по каждому отделению и дороге в целом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 «Среднее время оборота вагона с местным грузом на ДД.ММ»</w:t>
      </w:r>
    </w:p>
    <w:tbl>
      <w:tblPr>
        <w:tblW w:w="0" w:type="auto"/>
        <w:tblCellSpacing w:w="0" w:type="dxa"/>
        <w:tblInd w:w="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1"/>
        <w:gridCol w:w="1246"/>
        <w:gridCol w:w="1089"/>
        <w:gridCol w:w="1104"/>
        <w:gridCol w:w="1233"/>
        <w:gridCol w:w="906"/>
        <w:gridCol w:w="819"/>
        <w:gridCol w:w="899"/>
      </w:tblGrid>
      <w:tr w:rsidR="00714EE9" w:rsidRPr="00235AB7" w:rsidTr="00D00A4F">
        <w:trPr>
          <w:trHeight w:val="229"/>
          <w:tblCellSpacing w:w="0" w:type="dxa"/>
        </w:trPr>
        <w:tc>
          <w:tcPr>
            <w:tcW w:w="1271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</w:p>
        </w:tc>
        <w:tc>
          <w:tcPr>
            <w:tcW w:w="1246" w:type="dxa"/>
            <w:tcBorders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08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0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</w:pPr>
            <w:r w:rsidRPr="00235AB7">
              <w:rPr>
                <w:color w:val="000000"/>
              </w:rPr>
              <w:t>НОД-2</w:t>
            </w:r>
          </w:p>
        </w:tc>
        <w:tc>
          <w:tcPr>
            <w:tcW w:w="123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</w:pPr>
            <w:r w:rsidRPr="00235AB7">
              <w:rPr>
                <w:color w:val="000000"/>
              </w:rPr>
              <w:t>НОД-4</w:t>
            </w:r>
          </w:p>
        </w:tc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</w:pPr>
            <w:r w:rsidRPr="00235AB7">
              <w:rPr>
                <w:color w:val="000000"/>
              </w:rPr>
              <w:t>НОД-5</w:t>
            </w:r>
          </w:p>
        </w:tc>
        <w:tc>
          <w:tcPr>
            <w:tcW w:w="899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</w:pPr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D00A4F">
        <w:trPr>
          <w:trHeight w:val="54"/>
          <w:tblCellSpacing w:w="0" w:type="dxa"/>
        </w:trPr>
        <w:tc>
          <w:tcPr>
            <w:tcW w:w="1271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 оборота вагона</w:t>
            </w:r>
          </w:p>
        </w:tc>
        <w:tc>
          <w:tcPr>
            <w:tcW w:w="1246" w:type="dxa"/>
            <w:tcBorders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08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10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23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9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899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</w:tr>
      <w:tr w:rsidR="00714EE9" w:rsidRPr="00235AB7" w:rsidTr="00200124">
        <w:trPr>
          <w:trHeight w:val="54"/>
          <w:tblCellSpacing w:w="0" w:type="dxa"/>
        </w:trPr>
        <w:tc>
          <w:tcPr>
            <w:tcW w:w="1271" w:type="dxa"/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 сут.</w:t>
            </w:r>
          </w:p>
        </w:tc>
        <w:tc>
          <w:tcPr>
            <w:tcW w:w="1246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08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10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123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9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  <w:tc>
          <w:tcPr>
            <w:tcW w:w="899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D00A4F">
            <w:pPr>
              <w:ind w:firstLine="27"/>
              <w:rPr>
                <w:color w:val="000000"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  <w:r w:rsidRPr="00235AB7">
        <w:rPr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114" w:name="_Toc74303865"/>
      <w:r w:rsidRPr="00235AB7">
        <w:rPr>
          <w:b/>
          <w:sz w:val="28"/>
          <w:szCs w:val="28"/>
        </w:rPr>
        <w:t>9 Выполнение регулировочного задания за сутки для ДГПС.</w:t>
      </w:r>
      <w:bookmarkEnd w:id="114"/>
    </w:p>
    <w:p w:rsidR="00714EE9" w:rsidRPr="00235AB7" w:rsidRDefault="00714EE9" w:rsidP="00D00A4F">
      <w:pPr>
        <w:ind w:firstLine="709"/>
        <w:rPr>
          <w:b/>
          <w:sz w:val="28"/>
          <w:szCs w:val="28"/>
        </w:rPr>
      </w:pPr>
      <w:bookmarkStart w:id="115" w:name="_Toc74303866"/>
      <w:r w:rsidRPr="00235AB7">
        <w:rPr>
          <w:b/>
          <w:sz w:val="28"/>
          <w:szCs w:val="28"/>
        </w:rPr>
        <w:t>9.1 Фактические значения регулировочного задания.</w:t>
      </w:r>
      <w:bookmarkEnd w:id="115"/>
      <w:r w:rsidRPr="00235AB7">
        <w:rPr>
          <w:b/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rStyle w:val="12"/>
          <w:rFonts w:eastAsiaTheme="minorHAnsi"/>
          <w:sz w:val="28"/>
          <w:szCs w:val="28"/>
        </w:rPr>
      </w:pPr>
      <w:r w:rsidRPr="00235AB7">
        <w:rPr>
          <w:sz w:val="28"/>
          <w:szCs w:val="28"/>
        </w:rPr>
        <w:t xml:space="preserve">Источником </w:t>
      </w:r>
      <w:r w:rsidR="00A32008" w:rsidRPr="00235AB7">
        <w:rPr>
          <w:sz w:val="28"/>
          <w:szCs w:val="28"/>
        </w:rPr>
        <w:t xml:space="preserve">фактических </w:t>
      </w:r>
      <w:r w:rsidRPr="00235AB7">
        <w:rPr>
          <w:sz w:val="28"/>
          <w:szCs w:val="28"/>
        </w:rPr>
        <w:t xml:space="preserve">данных является файл, размещённый в сетевом каталоге содержащий информацию по выполнению регулировочного задания за отчетные сутки для </w:t>
      </w:r>
      <w:r w:rsidRPr="00235AB7">
        <w:rPr>
          <w:rStyle w:val="12"/>
          <w:rFonts w:eastAsiaTheme="minorHAnsi"/>
          <w:sz w:val="28"/>
          <w:szCs w:val="28"/>
        </w:rPr>
        <w:t xml:space="preserve">ДГПС. Источник - </w:t>
      </w:r>
      <w:r w:rsidRPr="00235AB7">
        <w:rPr>
          <w:sz w:val="28"/>
          <w:szCs w:val="28"/>
        </w:rPr>
        <w:t>выходные решения ИАС ПУР ГП.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файла: «</w:t>
      </w:r>
      <w:r w:rsidRPr="00235AB7">
        <w:rPr>
          <w:sz w:val="28"/>
          <w:szCs w:val="28"/>
          <w:lang w:val="en-US"/>
        </w:rPr>
        <w:t>RZ</w:t>
      </w:r>
      <w:r w:rsidRPr="00235AB7">
        <w:rPr>
          <w:sz w:val="28"/>
          <w:szCs w:val="28"/>
        </w:rPr>
        <w:t xml:space="preserve">_DGPS_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расчетные сутки, месяц за которые формируются данные. </w:t>
      </w:r>
      <w:r w:rsidR="009322EE" w:rsidRPr="00235AB7">
        <w:rPr>
          <w:sz w:val="28"/>
          <w:szCs w:val="28"/>
        </w:rPr>
        <w:t xml:space="preserve">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каждые сутки в 18.30.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lastRenderedPageBreak/>
        <w:t xml:space="preserve">Структура файла приведена в таблице «Выполнение регулировочного задания за отчетные сутки ДД.ММ.ГГГГ». Таблица содержит фактические, плановые значения регулировочного задания по каждому отделению с разложением по роду подвижного состава.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D00A4F">
      <w:pPr>
        <w:ind w:firstLine="709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Таблица</w:t>
      </w:r>
      <w:r w:rsidR="009322EE" w:rsidRPr="00235AB7">
        <w:rPr>
          <w:sz w:val="28"/>
          <w:szCs w:val="28"/>
        </w:rPr>
        <w:t xml:space="preserve"> «</w:t>
      </w:r>
      <w:r w:rsidRPr="00235AB7">
        <w:rPr>
          <w:sz w:val="28"/>
          <w:szCs w:val="28"/>
        </w:rPr>
        <w:t>Выполнение регулировочного задания за отчетные сутки ДД.ММ.ГГГГ».</w:t>
      </w:r>
    </w:p>
    <w:tbl>
      <w:tblPr>
        <w:tblW w:w="6193" w:type="dxa"/>
        <w:tblCellSpacing w:w="0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3"/>
        <w:gridCol w:w="1346"/>
        <w:gridCol w:w="2230"/>
        <w:gridCol w:w="1864"/>
      </w:tblGrid>
      <w:tr w:rsidR="00A32008" w:rsidRPr="00235AB7" w:rsidTr="00A32008">
        <w:trPr>
          <w:trHeight w:val="144"/>
          <w:tblCellSpacing w:w="0" w:type="dxa"/>
        </w:trPr>
        <w:tc>
          <w:tcPr>
            <w:tcW w:w="753" w:type="dxa"/>
            <w:vAlign w:val="center"/>
          </w:tcPr>
          <w:p w:rsidR="00A32008" w:rsidRPr="00235AB7" w:rsidRDefault="00A32008" w:rsidP="00C52733">
            <w:pPr>
              <w:ind w:firstLine="150"/>
            </w:pPr>
            <w:r w:rsidRPr="00235AB7">
              <w:t>НОД</w:t>
            </w:r>
          </w:p>
        </w:tc>
        <w:tc>
          <w:tcPr>
            <w:tcW w:w="1346" w:type="dxa"/>
            <w:vAlign w:val="center"/>
          </w:tcPr>
          <w:p w:rsidR="00A32008" w:rsidRPr="00235AB7" w:rsidRDefault="00A32008" w:rsidP="00C52733">
            <w:pPr>
              <w:ind w:firstLine="150"/>
            </w:pPr>
            <w:r w:rsidRPr="00235AB7">
              <w:t>РПС</w:t>
            </w:r>
          </w:p>
        </w:tc>
        <w:tc>
          <w:tcPr>
            <w:tcW w:w="2230" w:type="dxa"/>
            <w:vAlign w:val="center"/>
          </w:tcPr>
          <w:p w:rsidR="00A32008" w:rsidRPr="00235AB7" w:rsidRDefault="00A32008" w:rsidP="00C52733">
            <w:pPr>
              <w:ind w:firstLine="150"/>
            </w:pPr>
            <w:r w:rsidRPr="00235AB7">
              <w:t>Выполнение, ваг</w:t>
            </w:r>
          </w:p>
        </w:tc>
        <w:tc>
          <w:tcPr>
            <w:tcW w:w="1864" w:type="dxa"/>
            <w:vAlign w:val="center"/>
          </w:tcPr>
          <w:p w:rsidR="00A32008" w:rsidRPr="00235AB7" w:rsidRDefault="00A32008" w:rsidP="00C52733">
            <w:pPr>
              <w:ind w:firstLine="150"/>
            </w:pPr>
            <w:r w:rsidRPr="00235AB7">
              <w:t xml:space="preserve"> Вагонов БЧ</w:t>
            </w:r>
          </w:p>
        </w:tc>
      </w:tr>
      <w:tr w:rsidR="00A32008" w:rsidRPr="00235AB7" w:rsidTr="00A32008">
        <w:trPr>
          <w:trHeight w:val="414"/>
          <w:tblCellSpacing w:w="0" w:type="dxa"/>
        </w:trPr>
        <w:tc>
          <w:tcPr>
            <w:tcW w:w="753" w:type="dxa"/>
            <w:vAlign w:val="center"/>
          </w:tcPr>
          <w:p w:rsidR="00A32008" w:rsidRPr="00235AB7" w:rsidRDefault="00A32008" w:rsidP="00D00A4F">
            <w:pPr>
              <w:ind w:firstLine="709"/>
            </w:pPr>
          </w:p>
        </w:tc>
        <w:tc>
          <w:tcPr>
            <w:tcW w:w="1346" w:type="dxa"/>
            <w:vAlign w:val="center"/>
          </w:tcPr>
          <w:p w:rsidR="00A32008" w:rsidRPr="00235AB7" w:rsidRDefault="00A32008" w:rsidP="00D00A4F">
            <w:pPr>
              <w:ind w:firstLine="709"/>
            </w:pPr>
          </w:p>
        </w:tc>
        <w:tc>
          <w:tcPr>
            <w:tcW w:w="2230" w:type="dxa"/>
            <w:vAlign w:val="center"/>
          </w:tcPr>
          <w:p w:rsidR="00A32008" w:rsidRPr="00235AB7" w:rsidRDefault="00A32008" w:rsidP="00D00A4F">
            <w:pPr>
              <w:ind w:firstLine="709"/>
              <w:rPr>
                <w:b/>
              </w:rPr>
            </w:pPr>
          </w:p>
        </w:tc>
        <w:tc>
          <w:tcPr>
            <w:tcW w:w="1864" w:type="dxa"/>
            <w:vAlign w:val="center"/>
          </w:tcPr>
          <w:p w:rsidR="00A32008" w:rsidRPr="00235AB7" w:rsidRDefault="00A32008" w:rsidP="00D00A4F">
            <w:pPr>
              <w:ind w:firstLine="709"/>
              <w:rPr>
                <w:b/>
              </w:rPr>
            </w:pPr>
          </w:p>
        </w:tc>
      </w:tr>
    </w:tbl>
    <w:p w:rsidR="00714EE9" w:rsidRPr="00235AB7" w:rsidRDefault="00714EE9" w:rsidP="00D00A4F">
      <w:pPr>
        <w:ind w:firstLine="709"/>
        <w:rPr>
          <w:sz w:val="28"/>
          <w:szCs w:val="28"/>
        </w:rPr>
      </w:pPr>
    </w:p>
    <w:p w:rsidR="00A32008" w:rsidRPr="00235AB7" w:rsidRDefault="00A32008" w:rsidP="00A32008">
      <w:pPr>
        <w:ind w:firstLine="709"/>
        <w:rPr>
          <w:b/>
          <w:sz w:val="28"/>
          <w:szCs w:val="28"/>
        </w:rPr>
      </w:pPr>
      <w:r w:rsidRPr="00235AB7">
        <w:rPr>
          <w:b/>
          <w:sz w:val="28"/>
          <w:szCs w:val="28"/>
        </w:rPr>
        <w:t xml:space="preserve">9.2 Плановые значения регулировочного задания. 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Источником данных является файл, размещённый в сетевом каталоге</w:t>
      </w:r>
      <w:r w:rsidR="00041757" w:rsidRPr="00235AB7">
        <w:rPr>
          <w:sz w:val="28"/>
          <w:szCs w:val="28"/>
        </w:rPr>
        <w:t>, реализованный в рамках функционирования ИС «Табло ЦУП»:</w:t>
      </w:r>
    </w:p>
    <w:p w:rsidR="00A32008" w:rsidRPr="00235AB7" w:rsidRDefault="00197DA9" w:rsidP="00A32008">
      <w:pPr>
        <w:ind w:firstLine="708"/>
        <w:jc w:val="both"/>
        <w:rPr>
          <w:sz w:val="28"/>
          <w:szCs w:val="28"/>
        </w:rPr>
      </w:pPr>
      <w:hyperlink r:id="rId17" w:history="1">
        <w:r w:rsidR="00A32008" w:rsidRPr="00235AB7">
          <w:rPr>
            <w:rStyle w:val="a3"/>
            <w:rFonts w:eastAsiaTheme="majorEastAsia"/>
            <w:sz w:val="28"/>
            <w:szCs w:val="28"/>
          </w:rPr>
          <w:t>\\10.200.2.110\ktc</w:t>
        </w:r>
      </w:hyperlink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Имя файла «</w:t>
      </w:r>
      <w:r w:rsidRPr="00235AB7">
        <w:rPr>
          <w:color w:val="5B9BD5" w:themeColor="accent1"/>
          <w:sz w:val="28"/>
          <w:szCs w:val="28"/>
        </w:rPr>
        <w:t>РегулПор.</w:t>
      </w:r>
      <w:r w:rsidRPr="00235AB7">
        <w:rPr>
          <w:color w:val="5B9BD5" w:themeColor="accent1"/>
          <w:sz w:val="28"/>
          <w:szCs w:val="28"/>
          <w:lang w:val="en-US"/>
        </w:rPr>
        <w:t>xls</w:t>
      </w:r>
      <w:r w:rsidRPr="00235AB7">
        <w:rPr>
          <w:sz w:val="28"/>
          <w:szCs w:val="28"/>
        </w:rPr>
        <w:t>».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формируется в промежутке времени с 18.15 по 1</w:t>
      </w:r>
      <w:r w:rsidR="00B72067" w:rsidRPr="00235AB7">
        <w:rPr>
          <w:sz w:val="28"/>
          <w:szCs w:val="28"/>
        </w:rPr>
        <w:t>9</w:t>
      </w:r>
      <w:r w:rsidRPr="00235AB7">
        <w:rPr>
          <w:sz w:val="28"/>
          <w:szCs w:val="28"/>
        </w:rPr>
        <w:t xml:space="preserve">.30 каждые сутки и содержит </w:t>
      </w:r>
      <w:r w:rsidR="00B72067" w:rsidRPr="00235AB7">
        <w:rPr>
          <w:sz w:val="28"/>
          <w:szCs w:val="28"/>
        </w:rPr>
        <w:t xml:space="preserve">за  наступившие </w:t>
      </w:r>
      <w:r w:rsidRPr="00235AB7">
        <w:rPr>
          <w:sz w:val="28"/>
          <w:szCs w:val="28"/>
        </w:rPr>
        <w:t xml:space="preserve">железнодорожные сутки  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Количество вагонов определенного рода по отделениям (строки):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1-10 – НОД 1;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11-20 – НОД 2;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21-30 – НОД 3;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31-40 – НОД 4;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41-50 – НОД 5;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51-60 – НОД 6.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Столбцы: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1 – номер НОД.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2 – идентификатор типа вагонов; 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3 – род подвижного состава;</w:t>
      </w:r>
    </w:p>
    <w:p w:rsidR="00A32008" w:rsidRPr="00235AB7" w:rsidRDefault="00A32008" w:rsidP="00A32008">
      <w:pPr>
        <w:ind w:firstLine="708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4 – количество вагонов определенного рода подвижного состава.</w:t>
      </w:r>
    </w:p>
    <w:p w:rsidR="00714EE9" w:rsidRPr="00235AB7" w:rsidRDefault="00714EE9" w:rsidP="00714EE9">
      <w:pPr>
        <w:rPr>
          <w:sz w:val="28"/>
          <w:szCs w:val="28"/>
        </w:rPr>
      </w:pPr>
    </w:p>
    <w:p w:rsidR="00041757" w:rsidRPr="00235AB7" w:rsidRDefault="00714EE9" w:rsidP="00984A2F">
      <w:pPr>
        <w:ind w:firstLine="709"/>
        <w:jc w:val="both"/>
        <w:rPr>
          <w:b/>
          <w:spacing w:val="-9"/>
          <w:sz w:val="28"/>
          <w:szCs w:val="28"/>
        </w:rPr>
      </w:pPr>
      <w:bookmarkStart w:id="116" w:name="_Toc74303867"/>
      <w:r w:rsidRPr="00235AB7">
        <w:rPr>
          <w:rFonts w:eastAsia="Calibri"/>
          <w:b/>
          <w:sz w:val="28"/>
          <w:szCs w:val="28"/>
        </w:rPr>
        <w:t>10 Выполнение плана развоза местного груза</w:t>
      </w:r>
      <w:r w:rsidRPr="00235AB7">
        <w:rPr>
          <w:b/>
          <w:sz w:val="28"/>
          <w:szCs w:val="28"/>
        </w:rPr>
        <w:t xml:space="preserve"> для</w:t>
      </w:r>
      <w:r w:rsidRPr="00235AB7">
        <w:rPr>
          <w:b/>
          <w:spacing w:val="-9"/>
          <w:sz w:val="28"/>
          <w:szCs w:val="28"/>
        </w:rPr>
        <w:t xml:space="preserve"> </w:t>
      </w:r>
      <w:r w:rsidRPr="00235AB7">
        <w:rPr>
          <w:b/>
          <w:sz w:val="28"/>
          <w:szCs w:val="28"/>
        </w:rPr>
        <w:t xml:space="preserve">ДГЦ, </w:t>
      </w:r>
      <w:r w:rsidRPr="00235AB7">
        <w:rPr>
          <w:b/>
          <w:spacing w:val="-9"/>
          <w:sz w:val="28"/>
          <w:szCs w:val="28"/>
        </w:rPr>
        <w:t>ДГПС.</w:t>
      </w:r>
      <w:bookmarkStart w:id="117" w:name="_Toc74303868"/>
      <w:bookmarkEnd w:id="116"/>
    </w:p>
    <w:p w:rsidR="00714EE9" w:rsidRPr="00235AB7" w:rsidRDefault="00041757" w:rsidP="00984A2F">
      <w:pPr>
        <w:ind w:firstLine="709"/>
        <w:jc w:val="both"/>
        <w:rPr>
          <w:rFonts w:eastAsia="Calibri"/>
          <w:b/>
          <w:sz w:val="28"/>
          <w:szCs w:val="28"/>
        </w:rPr>
      </w:pPr>
      <w:r w:rsidRPr="00235AB7">
        <w:rPr>
          <w:b/>
          <w:sz w:val="28"/>
          <w:szCs w:val="28"/>
        </w:rPr>
        <w:t xml:space="preserve"> </w:t>
      </w:r>
      <w:r w:rsidR="00714EE9" w:rsidRPr="00235AB7">
        <w:rPr>
          <w:b/>
          <w:sz w:val="28"/>
          <w:szCs w:val="28"/>
        </w:rPr>
        <w:t xml:space="preserve">10.1 Фактические, плановые значения </w:t>
      </w:r>
      <w:r w:rsidR="00714EE9" w:rsidRPr="00235AB7">
        <w:rPr>
          <w:rFonts w:eastAsia="Calibri"/>
          <w:b/>
          <w:sz w:val="28"/>
          <w:szCs w:val="28"/>
        </w:rPr>
        <w:t>развоза местного груза</w:t>
      </w:r>
      <w:bookmarkEnd w:id="117"/>
    </w:p>
    <w:p w:rsidR="00041757" w:rsidRPr="00235AB7" w:rsidRDefault="00714EE9" w:rsidP="00041757">
      <w:pPr>
        <w:ind w:firstLine="567"/>
        <w:jc w:val="both"/>
        <w:rPr>
          <w:rStyle w:val="12"/>
          <w:rFonts w:eastAsiaTheme="minorHAnsi"/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235AB7">
        <w:rPr>
          <w:rFonts w:eastAsia="Calibri"/>
          <w:sz w:val="28"/>
          <w:szCs w:val="28"/>
        </w:rPr>
        <w:t>развоза местного груза за сутки (в вагонах)</w:t>
      </w:r>
      <w:r w:rsidRPr="00235AB7">
        <w:rPr>
          <w:sz w:val="28"/>
          <w:szCs w:val="28"/>
        </w:rPr>
        <w:t xml:space="preserve"> для</w:t>
      </w:r>
      <w:r w:rsidRPr="00235AB7">
        <w:rPr>
          <w:spacing w:val="-9"/>
          <w:sz w:val="28"/>
          <w:szCs w:val="28"/>
        </w:rPr>
        <w:t xml:space="preserve"> </w:t>
      </w:r>
      <w:r w:rsidRPr="00235AB7">
        <w:rPr>
          <w:sz w:val="28"/>
          <w:szCs w:val="28"/>
        </w:rPr>
        <w:t xml:space="preserve">ДГЦ, </w:t>
      </w:r>
      <w:r w:rsidRPr="00235AB7">
        <w:rPr>
          <w:spacing w:val="-9"/>
          <w:sz w:val="28"/>
          <w:szCs w:val="28"/>
        </w:rPr>
        <w:t>ДГПС.</w:t>
      </w:r>
      <w:r w:rsidRPr="00235AB7">
        <w:rPr>
          <w:rStyle w:val="12"/>
          <w:rFonts w:eastAsiaTheme="minorHAnsi"/>
          <w:sz w:val="28"/>
          <w:szCs w:val="28"/>
        </w:rPr>
        <w:t xml:space="preserve"> </w:t>
      </w:r>
    </w:p>
    <w:p w:rsidR="00714EE9" w:rsidRPr="00235AB7" w:rsidRDefault="00714EE9" w:rsidP="00041757">
      <w:pPr>
        <w:ind w:firstLine="567"/>
        <w:jc w:val="both"/>
        <w:rPr>
          <w:sz w:val="28"/>
          <w:szCs w:val="28"/>
        </w:rPr>
      </w:pPr>
      <w:r w:rsidRPr="00235AB7">
        <w:rPr>
          <w:rStyle w:val="12"/>
          <w:rFonts w:eastAsiaTheme="minorHAnsi"/>
          <w:sz w:val="28"/>
          <w:szCs w:val="28"/>
        </w:rPr>
        <w:t>Источник данных</w:t>
      </w:r>
      <w:r w:rsidR="00041757" w:rsidRPr="00235AB7">
        <w:rPr>
          <w:rStyle w:val="12"/>
          <w:rFonts w:eastAsiaTheme="minorHAnsi"/>
          <w:sz w:val="28"/>
          <w:szCs w:val="28"/>
        </w:rPr>
        <w:t xml:space="preserve"> и система, формирующая выходной файл - Business Objects.   </w:t>
      </w:r>
    </w:p>
    <w:p w:rsidR="00714EE9" w:rsidRPr="00235AB7" w:rsidRDefault="00714EE9" w:rsidP="00041757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Имя файла: </w:t>
      </w:r>
      <w:r w:rsidRPr="00235AB7">
        <w:rPr>
          <w:sz w:val="28"/>
          <w:szCs w:val="28"/>
          <w:lang w:val="en-US"/>
        </w:rPr>
        <w:t>Razvoz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DNC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  <w:r w:rsidR="009322EE" w:rsidRPr="00235AB7">
        <w:rPr>
          <w:sz w:val="28"/>
          <w:szCs w:val="28"/>
        </w:rPr>
        <w:t xml:space="preserve">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Файл нарабатывается в регламенте в </w:t>
      </w:r>
      <w:r w:rsidR="00041757" w:rsidRPr="00235AB7">
        <w:rPr>
          <w:sz w:val="28"/>
          <w:szCs w:val="28"/>
        </w:rPr>
        <w:t>19</w:t>
      </w:r>
      <w:r w:rsidRPr="00235AB7">
        <w:rPr>
          <w:sz w:val="28"/>
          <w:szCs w:val="28"/>
        </w:rPr>
        <w:t>часов 00 минут, каждые сутки.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«Развоз вагонов по отделениям дороги на ДД.ММ». Файл содержит плановые и фактические значения развоза вагонов</w:t>
      </w:r>
      <w:r w:rsidRPr="00235AB7">
        <w:rPr>
          <w:spacing w:val="-2"/>
          <w:sz w:val="28"/>
          <w:szCs w:val="28"/>
        </w:rPr>
        <w:t xml:space="preserve"> за сутки по каждому отделению и дороге в целом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lastRenderedPageBreak/>
        <w:t>Таблица «Развоз вагонов по отделениям дороги на ДД.ММ»</w:t>
      </w:r>
    </w:p>
    <w:tbl>
      <w:tblPr>
        <w:tblW w:w="0" w:type="auto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8"/>
        <w:gridCol w:w="1273"/>
        <w:gridCol w:w="1112"/>
        <w:gridCol w:w="1128"/>
        <w:gridCol w:w="1259"/>
        <w:gridCol w:w="925"/>
        <w:gridCol w:w="836"/>
        <w:gridCol w:w="918"/>
      </w:tblGrid>
      <w:tr w:rsidR="00714EE9" w:rsidRPr="00235AB7" w:rsidTr="009322EE">
        <w:trPr>
          <w:trHeight w:val="304"/>
          <w:tblCellSpacing w:w="0" w:type="dxa"/>
        </w:trPr>
        <w:tc>
          <w:tcPr>
            <w:tcW w:w="1298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</w:p>
        </w:tc>
        <w:tc>
          <w:tcPr>
            <w:tcW w:w="1273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11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НОД-2</w:t>
            </w:r>
          </w:p>
        </w:tc>
        <w:tc>
          <w:tcPr>
            <w:tcW w:w="125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ind w:left="116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НОД-4</w:t>
            </w:r>
          </w:p>
        </w:tc>
        <w:tc>
          <w:tcPr>
            <w:tcW w:w="8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НОД-5</w:t>
            </w:r>
          </w:p>
        </w:tc>
        <w:tc>
          <w:tcPr>
            <w:tcW w:w="918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9322EE">
        <w:trPr>
          <w:trHeight w:val="141"/>
          <w:tblCellSpacing w:w="0" w:type="dxa"/>
        </w:trPr>
        <w:tc>
          <w:tcPr>
            <w:tcW w:w="1298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 развоза</w:t>
            </w:r>
          </w:p>
        </w:tc>
        <w:tc>
          <w:tcPr>
            <w:tcW w:w="1273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1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25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8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18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</w:tr>
      <w:tr w:rsidR="00714EE9" w:rsidRPr="00235AB7" w:rsidTr="009322EE">
        <w:trPr>
          <w:trHeight w:val="141"/>
          <w:tblCellSpacing w:w="0" w:type="dxa"/>
        </w:trPr>
        <w:tc>
          <w:tcPr>
            <w:tcW w:w="1298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Развоз</w:t>
            </w:r>
          </w:p>
        </w:tc>
        <w:tc>
          <w:tcPr>
            <w:tcW w:w="1273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1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25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8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18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</w:tr>
    </w:tbl>
    <w:p w:rsidR="004E26AF" w:rsidRPr="00235AB7" w:rsidRDefault="004E26AF" w:rsidP="00984A2F">
      <w:pPr>
        <w:ind w:firstLine="709"/>
        <w:jc w:val="both"/>
        <w:rPr>
          <w:b/>
          <w:spacing w:val="-2"/>
          <w:sz w:val="28"/>
          <w:szCs w:val="28"/>
        </w:rPr>
      </w:pPr>
      <w:bookmarkStart w:id="118" w:name="_Toc74303869"/>
    </w:p>
    <w:p w:rsidR="00714EE9" w:rsidRPr="00235AB7" w:rsidRDefault="00714EE9" w:rsidP="00984A2F">
      <w:pPr>
        <w:ind w:firstLine="709"/>
        <w:jc w:val="both"/>
        <w:rPr>
          <w:b/>
          <w:sz w:val="28"/>
          <w:szCs w:val="28"/>
        </w:rPr>
      </w:pPr>
      <w:r w:rsidRPr="00235AB7">
        <w:rPr>
          <w:b/>
          <w:spacing w:val="-2"/>
          <w:sz w:val="28"/>
          <w:szCs w:val="28"/>
        </w:rPr>
        <w:t xml:space="preserve">11 Выполнение плана по среднесуточному пробегу </w:t>
      </w:r>
      <w:r w:rsidRPr="00235AB7">
        <w:rPr>
          <w:b/>
          <w:sz w:val="28"/>
          <w:szCs w:val="28"/>
        </w:rPr>
        <w:t>поездного локомотива в границах отделения за сутки ТНЦ, ДГТ.</w:t>
      </w:r>
      <w:bookmarkEnd w:id="118"/>
    </w:p>
    <w:p w:rsidR="00714EE9" w:rsidRPr="00235AB7" w:rsidRDefault="00714EE9" w:rsidP="00984A2F">
      <w:pPr>
        <w:ind w:firstLine="709"/>
        <w:jc w:val="both"/>
        <w:rPr>
          <w:b/>
          <w:sz w:val="28"/>
          <w:szCs w:val="28"/>
        </w:rPr>
      </w:pPr>
      <w:bookmarkStart w:id="119" w:name="_Toc74303870"/>
      <w:r w:rsidRPr="00235AB7">
        <w:rPr>
          <w:b/>
          <w:sz w:val="28"/>
          <w:szCs w:val="28"/>
        </w:rPr>
        <w:t xml:space="preserve">11.1 Фактические, плановые значения </w:t>
      </w:r>
      <w:r w:rsidRPr="00235AB7">
        <w:rPr>
          <w:b/>
          <w:spacing w:val="-2"/>
          <w:sz w:val="28"/>
          <w:szCs w:val="28"/>
        </w:rPr>
        <w:t xml:space="preserve">по среднесуточному пробегу </w:t>
      </w:r>
      <w:r w:rsidRPr="00235AB7">
        <w:rPr>
          <w:b/>
          <w:sz w:val="28"/>
          <w:szCs w:val="28"/>
        </w:rPr>
        <w:t>поездного локомотива в границах отделения за сутки для ТНЦ, ДГТ (по дороге)</w:t>
      </w:r>
      <w:bookmarkEnd w:id="119"/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235AB7">
        <w:rPr>
          <w:spacing w:val="-2"/>
          <w:sz w:val="28"/>
          <w:szCs w:val="28"/>
        </w:rPr>
        <w:t xml:space="preserve">по среднесуточному пробегу </w:t>
      </w:r>
      <w:r w:rsidRPr="00235AB7">
        <w:rPr>
          <w:sz w:val="28"/>
          <w:szCs w:val="28"/>
        </w:rPr>
        <w:t xml:space="preserve">поездного локомотива в границах отделения за сутки для </w:t>
      </w:r>
      <w:r w:rsidRPr="00235AB7">
        <w:rPr>
          <w:spacing w:val="-2"/>
          <w:sz w:val="28"/>
          <w:szCs w:val="28"/>
        </w:rPr>
        <w:t>ТНЦ (по отделениям)</w:t>
      </w:r>
      <w:r w:rsidRPr="00235AB7">
        <w:rPr>
          <w:sz w:val="28"/>
          <w:szCs w:val="28"/>
        </w:rPr>
        <w:t>, ДГТ (по дороге)</w:t>
      </w:r>
      <w:r w:rsidRPr="00235AB7">
        <w:rPr>
          <w:rStyle w:val="12"/>
          <w:rFonts w:eastAsiaTheme="minorHAnsi"/>
          <w:sz w:val="28"/>
          <w:szCs w:val="28"/>
        </w:rPr>
        <w:t>. Источник данных файла КПЭ.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Имя файла: </w:t>
      </w:r>
      <w:r w:rsidRPr="00235AB7">
        <w:rPr>
          <w:sz w:val="28"/>
          <w:szCs w:val="28"/>
          <w:lang w:val="en-US"/>
        </w:rPr>
        <w:t>SPROBEG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TNC</w:t>
      </w:r>
      <w:r w:rsidRPr="00235AB7">
        <w:rPr>
          <w:sz w:val="28"/>
          <w:szCs w:val="28"/>
        </w:rPr>
        <w:t xml:space="preserve">_ </w:t>
      </w:r>
      <w:r w:rsidRPr="00235AB7">
        <w:rPr>
          <w:sz w:val="28"/>
          <w:szCs w:val="28"/>
          <w:lang w:val="en-US"/>
        </w:rPr>
        <w:t>DGT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  <w:r w:rsidR="009322EE" w:rsidRPr="00235AB7">
        <w:rPr>
          <w:sz w:val="28"/>
          <w:szCs w:val="28"/>
        </w:rPr>
        <w:t xml:space="preserve">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Структура файла приведена в таблице «Среднесуточный </w:t>
      </w:r>
      <w:r w:rsidRPr="00235AB7">
        <w:rPr>
          <w:spacing w:val="-2"/>
          <w:sz w:val="28"/>
          <w:szCs w:val="28"/>
        </w:rPr>
        <w:t xml:space="preserve">пробег </w:t>
      </w:r>
      <w:r w:rsidRPr="00235AB7">
        <w:rPr>
          <w:sz w:val="28"/>
          <w:szCs w:val="28"/>
        </w:rPr>
        <w:t>поездного локомотива». Файл содержит плановые и фактические значения среднесуточного пробега</w:t>
      </w:r>
      <w:r w:rsidRPr="00235AB7">
        <w:rPr>
          <w:spacing w:val="-2"/>
          <w:sz w:val="28"/>
          <w:szCs w:val="28"/>
        </w:rPr>
        <w:t xml:space="preserve"> </w:t>
      </w:r>
      <w:r w:rsidRPr="00235AB7">
        <w:rPr>
          <w:sz w:val="28"/>
          <w:szCs w:val="28"/>
        </w:rPr>
        <w:t>поездного локомотива</w:t>
      </w:r>
      <w:r w:rsidRPr="00235AB7">
        <w:rPr>
          <w:spacing w:val="-2"/>
          <w:sz w:val="28"/>
          <w:szCs w:val="28"/>
        </w:rPr>
        <w:t xml:space="preserve"> за сутки по каждому отделению и дороге в целом</w:t>
      </w:r>
      <w:r w:rsidRPr="00235AB7">
        <w:rPr>
          <w:sz w:val="28"/>
          <w:szCs w:val="28"/>
        </w:rPr>
        <w:t xml:space="preserve">.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Первая строка содержит заголовки столбцов.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Таблица «Среднесуточный </w:t>
      </w:r>
      <w:r w:rsidRPr="00235AB7">
        <w:rPr>
          <w:spacing w:val="-2"/>
          <w:sz w:val="28"/>
          <w:szCs w:val="28"/>
        </w:rPr>
        <w:t xml:space="preserve">пробег </w:t>
      </w:r>
      <w:r w:rsidRPr="00235AB7">
        <w:rPr>
          <w:sz w:val="28"/>
          <w:szCs w:val="28"/>
        </w:rPr>
        <w:t>поездного локомотива»</w:t>
      </w:r>
    </w:p>
    <w:tbl>
      <w:tblPr>
        <w:tblW w:w="0" w:type="auto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1"/>
        <w:gridCol w:w="1276"/>
        <w:gridCol w:w="1116"/>
        <w:gridCol w:w="1131"/>
        <w:gridCol w:w="1264"/>
        <w:gridCol w:w="928"/>
        <w:gridCol w:w="839"/>
        <w:gridCol w:w="920"/>
      </w:tblGrid>
      <w:tr w:rsidR="00714EE9" w:rsidRPr="00235AB7" w:rsidTr="009322EE">
        <w:trPr>
          <w:trHeight w:val="217"/>
          <w:tblCellSpacing w:w="0" w:type="dxa"/>
        </w:trPr>
        <w:tc>
          <w:tcPr>
            <w:tcW w:w="1301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  <w:r w:rsidRPr="00235AB7">
              <w:rPr>
                <w:color w:val="000000"/>
              </w:rPr>
              <w:t xml:space="preserve"> Дорога</w:t>
            </w:r>
          </w:p>
        </w:tc>
        <w:tc>
          <w:tcPr>
            <w:tcW w:w="111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  <w:r w:rsidRPr="00235AB7">
              <w:rPr>
                <w:color w:val="000000"/>
              </w:rPr>
              <w:t>НОД-1</w:t>
            </w:r>
          </w:p>
        </w:tc>
        <w:tc>
          <w:tcPr>
            <w:tcW w:w="113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НОД-2</w:t>
            </w:r>
          </w:p>
        </w:tc>
        <w:tc>
          <w:tcPr>
            <w:tcW w:w="126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ind w:left="116"/>
            </w:pPr>
            <w:r w:rsidRPr="00235AB7">
              <w:rPr>
                <w:color w:val="000000"/>
              </w:rPr>
              <w:t>НОД-3</w:t>
            </w: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НОД-4</w:t>
            </w: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НОД-5</w:t>
            </w:r>
          </w:p>
        </w:tc>
        <w:tc>
          <w:tcPr>
            <w:tcW w:w="920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r w:rsidRPr="00235AB7">
              <w:rPr>
                <w:color w:val="000000"/>
              </w:rPr>
              <w:t>НОД-6</w:t>
            </w:r>
          </w:p>
        </w:tc>
      </w:tr>
      <w:tr w:rsidR="00714EE9" w:rsidRPr="00235AB7" w:rsidTr="009322EE">
        <w:trPr>
          <w:trHeight w:val="51"/>
          <w:tblCellSpacing w:w="0" w:type="dxa"/>
        </w:trPr>
        <w:tc>
          <w:tcPr>
            <w:tcW w:w="1301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ПЛАН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1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3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26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0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</w:tr>
      <w:tr w:rsidR="00714EE9" w:rsidRPr="00235AB7" w:rsidTr="009322EE">
        <w:trPr>
          <w:trHeight w:val="51"/>
          <w:tblCellSpacing w:w="0" w:type="dxa"/>
        </w:trPr>
        <w:tc>
          <w:tcPr>
            <w:tcW w:w="1301" w:type="dxa"/>
            <w:shd w:val="clear" w:color="auto" w:fill="FFFFFF"/>
            <w:hideMark/>
          </w:tcPr>
          <w:p w:rsidR="00714EE9" w:rsidRPr="00235AB7" w:rsidRDefault="00714EE9" w:rsidP="00200124">
            <w:pPr>
              <w:rPr>
                <w:bCs/>
                <w:color w:val="000000"/>
              </w:rPr>
            </w:pPr>
            <w:r w:rsidRPr="00235AB7">
              <w:rPr>
                <w:bCs/>
                <w:color w:val="000000"/>
              </w:rPr>
              <w:t>ВЫП.СУТ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1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13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126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83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  <w:tc>
          <w:tcPr>
            <w:tcW w:w="920" w:type="dxa"/>
            <w:tcBorders>
              <w:left w:val="single" w:sz="4" w:space="0" w:color="auto"/>
            </w:tcBorders>
            <w:shd w:val="clear" w:color="auto" w:fill="FFFFFF"/>
          </w:tcPr>
          <w:p w:rsidR="00714EE9" w:rsidRPr="00235AB7" w:rsidRDefault="00714EE9" w:rsidP="00200124">
            <w:pPr>
              <w:rPr>
                <w:color w:val="000000"/>
              </w:rPr>
            </w:pPr>
          </w:p>
        </w:tc>
      </w:tr>
    </w:tbl>
    <w:p w:rsidR="00041757" w:rsidRPr="00492B16" w:rsidRDefault="00492B16" w:rsidP="00492B16">
      <w:pPr>
        <w:rPr>
          <w:b/>
          <w:sz w:val="28"/>
          <w:szCs w:val="28"/>
        </w:rPr>
      </w:pPr>
      <w:bookmarkStart w:id="120" w:name="_Toc79736850"/>
      <w:bookmarkStart w:id="121" w:name="_Toc74303871"/>
      <w:r>
        <w:rPr>
          <w:rFonts w:eastAsia="Calibri"/>
          <w:b/>
          <w:sz w:val="28"/>
          <w:szCs w:val="28"/>
        </w:rPr>
        <w:t xml:space="preserve">12 </w:t>
      </w:r>
      <w:r w:rsidR="00714EE9" w:rsidRPr="00492B16">
        <w:rPr>
          <w:rFonts w:eastAsia="Calibri"/>
          <w:b/>
          <w:sz w:val="28"/>
          <w:szCs w:val="28"/>
        </w:rPr>
        <w:t>Выполнение плана передачи местного груза</w:t>
      </w:r>
      <w:r w:rsidR="00714EE9" w:rsidRPr="00492B16">
        <w:rPr>
          <w:b/>
          <w:sz w:val="28"/>
          <w:szCs w:val="28"/>
        </w:rPr>
        <w:t xml:space="preserve"> для</w:t>
      </w:r>
      <w:r w:rsidR="00714EE9" w:rsidRPr="00492B16">
        <w:rPr>
          <w:b/>
          <w:spacing w:val="-9"/>
          <w:sz w:val="28"/>
          <w:szCs w:val="28"/>
        </w:rPr>
        <w:t xml:space="preserve"> </w:t>
      </w:r>
      <w:r w:rsidR="00714EE9" w:rsidRPr="00492B16">
        <w:rPr>
          <w:b/>
          <w:sz w:val="28"/>
          <w:szCs w:val="28"/>
        </w:rPr>
        <w:t xml:space="preserve">ДГЦ, </w:t>
      </w:r>
      <w:r w:rsidR="00714EE9" w:rsidRPr="00492B16">
        <w:rPr>
          <w:b/>
          <w:spacing w:val="-9"/>
          <w:sz w:val="28"/>
          <w:szCs w:val="28"/>
        </w:rPr>
        <w:t>ДГПС.</w:t>
      </w:r>
      <w:bookmarkEnd w:id="120"/>
    </w:p>
    <w:p w:rsidR="00714EE9" w:rsidRPr="00235AB7" w:rsidRDefault="00714EE9" w:rsidP="00492B16">
      <w:pPr>
        <w:rPr>
          <w:rFonts w:eastAsia="Calibri"/>
          <w:b/>
          <w:sz w:val="28"/>
          <w:szCs w:val="28"/>
        </w:rPr>
      </w:pPr>
      <w:bookmarkStart w:id="122" w:name="_Toc74303872"/>
      <w:bookmarkEnd w:id="121"/>
      <w:r w:rsidRPr="00235AB7">
        <w:rPr>
          <w:b/>
          <w:sz w:val="28"/>
          <w:szCs w:val="28"/>
        </w:rPr>
        <w:t xml:space="preserve">12.1 Фактические, плановые значения </w:t>
      </w:r>
      <w:r w:rsidRPr="00235AB7">
        <w:rPr>
          <w:rFonts w:eastAsia="Calibri"/>
          <w:b/>
          <w:sz w:val="28"/>
          <w:szCs w:val="28"/>
        </w:rPr>
        <w:t>передачи местного груза</w:t>
      </w:r>
      <w:bookmarkEnd w:id="122"/>
    </w:p>
    <w:p w:rsidR="00041757" w:rsidRPr="00235AB7" w:rsidRDefault="00714EE9" w:rsidP="00714EE9">
      <w:pPr>
        <w:ind w:firstLine="567"/>
        <w:jc w:val="both"/>
        <w:rPr>
          <w:rStyle w:val="12"/>
          <w:rFonts w:eastAsiaTheme="minorHAnsi"/>
          <w:sz w:val="28"/>
          <w:szCs w:val="28"/>
        </w:rPr>
      </w:pPr>
      <w:r w:rsidRPr="00235AB7">
        <w:rPr>
          <w:sz w:val="28"/>
          <w:szCs w:val="28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235AB7">
        <w:rPr>
          <w:spacing w:val="-2"/>
          <w:sz w:val="28"/>
          <w:szCs w:val="28"/>
        </w:rPr>
        <w:t>передачи</w:t>
      </w:r>
      <w:r w:rsidRPr="00235AB7">
        <w:rPr>
          <w:rFonts w:eastAsia="Calibri"/>
          <w:sz w:val="28"/>
          <w:szCs w:val="28"/>
        </w:rPr>
        <w:t xml:space="preserve"> местного груза за сутки (в вагонах)</w:t>
      </w:r>
      <w:r w:rsidRPr="00235AB7">
        <w:rPr>
          <w:sz w:val="28"/>
          <w:szCs w:val="28"/>
        </w:rPr>
        <w:t xml:space="preserve"> для</w:t>
      </w:r>
      <w:r w:rsidRPr="00235AB7">
        <w:rPr>
          <w:spacing w:val="-9"/>
          <w:sz w:val="28"/>
          <w:szCs w:val="28"/>
        </w:rPr>
        <w:t xml:space="preserve"> </w:t>
      </w:r>
      <w:r w:rsidRPr="00235AB7">
        <w:rPr>
          <w:sz w:val="28"/>
          <w:szCs w:val="28"/>
        </w:rPr>
        <w:t xml:space="preserve">ДГЦ, </w:t>
      </w:r>
      <w:r w:rsidRPr="00235AB7">
        <w:rPr>
          <w:spacing w:val="-9"/>
          <w:sz w:val="28"/>
          <w:szCs w:val="28"/>
        </w:rPr>
        <w:t>ДГПС.</w:t>
      </w:r>
      <w:r w:rsidRPr="00235AB7">
        <w:rPr>
          <w:rStyle w:val="12"/>
          <w:rFonts w:eastAsiaTheme="minorHAnsi"/>
          <w:sz w:val="28"/>
          <w:szCs w:val="28"/>
        </w:rPr>
        <w:t xml:space="preserve"> </w:t>
      </w:r>
    </w:p>
    <w:p w:rsidR="00041757" w:rsidRPr="00235AB7" w:rsidRDefault="00041757" w:rsidP="00041757">
      <w:pPr>
        <w:ind w:firstLine="567"/>
        <w:jc w:val="both"/>
        <w:rPr>
          <w:sz w:val="28"/>
          <w:szCs w:val="28"/>
        </w:rPr>
      </w:pPr>
      <w:r w:rsidRPr="00235AB7">
        <w:rPr>
          <w:rStyle w:val="12"/>
          <w:rFonts w:eastAsiaTheme="minorHAnsi"/>
          <w:sz w:val="28"/>
          <w:szCs w:val="28"/>
        </w:rPr>
        <w:t xml:space="preserve">Источник данных и система, формирующая выходной файл - Business Objects.  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 xml:space="preserve">Имя файла: </w:t>
      </w:r>
      <w:r w:rsidRPr="00235AB7">
        <w:rPr>
          <w:sz w:val="28"/>
          <w:szCs w:val="28"/>
          <w:lang w:val="en-US"/>
        </w:rPr>
        <w:t>Peredacha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DNC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DGPS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DGC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.csv», где </w:t>
      </w:r>
      <w:r w:rsidRPr="00235AB7">
        <w:rPr>
          <w:sz w:val="28"/>
          <w:szCs w:val="28"/>
          <w:lang w:val="en-US"/>
        </w:rPr>
        <w:t>DD</w:t>
      </w:r>
      <w:r w:rsidRPr="00235AB7">
        <w:rPr>
          <w:sz w:val="28"/>
          <w:szCs w:val="28"/>
        </w:rPr>
        <w:t>_</w:t>
      </w:r>
      <w:r w:rsidRPr="00235AB7">
        <w:rPr>
          <w:sz w:val="28"/>
          <w:szCs w:val="28"/>
          <w:lang w:val="en-US"/>
        </w:rPr>
        <w:t>MM</w:t>
      </w:r>
      <w:r w:rsidRPr="00235AB7">
        <w:rPr>
          <w:sz w:val="28"/>
          <w:szCs w:val="28"/>
        </w:rPr>
        <w:t xml:space="preserve"> – расчетный день, месяц за который формируются данные. 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Файл нарабатывается в регламенте в 03 часов 00 минут, каждые сутки.</w:t>
      </w:r>
    </w:p>
    <w:p w:rsidR="00714EE9" w:rsidRPr="00235AB7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Структура файла приведена в таблице «Передача вагонов по отделениям дороги на ДД.ММ». Файл содержит плановые и фактические значения передачи вагонов</w:t>
      </w:r>
      <w:r w:rsidRPr="00235AB7">
        <w:rPr>
          <w:spacing w:val="-2"/>
          <w:sz w:val="28"/>
          <w:szCs w:val="28"/>
        </w:rPr>
        <w:t xml:space="preserve"> за сутки по каждому отделению и дороге в целом</w:t>
      </w:r>
      <w:r w:rsidRPr="00235AB7">
        <w:rPr>
          <w:sz w:val="28"/>
          <w:szCs w:val="28"/>
        </w:rPr>
        <w:t xml:space="preserve">. </w:t>
      </w:r>
    </w:p>
    <w:p w:rsidR="00714EE9" w:rsidRDefault="00714EE9" w:rsidP="00714EE9">
      <w:pPr>
        <w:ind w:firstLine="567"/>
        <w:jc w:val="both"/>
        <w:rPr>
          <w:sz w:val="28"/>
          <w:szCs w:val="28"/>
        </w:rPr>
      </w:pPr>
      <w:r w:rsidRPr="00235AB7">
        <w:rPr>
          <w:sz w:val="28"/>
          <w:szCs w:val="28"/>
        </w:rPr>
        <w:t>Первая строка содержит заголовки столбцов.</w:t>
      </w:r>
      <w:r w:rsidRPr="007F725D">
        <w:rPr>
          <w:sz w:val="28"/>
          <w:szCs w:val="28"/>
        </w:rPr>
        <w:t xml:space="preserve"> </w:t>
      </w:r>
    </w:p>
    <w:p w:rsidR="00714EE9" w:rsidRPr="007F725D" w:rsidRDefault="00714EE9" w:rsidP="00714EE9">
      <w:pPr>
        <w:ind w:firstLine="567"/>
        <w:jc w:val="both"/>
        <w:rPr>
          <w:sz w:val="28"/>
          <w:szCs w:val="28"/>
        </w:rPr>
      </w:pPr>
      <w:r w:rsidRPr="007F725D">
        <w:rPr>
          <w:sz w:val="28"/>
          <w:szCs w:val="28"/>
        </w:rPr>
        <w:t>Таблица «Передача вагонов по отделениям дороги на ДД.ММ»</w:t>
      </w:r>
    </w:p>
    <w:tbl>
      <w:tblPr>
        <w:tblW w:w="9092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992"/>
        <w:gridCol w:w="1127"/>
        <w:gridCol w:w="1142"/>
        <w:gridCol w:w="1080"/>
        <w:gridCol w:w="995"/>
        <w:gridCol w:w="984"/>
        <w:gridCol w:w="929"/>
      </w:tblGrid>
      <w:tr w:rsidR="00714EE9" w:rsidRPr="004F5C34" w:rsidTr="00235AB7">
        <w:trPr>
          <w:trHeight w:val="269"/>
          <w:tblCellSpacing w:w="0" w:type="dxa"/>
        </w:trPr>
        <w:tc>
          <w:tcPr>
            <w:tcW w:w="1843" w:type="dxa"/>
            <w:shd w:val="clear" w:color="auto" w:fill="FFFFFF"/>
            <w:hideMark/>
          </w:tcPr>
          <w:p w:rsidR="00714EE9" w:rsidRPr="004F5C34" w:rsidRDefault="00714EE9" w:rsidP="00200124">
            <w:pPr>
              <w:rPr>
                <w:bCs/>
                <w:color w:val="000000"/>
              </w:rPr>
            </w:pP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4F5C34" w:rsidRDefault="00714EE9" w:rsidP="00200124">
            <w:pPr>
              <w:rPr>
                <w:color w:val="000000"/>
              </w:rPr>
            </w:pPr>
            <w:r w:rsidRPr="004F5C34">
              <w:rPr>
                <w:color w:val="000000"/>
              </w:rPr>
              <w:t xml:space="preserve"> Дорога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  <w:r w:rsidRPr="004F5C34">
              <w:rPr>
                <w:color w:val="000000"/>
              </w:rPr>
              <w:t>НОД-1</w:t>
            </w:r>
          </w:p>
        </w:tc>
        <w:tc>
          <w:tcPr>
            <w:tcW w:w="11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r w:rsidRPr="004F5C34">
              <w:rPr>
                <w:color w:val="000000"/>
              </w:rPr>
              <w:t>НОД-2</w:t>
            </w:r>
          </w:p>
        </w:tc>
        <w:tc>
          <w:tcPr>
            <w:tcW w:w="108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ind w:left="116"/>
            </w:pPr>
            <w:r w:rsidRPr="004F5C34">
              <w:rPr>
                <w:color w:val="000000"/>
              </w:rPr>
              <w:t>НОД-3</w:t>
            </w:r>
          </w:p>
        </w:tc>
        <w:tc>
          <w:tcPr>
            <w:tcW w:w="99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r w:rsidRPr="004F5C34">
              <w:rPr>
                <w:color w:val="000000"/>
              </w:rPr>
              <w:t>НОД-4</w:t>
            </w:r>
          </w:p>
        </w:tc>
        <w:tc>
          <w:tcPr>
            <w:tcW w:w="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r w:rsidRPr="004F5C34">
              <w:rPr>
                <w:color w:val="000000"/>
              </w:rPr>
              <w:t>НОД-5</w:t>
            </w:r>
          </w:p>
        </w:tc>
        <w:tc>
          <w:tcPr>
            <w:tcW w:w="929" w:type="dxa"/>
            <w:tcBorders>
              <w:lef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r w:rsidRPr="004F5C34">
              <w:rPr>
                <w:color w:val="000000"/>
              </w:rPr>
              <w:t>НОД-6</w:t>
            </w:r>
          </w:p>
        </w:tc>
      </w:tr>
      <w:tr w:rsidR="00714EE9" w:rsidRPr="004F5C34" w:rsidTr="00235AB7">
        <w:trPr>
          <w:trHeight w:val="88"/>
          <w:tblCellSpacing w:w="0" w:type="dxa"/>
        </w:trPr>
        <w:tc>
          <w:tcPr>
            <w:tcW w:w="1843" w:type="dxa"/>
            <w:shd w:val="clear" w:color="auto" w:fill="FFFFFF"/>
            <w:hideMark/>
          </w:tcPr>
          <w:p w:rsidR="00714EE9" w:rsidRPr="004F5C34" w:rsidRDefault="00714EE9" w:rsidP="00200124">
            <w:pPr>
              <w:rPr>
                <w:bCs/>
                <w:color w:val="000000"/>
              </w:rPr>
            </w:pPr>
            <w:r w:rsidRPr="004F5C34">
              <w:rPr>
                <w:bCs/>
                <w:color w:val="000000"/>
              </w:rPr>
              <w:t>План передачи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1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08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9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29" w:type="dxa"/>
            <w:tcBorders>
              <w:lef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</w:tr>
      <w:tr w:rsidR="00714EE9" w:rsidRPr="004F5C34" w:rsidTr="00235AB7">
        <w:trPr>
          <w:trHeight w:val="88"/>
          <w:tblCellSpacing w:w="0" w:type="dxa"/>
        </w:trPr>
        <w:tc>
          <w:tcPr>
            <w:tcW w:w="1843" w:type="dxa"/>
            <w:shd w:val="clear" w:color="auto" w:fill="FFFFFF"/>
            <w:hideMark/>
          </w:tcPr>
          <w:p w:rsidR="00714EE9" w:rsidRPr="004F5C34" w:rsidRDefault="00714EE9" w:rsidP="00200124">
            <w:pPr>
              <w:rPr>
                <w:bCs/>
                <w:color w:val="000000"/>
              </w:rPr>
            </w:pPr>
            <w:r w:rsidRPr="004F5C34">
              <w:rPr>
                <w:bCs/>
                <w:color w:val="000000"/>
              </w:rPr>
              <w:t>Передача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FFFFFF"/>
            <w:hideMark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14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108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9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  <w:tc>
          <w:tcPr>
            <w:tcW w:w="929" w:type="dxa"/>
            <w:tcBorders>
              <w:left w:val="single" w:sz="4" w:space="0" w:color="auto"/>
            </w:tcBorders>
            <w:shd w:val="clear" w:color="auto" w:fill="FFFFFF"/>
          </w:tcPr>
          <w:p w:rsidR="00714EE9" w:rsidRPr="004F5C34" w:rsidRDefault="00714EE9" w:rsidP="00200124">
            <w:pPr>
              <w:rPr>
                <w:color w:val="000000"/>
              </w:rPr>
            </w:pPr>
          </w:p>
        </w:tc>
      </w:tr>
    </w:tbl>
    <w:p w:rsidR="00D21433" w:rsidRPr="007F725D" w:rsidRDefault="00D21433" w:rsidP="007F725D">
      <w:pPr>
        <w:ind w:firstLine="426"/>
        <w:jc w:val="both"/>
        <w:rPr>
          <w:sz w:val="28"/>
          <w:szCs w:val="28"/>
        </w:rPr>
        <w:sectPr w:rsidR="00D21433" w:rsidRPr="007F725D" w:rsidSect="00A5063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50638" w:rsidRDefault="00A50638" w:rsidP="00A50638">
      <w:pPr>
        <w:pStyle w:val="1"/>
        <w:numPr>
          <w:ilvl w:val="0"/>
          <w:numId w:val="0"/>
        </w:numPr>
        <w:ind w:left="432"/>
        <w:jc w:val="right"/>
        <w:rPr>
          <w:rStyle w:val="10"/>
          <w:b/>
        </w:rPr>
      </w:pPr>
      <w:bookmarkStart w:id="123" w:name="_Toc79736851"/>
      <w:r w:rsidRPr="00A50638">
        <w:rPr>
          <w:rStyle w:val="10"/>
          <w:b/>
        </w:rPr>
        <w:lastRenderedPageBreak/>
        <w:t xml:space="preserve">Приложение </w:t>
      </w:r>
      <w:r w:rsidR="008E1E54">
        <w:rPr>
          <w:rStyle w:val="10"/>
          <w:b/>
        </w:rPr>
        <w:t>2</w:t>
      </w:r>
      <w:bookmarkEnd w:id="123"/>
    </w:p>
    <w:p w:rsidR="00C12AB9" w:rsidRDefault="00C12AB9" w:rsidP="00FF1CC0"/>
    <w:p w:rsidR="00A50638" w:rsidRDefault="003B4AC7" w:rsidP="00A50638">
      <w:pPr>
        <w:jc w:val="both"/>
        <w:rPr>
          <w:sz w:val="28"/>
          <w:szCs w:val="28"/>
        </w:rPr>
      </w:pPr>
      <w:r w:rsidRPr="009632FA">
        <w:rPr>
          <w:sz w:val="28"/>
          <w:szCs w:val="28"/>
        </w:rPr>
        <w:t xml:space="preserve">Таблица </w:t>
      </w:r>
      <w:r w:rsidR="009322EE">
        <w:rPr>
          <w:sz w:val="28"/>
          <w:szCs w:val="28"/>
        </w:rPr>
        <w:t>«</w:t>
      </w:r>
      <w:r w:rsidR="00A50638">
        <w:rPr>
          <w:sz w:val="28"/>
          <w:szCs w:val="28"/>
        </w:rPr>
        <w:t>Перечень рассчитываемых показателей, условия выборки данных для расчета</w:t>
      </w:r>
      <w:r w:rsidR="009322EE">
        <w:rPr>
          <w:sz w:val="28"/>
          <w:szCs w:val="28"/>
        </w:rPr>
        <w:t xml:space="preserve"> показателей премирования</w:t>
      </w:r>
      <w:r w:rsidR="00A50638">
        <w:rPr>
          <w:sz w:val="28"/>
          <w:szCs w:val="28"/>
        </w:rPr>
        <w:t xml:space="preserve"> в Системе</w:t>
      </w:r>
      <w:r w:rsidR="009322EE">
        <w:rPr>
          <w:sz w:val="28"/>
          <w:szCs w:val="28"/>
        </w:rPr>
        <w:t>»</w:t>
      </w:r>
    </w:p>
    <w:tbl>
      <w:tblPr>
        <w:tblStyle w:val="a8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0489"/>
        <w:gridCol w:w="1843"/>
      </w:tblGrid>
      <w:tr w:rsidR="00D414E0" w:rsidRPr="001920F9" w:rsidTr="009322EE">
        <w:trPr>
          <w:trHeight w:val="1077"/>
        </w:trPr>
        <w:tc>
          <w:tcPr>
            <w:tcW w:w="562" w:type="dxa"/>
          </w:tcPr>
          <w:p w:rsidR="00D414E0" w:rsidRPr="001920F9" w:rsidRDefault="00D414E0" w:rsidP="00337717">
            <w:pPr>
              <w:ind w:left="-113" w:right="-108" w:firstLine="0"/>
              <w:jc w:val="center"/>
              <w:rPr>
                <w:b/>
              </w:rPr>
            </w:pPr>
            <w:r w:rsidRPr="001920F9">
              <w:rPr>
                <w:b/>
              </w:rPr>
              <w:t>№ п</w:t>
            </w:r>
            <w:r w:rsidRPr="00621258">
              <w:rPr>
                <w:b/>
              </w:rPr>
              <w:t>/</w:t>
            </w:r>
            <w:r w:rsidRPr="001920F9">
              <w:rPr>
                <w:b/>
              </w:rPr>
              <w:t>п</w:t>
            </w:r>
          </w:p>
        </w:tc>
        <w:tc>
          <w:tcPr>
            <w:tcW w:w="1560" w:type="dxa"/>
          </w:tcPr>
          <w:p w:rsidR="00D414E0" w:rsidRPr="00C80A09" w:rsidRDefault="00D414E0" w:rsidP="00337717">
            <w:pPr>
              <w:ind w:right="-108" w:hanging="108"/>
              <w:jc w:val="center"/>
              <w:rPr>
                <w:b/>
                <w:highlight w:val="green"/>
              </w:rPr>
            </w:pPr>
            <w:r w:rsidRPr="00EC4E19">
              <w:rPr>
                <w:b/>
              </w:rPr>
              <w:t>Наименование показателя</w:t>
            </w:r>
          </w:p>
        </w:tc>
        <w:tc>
          <w:tcPr>
            <w:tcW w:w="10489" w:type="dxa"/>
          </w:tcPr>
          <w:p w:rsidR="00D414E0" w:rsidRPr="001920F9" w:rsidRDefault="00D414E0" w:rsidP="00337717">
            <w:pPr>
              <w:ind w:firstLine="33"/>
              <w:jc w:val="center"/>
              <w:rPr>
                <w:b/>
              </w:rPr>
            </w:pPr>
            <w:r>
              <w:rPr>
                <w:b/>
              </w:rPr>
              <w:t>Порядок ввода данных, определения исходных данных, используемых при расчете показателей премирования</w:t>
            </w:r>
          </w:p>
          <w:p w:rsidR="00D414E0" w:rsidRPr="001920F9" w:rsidRDefault="00D414E0" w:rsidP="00337717">
            <w:pPr>
              <w:ind w:firstLine="33"/>
              <w:jc w:val="center"/>
              <w:rPr>
                <w:b/>
              </w:rPr>
            </w:pPr>
          </w:p>
        </w:tc>
        <w:tc>
          <w:tcPr>
            <w:tcW w:w="1843" w:type="dxa"/>
          </w:tcPr>
          <w:p w:rsidR="00D414E0" w:rsidRPr="0017721C" w:rsidRDefault="00D414E0" w:rsidP="00337717">
            <w:pPr>
              <w:ind w:left="-108" w:right="34" w:firstLine="142"/>
              <w:jc w:val="center"/>
              <w:rPr>
                <w:b/>
              </w:rPr>
            </w:pPr>
            <w:r>
              <w:rPr>
                <w:b/>
              </w:rPr>
              <w:t>Способ получения данных в Системе</w:t>
            </w:r>
          </w:p>
        </w:tc>
      </w:tr>
      <w:tr w:rsidR="00D414E0" w:rsidRPr="003D09F8" w:rsidTr="00337717">
        <w:trPr>
          <w:trHeight w:val="806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1</w:t>
            </w:r>
          </w:p>
          <w:p w:rsidR="00D414E0" w:rsidRPr="009632FA" w:rsidRDefault="00D414E0" w:rsidP="00337717">
            <w:pPr>
              <w:ind w:firstLine="113"/>
            </w:pPr>
          </w:p>
          <w:p w:rsidR="00D414E0" w:rsidRPr="009632FA" w:rsidRDefault="00D414E0" w:rsidP="00337717">
            <w:pPr>
              <w:ind w:firstLine="113"/>
            </w:pPr>
          </w:p>
        </w:tc>
        <w:tc>
          <w:tcPr>
            <w:tcW w:w="13892" w:type="dxa"/>
            <w:gridSpan w:val="3"/>
          </w:tcPr>
          <w:p w:rsidR="00D414E0" w:rsidRPr="008E6313" w:rsidRDefault="00D414E0" w:rsidP="00337717">
            <w:pPr>
              <w:ind w:firstLine="35"/>
              <w:rPr>
                <w:b/>
              </w:rPr>
            </w:pPr>
            <w:r w:rsidRPr="008E6313">
              <w:rPr>
                <w:b/>
              </w:rPr>
              <w:t xml:space="preserve">Выполнение участковой скорости движения грузовых поездов (без учета вывозных и передаточных) </w:t>
            </w:r>
          </w:p>
          <w:p w:rsidR="00D414E0" w:rsidRPr="006A4EDB" w:rsidRDefault="00D414E0" w:rsidP="00337717">
            <w:pPr>
              <w:ind w:firstLine="33"/>
            </w:pPr>
            <w:r w:rsidRPr="006A4EDB">
              <w:t xml:space="preserve">Для </w:t>
            </w:r>
            <w:r w:rsidRPr="006A4EDB">
              <w:rPr>
                <w:spacing w:val="-10"/>
              </w:rPr>
              <w:t>ДНЦ</w:t>
            </w:r>
            <w:r>
              <w:rPr>
                <w:spacing w:val="-10"/>
              </w:rPr>
              <w:t xml:space="preserve"> (участкового)</w:t>
            </w:r>
            <w:r w:rsidRPr="006A4EDB">
              <w:t xml:space="preserve"> расчет производится за каждую смену.</w:t>
            </w:r>
          </w:p>
          <w:p w:rsidR="00D414E0" w:rsidRDefault="00D414E0" w:rsidP="00337717">
            <w:pPr>
              <w:ind w:firstLine="33"/>
              <w:rPr>
                <w:b/>
              </w:rPr>
            </w:pPr>
            <w:r w:rsidRPr="006A4EDB">
              <w:t xml:space="preserve">Для </w:t>
            </w:r>
            <w:r w:rsidRPr="006A4EDB">
              <w:rPr>
                <w:spacing w:val="-10"/>
              </w:rPr>
              <w:t>ДГПС</w:t>
            </w:r>
            <w:r w:rsidRPr="006A4EDB">
              <w:t xml:space="preserve"> расчет производится за </w:t>
            </w:r>
            <w:r>
              <w:t>каждые сутки</w:t>
            </w:r>
            <w:r w:rsidRPr="006A4EDB">
              <w:t>.</w:t>
            </w:r>
          </w:p>
          <w:p w:rsidR="00D414E0" w:rsidRPr="003D09F8" w:rsidRDefault="00D414E0" w:rsidP="00337717">
            <w:pPr>
              <w:spacing w:line="235" w:lineRule="auto"/>
              <w:ind w:firstLine="459"/>
            </w:pPr>
          </w:p>
        </w:tc>
      </w:tr>
      <w:tr w:rsidR="00D414E0" w:rsidRPr="00E56A48" w:rsidTr="009322EE">
        <w:trPr>
          <w:trHeight w:val="734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 w:rsidRPr="00813BAF">
              <w:t>Планов</w:t>
            </w:r>
            <w:r>
              <w:t>ое</w:t>
            </w:r>
            <w:r w:rsidRPr="00813BAF">
              <w:t xml:space="preserve"> значени</w:t>
            </w:r>
            <w:r>
              <w:t>е</w:t>
            </w:r>
            <w:r w:rsidRPr="00813BAF">
              <w:t xml:space="preserve"> </w:t>
            </w:r>
          </w:p>
          <w:p w:rsidR="00D414E0" w:rsidRPr="00813BAF" w:rsidRDefault="00D414E0" w:rsidP="00337717">
            <w:pPr>
              <w:ind w:firstLine="34"/>
              <w:rPr>
                <w:spacing w:val="-1"/>
              </w:rPr>
            </w:pPr>
          </w:p>
        </w:tc>
        <w:tc>
          <w:tcPr>
            <w:tcW w:w="10489" w:type="dxa"/>
          </w:tcPr>
          <w:p w:rsidR="00D414E0" w:rsidRPr="00813BAF" w:rsidRDefault="00D414E0" w:rsidP="00337717">
            <w:pPr>
              <w:ind w:firstLine="317"/>
            </w:pPr>
            <w:r w:rsidRPr="006A4EDB">
              <w:t xml:space="preserve">Для </w:t>
            </w:r>
            <w:r w:rsidRPr="006A4EDB">
              <w:rPr>
                <w:spacing w:val="-10"/>
              </w:rPr>
              <w:t>ДНЦ</w:t>
            </w:r>
            <w:r>
              <w:rPr>
                <w:spacing w:val="-10"/>
              </w:rPr>
              <w:t xml:space="preserve"> (участкового), ДГПС- ввод вручную. Данные предоставляются причастными специалистами.</w:t>
            </w:r>
          </w:p>
        </w:tc>
        <w:tc>
          <w:tcPr>
            <w:tcW w:w="1843" w:type="dxa"/>
          </w:tcPr>
          <w:p w:rsidR="00D414E0" w:rsidRPr="00C43B7F" w:rsidRDefault="00D414E0" w:rsidP="00337717">
            <w:pPr>
              <w:ind w:hanging="108"/>
            </w:pPr>
            <w:r w:rsidRPr="003D09F8">
              <w:t>Ввод вручную</w:t>
            </w:r>
          </w:p>
        </w:tc>
      </w:tr>
      <w:tr w:rsidR="00D414E0" w:rsidRPr="00E56A48" w:rsidTr="009322EE">
        <w:trPr>
          <w:trHeight w:val="98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 w:rsidRPr="00813BAF">
              <w:t xml:space="preserve">Фактическое значение </w:t>
            </w:r>
          </w:p>
          <w:p w:rsidR="00D414E0" w:rsidRPr="00813BAF" w:rsidRDefault="00D414E0" w:rsidP="00337717">
            <w:pPr>
              <w:ind w:firstLine="34"/>
            </w:pPr>
          </w:p>
        </w:tc>
        <w:tc>
          <w:tcPr>
            <w:tcW w:w="10489" w:type="dxa"/>
          </w:tcPr>
          <w:p w:rsidR="00D414E0" w:rsidRPr="00485879" w:rsidRDefault="00D414E0" w:rsidP="00337717">
            <w:pPr>
              <w:pStyle w:val="a7"/>
              <w:ind w:left="34" w:firstLine="283"/>
              <w:rPr>
                <w:b/>
              </w:rPr>
            </w:pPr>
            <w:r w:rsidRPr="00485879">
              <w:rPr>
                <w:b/>
              </w:rPr>
              <w:t>Для ДНЦ (участковых).</w:t>
            </w:r>
          </w:p>
          <w:p w:rsidR="00D414E0" w:rsidRDefault="00D414E0" w:rsidP="00337717">
            <w:pPr>
              <w:pStyle w:val="a7"/>
              <w:numPr>
                <w:ilvl w:val="0"/>
                <w:numId w:val="6"/>
              </w:numPr>
              <w:tabs>
                <w:tab w:val="left" w:pos="1026"/>
              </w:tabs>
              <w:ind w:hanging="77"/>
            </w:pPr>
            <w:r>
              <w:t>За расчетный период времени работы диспетчера на каждом из участков анализа расчетного полигона определяется:</w:t>
            </w:r>
          </w:p>
          <w:p w:rsidR="00D414E0" w:rsidRPr="009A2BAE" w:rsidRDefault="00D414E0" w:rsidP="00337717">
            <w:pPr>
              <w:pStyle w:val="a7"/>
              <w:ind w:left="394" w:firstLine="283"/>
            </w:pPr>
            <w:r>
              <w:t xml:space="preserve">- </w:t>
            </w:r>
            <w:r w:rsidRPr="008C04E1">
              <w:t>перечень</w:t>
            </w:r>
            <w:r>
              <w:t xml:space="preserve"> </w:t>
            </w:r>
            <w:r w:rsidRPr="009632FA">
              <w:t>(количество)</w:t>
            </w:r>
            <w:r>
              <w:rPr>
                <w:b/>
                <w:i/>
              </w:rPr>
              <w:t xml:space="preserve"> </w:t>
            </w:r>
            <w:r>
              <w:t>проследовавших поездов из Диапазона номеров;</w:t>
            </w:r>
          </w:p>
          <w:p w:rsidR="00D414E0" w:rsidRDefault="00D414E0" w:rsidP="00337717">
            <w:pPr>
              <w:pStyle w:val="a7"/>
              <w:ind w:left="394" w:firstLine="283"/>
            </w:pPr>
            <w:r>
              <w:t xml:space="preserve">- весь </w:t>
            </w:r>
            <w:r w:rsidRPr="008C04E1">
              <w:t>перечень</w:t>
            </w:r>
            <w:r>
              <w:t xml:space="preserve"> операций по каждому поезду.</w:t>
            </w:r>
          </w:p>
          <w:p w:rsidR="00D414E0" w:rsidRDefault="00D414E0" w:rsidP="00337717">
            <w:pPr>
              <w:ind w:firstLine="283"/>
            </w:pPr>
            <w:r w:rsidRPr="00D86AB0">
              <w:t>Если поезд меняет номер или (и) индекс, то такой поезд рассчитывается как одна единица.</w:t>
            </w:r>
          </w:p>
          <w:p w:rsidR="00D414E0" w:rsidRDefault="00D414E0" w:rsidP="00337717">
            <w:pPr>
              <w:ind w:firstLine="283"/>
            </w:pPr>
            <w:r>
              <w:t>2. По каждому поезду из выборки определяется:</w:t>
            </w:r>
          </w:p>
          <w:p w:rsidR="00D414E0" w:rsidRDefault="00D414E0" w:rsidP="00337717">
            <w:pPr>
              <w:tabs>
                <w:tab w:val="left" w:pos="459"/>
                <w:tab w:val="left" w:pos="1079"/>
              </w:tabs>
              <w:ind w:left="459" w:firstLine="283"/>
            </w:pPr>
            <w:r w:rsidRPr="00810745">
              <w:rPr>
                <w:color w:val="000000" w:themeColor="text1"/>
                <w:shd w:val="clear" w:color="auto" w:fill="FFFFFF"/>
              </w:rPr>
              <w:t xml:space="preserve">- время каждого поезда </w:t>
            </w:r>
            <w:r w:rsidRPr="00810745">
              <w:t xml:space="preserve">в движении </w:t>
            </w:r>
            <w:r>
              <w:t>на</w:t>
            </w:r>
            <w:r w:rsidRPr="00810745">
              <w:rPr>
                <w:color w:val="000000" w:themeColor="text1"/>
                <w:shd w:val="clear" w:color="auto" w:fill="FFFFFF"/>
              </w:rPr>
              <w:t xml:space="preserve"> участке</w:t>
            </w:r>
            <w:r>
              <w:rPr>
                <w:color w:val="000000" w:themeColor="text1"/>
                <w:shd w:val="clear" w:color="auto" w:fill="FFFFFF"/>
              </w:rPr>
              <w:t xml:space="preserve"> анализа</w:t>
            </w:r>
            <w:r w:rsidRPr="00810745">
              <w:rPr>
                <w:color w:val="000000" w:themeColor="text1"/>
                <w:shd w:val="clear" w:color="auto" w:fill="FFFFFF"/>
              </w:rPr>
              <w:t>. Определяется как разность времени прибытия поезда с участка и времени отправления поезда на участок.</w:t>
            </w:r>
            <w:r w:rsidRPr="00810745">
              <w:t xml:space="preserve"> </w:t>
            </w:r>
          </w:p>
          <w:p w:rsidR="00D414E0" w:rsidRDefault="00D414E0" w:rsidP="00337717">
            <w:pPr>
              <w:tabs>
                <w:tab w:val="left" w:pos="459"/>
                <w:tab w:val="left" w:pos="1079"/>
              </w:tabs>
              <w:ind w:left="459" w:firstLine="283"/>
            </w:pPr>
            <w:r>
              <w:t xml:space="preserve">- расстояние пройденное поездом на участке анализа. Определяется согласно </w:t>
            </w:r>
            <w:r w:rsidRPr="004C092A">
              <w:rPr>
                <w:color w:val="000000" w:themeColor="text1"/>
                <w:shd w:val="clear" w:color="auto" w:fill="FFFFFF"/>
              </w:rPr>
              <w:t>таблицам ТР №4</w:t>
            </w:r>
            <w:r w:rsidR="00AB5231">
              <w:rPr>
                <w:color w:val="000000" w:themeColor="text1"/>
                <w:shd w:val="clear" w:color="auto" w:fill="FFFFFF"/>
              </w:rPr>
              <w:t xml:space="preserve"> (НСИ Системы).</w:t>
            </w:r>
          </w:p>
          <w:p w:rsidR="00D414E0" w:rsidRDefault="00D414E0" w:rsidP="00337717">
            <w:pPr>
              <w:ind w:firstLine="283"/>
            </w:pPr>
            <w:r>
              <w:t xml:space="preserve">3. По всему </w:t>
            </w:r>
            <w:r w:rsidRPr="00D86AB0">
              <w:t>отобранному перечню поездов</w:t>
            </w:r>
            <w:r>
              <w:t xml:space="preserve"> определяется:</w:t>
            </w:r>
          </w:p>
          <w:p w:rsidR="00D414E0" w:rsidRDefault="00D414E0" w:rsidP="00337717">
            <w:pPr>
              <w:ind w:left="459" w:firstLine="283"/>
              <w:rPr>
                <w:color w:val="000000" w:themeColor="text1"/>
                <w:shd w:val="clear" w:color="auto" w:fill="FFFFFF"/>
              </w:rPr>
            </w:pPr>
            <w:r w:rsidRPr="00810745">
              <w:rPr>
                <w:color w:val="000000" w:themeColor="text1"/>
                <w:shd w:val="clear" w:color="auto" w:fill="FFFFFF"/>
              </w:rPr>
              <w:t>-</w:t>
            </w:r>
            <w:r>
              <w:rPr>
                <w:color w:val="000000" w:themeColor="text1"/>
                <w:shd w:val="clear" w:color="auto" w:fill="FFFFFF"/>
              </w:rPr>
              <w:t xml:space="preserve"> суммарное </w:t>
            </w:r>
            <w:r w:rsidRPr="00810745">
              <w:rPr>
                <w:color w:val="000000" w:themeColor="text1"/>
                <w:shd w:val="clear" w:color="auto" w:fill="FFFFFF"/>
              </w:rPr>
              <w:t xml:space="preserve">время </w:t>
            </w:r>
            <w:r>
              <w:rPr>
                <w:color w:val="000000" w:themeColor="text1"/>
                <w:shd w:val="clear" w:color="auto" w:fill="FFFFFF"/>
              </w:rPr>
              <w:t xml:space="preserve">всех </w:t>
            </w:r>
            <w:r w:rsidRPr="00810745">
              <w:rPr>
                <w:color w:val="000000" w:themeColor="text1"/>
                <w:shd w:val="clear" w:color="auto" w:fill="FFFFFF"/>
              </w:rPr>
              <w:t>поезд</w:t>
            </w:r>
            <w:r>
              <w:rPr>
                <w:color w:val="000000" w:themeColor="text1"/>
                <w:shd w:val="clear" w:color="auto" w:fill="FFFFFF"/>
              </w:rPr>
              <w:t>ов</w:t>
            </w:r>
            <w:r w:rsidRPr="00810745">
              <w:rPr>
                <w:color w:val="000000" w:themeColor="text1"/>
                <w:shd w:val="clear" w:color="auto" w:fill="FFFFFF"/>
              </w:rPr>
              <w:t xml:space="preserve"> </w:t>
            </w:r>
            <w:r w:rsidRPr="00810745">
              <w:t xml:space="preserve">в движении </w:t>
            </w:r>
            <w:r>
              <w:t>на участках анализа</w:t>
            </w:r>
            <w:r>
              <w:rPr>
                <w:color w:val="000000" w:themeColor="text1"/>
                <w:shd w:val="clear" w:color="auto" w:fill="FFFFFF"/>
              </w:rPr>
              <w:t>;</w:t>
            </w:r>
          </w:p>
          <w:p w:rsidR="00D414E0" w:rsidRDefault="00D414E0" w:rsidP="00337717">
            <w:pPr>
              <w:ind w:left="459" w:firstLine="283"/>
            </w:pPr>
            <w:r>
              <w:rPr>
                <w:color w:val="000000" w:themeColor="text1"/>
                <w:shd w:val="clear" w:color="auto" w:fill="FFFFFF"/>
              </w:rPr>
              <w:t>- суммарное</w:t>
            </w:r>
            <w:r>
              <w:t xml:space="preserve"> расстояние пройденное поездами на участках анализа.</w:t>
            </w:r>
          </w:p>
          <w:p w:rsidR="00D414E0" w:rsidRDefault="00D414E0" w:rsidP="00337717">
            <w:pPr>
              <w:ind w:firstLine="283"/>
            </w:pPr>
            <w:r>
              <w:t>4. Ф</w:t>
            </w:r>
            <w:r w:rsidRPr="00813BAF">
              <w:t>актическ</w:t>
            </w:r>
            <w:r>
              <w:t>ое</w:t>
            </w:r>
            <w:r w:rsidRPr="00813BAF">
              <w:t xml:space="preserve"> значени</w:t>
            </w:r>
            <w:r>
              <w:t>е</w:t>
            </w:r>
            <w:r w:rsidRPr="00813BAF">
              <w:t xml:space="preserve"> участковой скорости</w:t>
            </w:r>
            <w:r>
              <w:t xml:space="preserve"> определяется как отношение суммарного пробега поездов на участках анализа к суммарному времени нахождения поездов на участках анализа в движении (с учетом стоянок на промежуточных станциях и времени на разгон и замедление). О</w:t>
            </w:r>
            <w:r w:rsidRPr="00B640F0">
              <w:t>кругляется до</w:t>
            </w:r>
            <w:r w:rsidRPr="00BE1699">
              <w:t xml:space="preserve"> 2 знаков</w:t>
            </w:r>
            <w:r>
              <w:t xml:space="preserve"> после запятой</w:t>
            </w:r>
            <w:r w:rsidRPr="00BE1699">
              <w:t>.</w:t>
            </w:r>
          </w:p>
          <w:p w:rsidR="00D414E0" w:rsidRDefault="00D414E0" w:rsidP="00337717">
            <w:pPr>
              <w:spacing w:line="235" w:lineRule="auto"/>
              <w:ind w:left="33" w:firstLine="284"/>
            </w:pPr>
            <w:r w:rsidRPr="00BF2B69">
              <w:lastRenderedPageBreak/>
              <w:t xml:space="preserve">При наличии переходящих поездов на диспетчерских участках при приёме или сдаче дежурства, расчёт для таких поездов производится как для сдающей, так и для принимающей смены (пробег поездов и время его нахождения на участке). </w:t>
            </w:r>
          </w:p>
          <w:p w:rsidR="00D414E0" w:rsidRPr="00BF2B69" w:rsidRDefault="00D414E0" w:rsidP="00337717">
            <w:pPr>
              <w:spacing w:line="235" w:lineRule="auto"/>
              <w:ind w:firstLine="317"/>
            </w:pPr>
            <w:r w:rsidRPr="00BF2B69">
              <w:t>При анализе «брошенного» поезда участковая скорость рассчитывается отдельно для двух промежутков времени: от момента поступления поезда на участок до момента его прибытия на станцию «бросания» и от момента его отправления со станции «бросания» до передачи на другой участок.</w:t>
            </w:r>
          </w:p>
          <w:p w:rsidR="00D414E0" w:rsidRPr="00485879" w:rsidRDefault="00D414E0" w:rsidP="00337717">
            <w:pPr>
              <w:pStyle w:val="a7"/>
              <w:ind w:left="34" w:firstLine="317"/>
              <w:rPr>
                <w:b/>
              </w:rPr>
            </w:pPr>
            <w:r w:rsidRPr="00485879">
              <w:rPr>
                <w:b/>
              </w:rPr>
              <w:t>Для ДГПС.</w:t>
            </w:r>
          </w:p>
          <w:p w:rsidR="00D414E0" w:rsidRPr="002B7865" w:rsidRDefault="00D414E0" w:rsidP="00337717">
            <w:pPr>
              <w:ind w:firstLine="317"/>
            </w:pPr>
            <w:r>
              <w:t xml:space="preserve">Данные формируются на основании файла Приложение 1, пункт 2.1 поле «Вып.сут.». Источник -АС ИОММ. </w:t>
            </w:r>
            <w:r w:rsidRPr="00572890">
              <w:t xml:space="preserve">Файл нарабатывается в регламенте </w:t>
            </w:r>
            <w:r>
              <w:t xml:space="preserve">в </w:t>
            </w:r>
            <w:r w:rsidR="00D86AB0" w:rsidRPr="00D86AB0">
              <w:t>03</w:t>
            </w:r>
            <w:r w:rsidRPr="00D86AB0">
              <w:t xml:space="preserve"> часов </w:t>
            </w:r>
            <w:r w:rsidR="00D86AB0" w:rsidRPr="00D86AB0">
              <w:t>0</w:t>
            </w:r>
            <w:r w:rsidRPr="00D86AB0">
              <w:t>0</w:t>
            </w:r>
            <w:r w:rsidRPr="000248CB">
              <w:t xml:space="preserve"> минут, </w:t>
            </w:r>
            <w:r>
              <w:t>каждые сутки.</w:t>
            </w:r>
          </w:p>
          <w:p w:rsidR="00D414E0" w:rsidRDefault="00D414E0" w:rsidP="00337717">
            <w:pPr>
              <w:pStyle w:val="a7"/>
              <w:ind w:left="33" w:firstLine="284"/>
            </w:pPr>
          </w:p>
          <w:p w:rsidR="00D414E0" w:rsidRPr="00813BAF" w:rsidRDefault="00D414E0" w:rsidP="00337717">
            <w:pPr>
              <w:pStyle w:val="a7"/>
              <w:ind w:left="394" w:firstLine="317"/>
            </w:pPr>
          </w:p>
        </w:tc>
        <w:tc>
          <w:tcPr>
            <w:tcW w:w="1843" w:type="dxa"/>
          </w:tcPr>
          <w:p w:rsidR="00D414E0" w:rsidRPr="00E56A48" w:rsidRDefault="00D414E0" w:rsidP="009322EE">
            <w:pPr>
              <w:ind w:left="-108" w:firstLine="0"/>
            </w:pPr>
            <w:r>
              <w:lastRenderedPageBreak/>
              <w:t>Расчет в Системе, данные файлов</w:t>
            </w:r>
          </w:p>
        </w:tc>
      </w:tr>
      <w:tr w:rsidR="00D414E0" w:rsidRPr="00E56A48" w:rsidTr="009322EE">
        <w:trPr>
          <w:trHeight w:val="3372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 w:rsidRPr="00813BAF">
              <w:t>Выполнение плана</w:t>
            </w:r>
            <w:r>
              <w:t>, расчет премии (в процентах)</w:t>
            </w:r>
          </w:p>
          <w:p w:rsidR="00D414E0" w:rsidRPr="00813BAF" w:rsidRDefault="00D414E0" w:rsidP="00337717">
            <w:pPr>
              <w:ind w:firstLine="34"/>
            </w:pP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 xml:space="preserve">План выполнен в случае, если фактическое значение участковой скорости больше либо равно плановому значению участковой скорости. </w:t>
            </w:r>
          </w:p>
          <w:p w:rsidR="00D414E0" w:rsidRDefault="00D414E0" w:rsidP="00337717">
            <w:pPr>
              <w:ind w:firstLine="317"/>
            </w:pPr>
          </w:p>
          <w:p w:rsidR="00D414E0" w:rsidRPr="00E85D2D" w:rsidRDefault="00D414E0" w:rsidP="00337717">
            <w:pPr>
              <w:ind w:firstLine="317"/>
              <w:rPr>
                <w:spacing w:val="-2"/>
              </w:rPr>
            </w:pPr>
            <w:r w:rsidRPr="00E85D2D">
              <w:rPr>
                <w:spacing w:val="-2"/>
              </w:rPr>
              <w:t>Дополнительные условия расчета для ДГПС</w:t>
            </w:r>
            <w:r w:rsidRPr="00E85D2D">
              <w:t>.</w:t>
            </w:r>
          </w:p>
          <w:p w:rsidR="00D414E0" w:rsidRPr="00E85D2D" w:rsidRDefault="00D414E0" w:rsidP="00337717">
            <w:pPr>
              <w:ind w:firstLine="317"/>
            </w:pPr>
            <w:r w:rsidRPr="00E85D2D">
              <w:rPr>
                <w:spacing w:val="-2"/>
              </w:rPr>
              <w:t>В случае, если в район управления ДГПС входит более одного отделения,</w:t>
            </w:r>
            <w:r w:rsidRPr="00E85D2D">
              <w:t xml:space="preserve"> </w:t>
            </w:r>
            <w:r>
              <w:t xml:space="preserve">то </w:t>
            </w:r>
            <w:r w:rsidRPr="00E85D2D">
              <w:t>фактическо</w:t>
            </w:r>
            <w:r>
              <w:t>е значение</w:t>
            </w:r>
            <w:r w:rsidRPr="00E85D2D">
              <w:t xml:space="preserve"> </w:t>
            </w:r>
            <w:r>
              <w:t>участковой скорости</w:t>
            </w:r>
            <w:r w:rsidRPr="00E85D2D">
              <w:t xml:space="preserve"> на отделениях, входящих в район управления, </w:t>
            </w:r>
            <w:r>
              <w:t>рассчитывается как среднее арифметическое между значениями участковой скорости на отделениях</w:t>
            </w:r>
            <w:r w:rsidRPr="00E85D2D">
              <w:t>.</w:t>
            </w:r>
          </w:p>
          <w:p w:rsidR="00D414E0" w:rsidRPr="00B640F0" w:rsidRDefault="00D414E0" w:rsidP="00337717">
            <w:pPr>
              <w:ind w:firstLine="317"/>
            </w:pPr>
            <w:r>
              <w:t xml:space="preserve">В случае выполнения плана премия начисляется обоим работникам (ночной, дневной смены), в случае не выполнения – не начисляется обоим работникам. </w:t>
            </w:r>
            <w:r w:rsidRPr="00B640F0">
              <w:t>Для диспетчеров, работающих посменно расчет производится: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диспетчера ночной смены, чья смена заканчивается в расчетные сутки;</w:t>
            </w:r>
          </w:p>
          <w:p w:rsidR="00D414E0" w:rsidRDefault="00D414E0" w:rsidP="00337717">
            <w:pPr>
              <w:ind w:firstLine="317"/>
            </w:pPr>
            <w:r w:rsidRPr="00B640F0">
              <w:t>- для дневной смены, чья смена попадает в расчетные сутки.</w:t>
            </w:r>
          </w:p>
          <w:p w:rsidR="00D414E0" w:rsidRPr="00813BAF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Pr="00E56A48" w:rsidRDefault="00D414E0" w:rsidP="009322EE">
            <w:pPr>
              <w:ind w:left="-108" w:firstLine="0"/>
            </w:pPr>
            <w:r>
              <w:t>Расчет в Системе</w:t>
            </w:r>
          </w:p>
        </w:tc>
      </w:tr>
      <w:tr w:rsidR="00D414E0" w:rsidRPr="00813BAF" w:rsidTr="00337717">
        <w:trPr>
          <w:trHeight w:val="704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right="-108" w:firstLine="113"/>
              <w:rPr>
                <w:b/>
              </w:rPr>
            </w:pPr>
            <w:r w:rsidRPr="009632FA">
              <w:rPr>
                <w:b/>
              </w:rPr>
              <w:t>2</w:t>
            </w:r>
          </w:p>
        </w:tc>
        <w:tc>
          <w:tcPr>
            <w:tcW w:w="13892" w:type="dxa"/>
            <w:gridSpan w:val="3"/>
          </w:tcPr>
          <w:p w:rsidR="00D414E0" w:rsidRDefault="00D414E0" w:rsidP="00337717">
            <w:pPr>
              <w:ind w:firstLine="35"/>
              <w:rPr>
                <w:b/>
                <w:spacing w:val="-2"/>
              </w:rPr>
            </w:pPr>
            <w:r w:rsidRPr="00013A0F">
              <w:rPr>
                <w:b/>
                <w:spacing w:val="-2"/>
              </w:rPr>
              <w:t xml:space="preserve">Учёт задержек проследования </w:t>
            </w:r>
            <w:r w:rsidRPr="00013A0F">
              <w:rPr>
                <w:b/>
                <w:spacing w:val="-1"/>
              </w:rPr>
              <w:t xml:space="preserve">поездов международных, межрегиональных, региональных и городских линий и грузовых поездов за смену, </w:t>
            </w:r>
            <w:r w:rsidRPr="00013A0F">
              <w:rPr>
                <w:b/>
                <w:spacing w:val="-2"/>
              </w:rPr>
              <w:t>отнесенных на работников службы перевозок.</w:t>
            </w:r>
          </w:p>
          <w:p w:rsidR="00D414E0" w:rsidRPr="00E26E02" w:rsidRDefault="00D414E0" w:rsidP="00337717">
            <w:pPr>
              <w:ind w:firstLine="0"/>
            </w:pPr>
            <w:r w:rsidRPr="00E26E02">
              <w:t xml:space="preserve">Рассчитывается для: </w:t>
            </w:r>
            <w:r w:rsidRPr="00E26E02">
              <w:rPr>
                <w:spacing w:val="-2"/>
              </w:rPr>
              <w:t xml:space="preserve">ДГЦ, ДГПС, ДНЦ </w:t>
            </w:r>
            <w:r w:rsidRPr="00E26E02">
              <w:t>(участковых, узловых) за каждую смену.</w:t>
            </w:r>
          </w:p>
          <w:p w:rsidR="00D414E0" w:rsidRPr="00013A0F" w:rsidRDefault="00D414E0" w:rsidP="00337717">
            <w:pPr>
              <w:ind w:firstLine="33"/>
              <w:rPr>
                <w:b/>
              </w:rPr>
            </w:pPr>
          </w:p>
        </w:tc>
      </w:tr>
      <w:tr w:rsidR="00D414E0" w:rsidRPr="00813BAF" w:rsidTr="009322EE">
        <w:trPr>
          <w:trHeight w:val="54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75294F" w:rsidRDefault="00D414E0" w:rsidP="00337717">
            <w:pPr>
              <w:ind w:firstLine="33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3"/>
            </w:pPr>
            <w:r>
              <w:t xml:space="preserve">Пользователем вводится количество </w:t>
            </w:r>
            <w:r w:rsidRPr="00E6225C">
              <w:rPr>
                <w:spacing w:val="-2"/>
              </w:rPr>
              <w:t xml:space="preserve">задержек проследования </w:t>
            </w:r>
            <w:r w:rsidRPr="00E6225C">
              <w:rPr>
                <w:spacing w:val="-1"/>
              </w:rPr>
              <w:t>поездов</w:t>
            </w:r>
            <w:r>
              <w:rPr>
                <w:spacing w:val="-1"/>
              </w:rPr>
              <w:t xml:space="preserve"> за смену</w:t>
            </w:r>
            <w:r w:rsidRPr="00E6225C">
              <w:t>.</w:t>
            </w:r>
            <w:r>
              <w:t xml:space="preserve"> По умолчанию показатель принимает значение «0».</w:t>
            </w:r>
          </w:p>
          <w:p w:rsidR="00D414E0" w:rsidRPr="0075294F" w:rsidRDefault="00D414E0" w:rsidP="00337717">
            <w:pPr>
              <w:ind w:firstLine="33"/>
            </w:pPr>
          </w:p>
        </w:tc>
        <w:tc>
          <w:tcPr>
            <w:tcW w:w="1843" w:type="dxa"/>
          </w:tcPr>
          <w:p w:rsidR="00D414E0" w:rsidRPr="003D09F8" w:rsidRDefault="00D414E0" w:rsidP="00337717">
            <w:pPr>
              <w:ind w:firstLine="35"/>
            </w:pPr>
            <w:r w:rsidRPr="003D09F8">
              <w:t>Ввод в</w:t>
            </w:r>
            <w:r>
              <w:t>ручную</w:t>
            </w:r>
          </w:p>
        </w:tc>
      </w:tr>
      <w:tr w:rsidR="00D414E0" w:rsidRPr="00813BAF" w:rsidTr="009322EE">
        <w:trPr>
          <w:trHeight w:val="599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3"/>
            </w:pPr>
            <w:r>
              <w:t>Расчет премии (в процентах)</w:t>
            </w:r>
          </w:p>
        </w:tc>
        <w:tc>
          <w:tcPr>
            <w:tcW w:w="10489" w:type="dxa"/>
          </w:tcPr>
          <w:p w:rsidR="00D414E0" w:rsidRPr="00D86AB0" w:rsidRDefault="00D414E0" w:rsidP="00337717">
            <w:pPr>
              <w:ind w:firstLine="33"/>
            </w:pPr>
            <w:r w:rsidRPr="00D86AB0">
              <w:t>Если значение равно «0», премия рассчитывается за смену по каждому работнику.</w:t>
            </w:r>
          </w:p>
        </w:tc>
        <w:tc>
          <w:tcPr>
            <w:tcW w:w="1843" w:type="dxa"/>
          </w:tcPr>
          <w:p w:rsidR="00D414E0" w:rsidRPr="003D09F8" w:rsidRDefault="00D414E0" w:rsidP="00337717">
            <w:pPr>
              <w:ind w:firstLine="0"/>
            </w:pPr>
            <w:r>
              <w:t>Расчет в Системе</w:t>
            </w:r>
          </w:p>
        </w:tc>
      </w:tr>
      <w:tr w:rsidR="00D414E0" w:rsidRPr="00813BAF" w:rsidTr="00337717">
        <w:trPr>
          <w:trHeight w:val="843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3</w:t>
            </w:r>
          </w:p>
        </w:tc>
        <w:tc>
          <w:tcPr>
            <w:tcW w:w="13892" w:type="dxa"/>
            <w:gridSpan w:val="3"/>
          </w:tcPr>
          <w:p w:rsidR="00D414E0" w:rsidRDefault="00D414E0" w:rsidP="00337717">
            <w:pPr>
              <w:ind w:firstLine="34"/>
              <w:rPr>
                <w:b/>
                <w:spacing w:val="-2"/>
              </w:rPr>
            </w:pPr>
            <w:r w:rsidRPr="00993490">
              <w:rPr>
                <w:b/>
                <w:spacing w:val="-2"/>
              </w:rPr>
              <w:t>Учет количества пропущенных по участку грузовых поездов (без учета вывозных и передаточных поездов).</w:t>
            </w:r>
          </w:p>
          <w:p w:rsidR="00D414E0" w:rsidRPr="00E26E02" w:rsidRDefault="00D414E0" w:rsidP="00337717">
            <w:pPr>
              <w:ind w:firstLine="0"/>
            </w:pPr>
            <w:r w:rsidRPr="00E26E02">
              <w:rPr>
                <w:spacing w:val="-2"/>
              </w:rPr>
              <w:t xml:space="preserve"> </w:t>
            </w:r>
            <w:r w:rsidRPr="00E26E02">
              <w:t xml:space="preserve">Рассчитывается для: </w:t>
            </w:r>
            <w:r w:rsidRPr="00E26E02">
              <w:rPr>
                <w:spacing w:val="-2"/>
              </w:rPr>
              <w:t>ДНЦ (</w:t>
            </w:r>
            <w:r w:rsidRPr="00E26E02">
              <w:t>участковых), ДНЦ</w:t>
            </w:r>
            <w:r w:rsidRPr="00E26E02">
              <w:rPr>
                <w:spacing w:val="-2"/>
              </w:rPr>
              <w:t xml:space="preserve"> (узловых)</w:t>
            </w:r>
            <w:r w:rsidRPr="00E26E02">
              <w:t xml:space="preserve"> за каждую смену.</w:t>
            </w:r>
          </w:p>
          <w:p w:rsidR="00D414E0" w:rsidRPr="00993490" w:rsidRDefault="00D414E0" w:rsidP="00337717">
            <w:pPr>
              <w:ind w:firstLine="34"/>
              <w:rPr>
                <w:b/>
              </w:rPr>
            </w:pPr>
          </w:p>
        </w:tc>
      </w:tr>
      <w:tr w:rsidR="00D414E0" w:rsidRPr="00813BAF" w:rsidTr="009322EE">
        <w:trPr>
          <w:trHeight w:val="846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993490" w:rsidRDefault="00D414E0" w:rsidP="00337717">
            <w:pPr>
              <w:ind w:firstLine="34"/>
              <w:rPr>
                <w:b/>
                <w:spacing w:val="-2"/>
              </w:rPr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D86AB0" w:rsidRDefault="00D414E0" w:rsidP="00337717">
            <w:pPr>
              <w:pStyle w:val="a7"/>
              <w:tabs>
                <w:tab w:val="left" w:pos="317"/>
              </w:tabs>
              <w:ind w:left="176" w:firstLine="0"/>
            </w:pPr>
            <w:r w:rsidRPr="00D86AB0">
              <w:t xml:space="preserve">1.Определить перечень поездов за расчетный период для </w:t>
            </w:r>
            <w:r w:rsidRPr="00D86AB0">
              <w:rPr>
                <w:spacing w:val="-2"/>
              </w:rPr>
              <w:t xml:space="preserve">ДНЦ </w:t>
            </w:r>
            <w:r w:rsidRPr="00D86AB0">
              <w:t xml:space="preserve">(участковых), </w:t>
            </w:r>
            <w:r w:rsidRPr="00D86AB0">
              <w:rPr>
                <w:spacing w:val="-2"/>
              </w:rPr>
              <w:t>ДНЦ (узловых).</w:t>
            </w:r>
          </w:p>
          <w:p w:rsidR="00D414E0" w:rsidRPr="00D86AB0" w:rsidRDefault="00D414E0" w:rsidP="00337717">
            <w:pPr>
              <w:pStyle w:val="a7"/>
              <w:shd w:val="clear" w:color="auto" w:fill="FFFFFF"/>
              <w:spacing w:line="235" w:lineRule="auto"/>
              <w:ind w:left="0" w:firstLine="176"/>
            </w:pPr>
            <w:r w:rsidRPr="00D86AB0">
              <w:t>2. Для ДНЦ (участковых) определить перечень проследовавших поездов на расчетной границе диспетчерского участка. Для ДНЦ (узловых) определить перечень отправленных, прибывших, проследовавших поездов на расчетной границе диспетчерского участка.</w:t>
            </w:r>
          </w:p>
          <w:p w:rsidR="00D414E0" w:rsidRDefault="00D414E0" w:rsidP="00337717">
            <w:pPr>
              <w:pStyle w:val="a7"/>
              <w:shd w:val="clear" w:color="auto" w:fill="FFFFFF"/>
              <w:spacing w:line="235" w:lineRule="auto"/>
              <w:ind w:left="0" w:firstLine="176"/>
              <w:rPr>
                <w:spacing w:val="-2"/>
              </w:rPr>
            </w:pPr>
            <w:r w:rsidRPr="00D86AB0">
              <w:t>3.</w:t>
            </w:r>
            <w:r w:rsidRPr="00D86AB0">
              <w:rPr>
                <w:spacing w:val="-2"/>
              </w:rPr>
              <w:t xml:space="preserve"> Рассчитать суммарное количество поездов для каждого диспетчера за смену</w:t>
            </w:r>
            <w:r>
              <w:rPr>
                <w:spacing w:val="-2"/>
              </w:rPr>
              <w:t>.</w:t>
            </w:r>
          </w:p>
          <w:p w:rsidR="00D414E0" w:rsidRPr="000E1327" w:rsidRDefault="00D414E0" w:rsidP="00337717">
            <w:pPr>
              <w:pStyle w:val="a7"/>
              <w:shd w:val="clear" w:color="auto" w:fill="FFFFFF"/>
              <w:spacing w:line="235" w:lineRule="auto"/>
              <w:ind w:left="0" w:firstLine="176"/>
              <w:rPr>
                <w:b/>
              </w:rPr>
            </w:pPr>
          </w:p>
        </w:tc>
        <w:tc>
          <w:tcPr>
            <w:tcW w:w="1843" w:type="dxa"/>
          </w:tcPr>
          <w:p w:rsidR="00D414E0" w:rsidRPr="00993490" w:rsidRDefault="00D414E0" w:rsidP="00337717">
            <w:pPr>
              <w:ind w:firstLine="0"/>
              <w:rPr>
                <w:b/>
              </w:rPr>
            </w:pPr>
            <w:r>
              <w:t>Расчет в Системе</w:t>
            </w:r>
          </w:p>
        </w:tc>
      </w:tr>
      <w:tr w:rsidR="00D414E0" w:rsidRPr="00813BAF" w:rsidTr="009322EE">
        <w:trPr>
          <w:trHeight w:val="572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>
              <w:t>Расчет премии</w:t>
            </w:r>
          </w:p>
          <w:p w:rsidR="00D414E0" w:rsidRPr="00813BAF" w:rsidRDefault="00D414E0" w:rsidP="00337717">
            <w:pPr>
              <w:ind w:firstLine="34"/>
            </w:pPr>
            <w:r>
              <w:t>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pStyle w:val="a7"/>
              <w:tabs>
                <w:tab w:val="left" w:pos="317"/>
              </w:tabs>
              <w:ind w:left="34" w:firstLine="283"/>
              <w:rPr>
                <w:spacing w:val="-2"/>
              </w:rPr>
            </w:pPr>
            <w:r w:rsidRPr="008E5B03">
              <w:rPr>
                <w:spacing w:val="-2"/>
              </w:rPr>
              <w:t xml:space="preserve">Рассчитать размер премии по каждому поезду для ДНЦ </w:t>
            </w:r>
            <w:r w:rsidRPr="0075294F">
              <w:t>(участков</w:t>
            </w:r>
            <w:r>
              <w:t>ых</w:t>
            </w:r>
            <w:r w:rsidRPr="0075294F">
              <w:t>)</w:t>
            </w:r>
            <w:r w:rsidRPr="008E5B03">
              <w:rPr>
                <w:spacing w:val="-2"/>
              </w:rPr>
              <w:t xml:space="preserve"> </w:t>
            </w:r>
            <w:r>
              <w:rPr>
                <w:spacing w:val="-2"/>
              </w:rPr>
              <w:t xml:space="preserve">в зависимости от принадлежности рабочего полигона однопутному или двухпутному. </w:t>
            </w:r>
            <w:r>
              <w:t>Принадлежность расчетного полигона однопутному или двухпутному участку по классификатору Системы.</w:t>
            </w:r>
          </w:p>
          <w:p w:rsidR="00D414E0" w:rsidRDefault="00D414E0" w:rsidP="00337717">
            <w:pPr>
              <w:pStyle w:val="a7"/>
              <w:tabs>
                <w:tab w:val="left" w:pos="317"/>
              </w:tabs>
              <w:ind w:left="34" w:firstLine="283"/>
            </w:pPr>
            <w:r w:rsidRPr="008E5B03">
              <w:rPr>
                <w:spacing w:val="-2"/>
              </w:rPr>
              <w:t xml:space="preserve">Рассчитать размер премии по каждому поезду для </w:t>
            </w:r>
            <w:r>
              <w:t>ДНЦ (узловых).</w:t>
            </w:r>
          </w:p>
          <w:p w:rsidR="00D414E0" w:rsidRDefault="00D414E0" w:rsidP="00337717">
            <w:pPr>
              <w:ind w:left="307" w:hanging="283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left="32" w:firstLine="0"/>
              <w:rPr>
                <w:b/>
              </w:rPr>
            </w:pPr>
            <w:r>
              <w:t>Расчет в Системе</w:t>
            </w:r>
          </w:p>
        </w:tc>
      </w:tr>
      <w:tr w:rsidR="00D414E0" w:rsidRPr="00813BAF" w:rsidTr="00337717">
        <w:trPr>
          <w:trHeight w:val="846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0"/>
              <w:rPr>
                <w:b/>
              </w:rPr>
            </w:pPr>
            <w:r w:rsidRPr="009632FA">
              <w:rPr>
                <w:b/>
              </w:rPr>
              <w:t>3.1</w:t>
            </w:r>
          </w:p>
        </w:tc>
        <w:tc>
          <w:tcPr>
            <w:tcW w:w="13892" w:type="dxa"/>
            <w:gridSpan w:val="3"/>
          </w:tcPr>
          <w:p w:rsidR="00D414E0" w:rsidRPr="008E287A" w:rsidRDefault="00D414E0" w:rsidP="00337717">
            <w:pPr>
              <w:ind w:firstLine="34"/>
              <w:rPr>
                <w:b/>
                <w:spacing w:val="-2"/>
              </w:rPr>
            </w:pPr>
            <w:r w:rsidRPr="00993490">
              <w:rPr>
                <w:b/>
                <w:spacing w:val="-2"/>
              </w:rPr>
              <w:t xml:space="preserve">Учет количества </w:t>
            </w:r>
            <w:r w:rsidRPr="008E287A">
              <w:rPr>
                <w:b/>
                <w:spacing w:val="-3"/>
              </w:rPr>
              <w:t xml:space="preserve">пропущенных по участку </w:t>
            </w:r>
            <w:r w:rsidRPr="008E287A">
              <w:rPr>
                <w:b/>
                <w:spacing w:val="-1"/>
              </w:rPr>
              <w:t>тяжеловесных и (или) длинносоставных</w:t>
            </w:r>
            <w:r w:rsidRPr="008E287A">
              <w:rPr>
                <w:b/>
                <w:spacing w:val="-2"/>
              </w:rPr>
              <w:t xml:space="preserve"> </w:t>
            </w:r>
            <w:r w:rsidRPr="008E287A">
              <w:rPr>
                <w:b/>
                <w:spacing w:val="-3"/>
              </w:rPr>
              <w:t>поездов</w:t>
            </w:r>
            <w:r>
              <w:rPr>
                <w:b/>
                <w:spacing w:val="-3"/>
              </w:rPr>
              <w:t>.</w:t>
            </w:r>
          </w:p>
          <w:p w:rsidR="00D414E0" w:rsidRPr="00E26E02" w:rsidRDefault="00D414E0" w:rsidP="00337717">
            <w:pPr>
              <w:ind w:firstLine="0"/>
            </w:pPr>
            <w:r w:rsidRPr="00E26E02">
              <w:t xml:space="preserve">Рассчитывается для: </w:t>
            </w:r>
            <w:r w:rsidRPr="00E26E02">
              <w:rPr>
                <w:spacing w:val="-2"/>
              </w:rPr>
              <w:t xml:space="preserve">ДНЦ </w:t>
            </w:r>
            <w:r w:rsidRPr="00E26E02">
              <w:t>(участковых)</w:t>
            </w:r>
            <w:r w:rsidRPr="00E26E02">
              <w:rPr>
                <w:spacing w:val="-2"/>
                <w:sz w:val="28"/>
                <w:szCs w:val="28"/>
              </w:rPr>
              <w:t xml:space="preserve"> </w:t>
            </w:r>
            <w:r w:rsidRPr="00E26E02">
              <w:rPr>
                <w:spacing w:val="-2"/>
              </w:rPr>
              <w:t xml:space="preserve">для ДНЦ (узловых) </w:t>
            </w:r>
            <w:r w:rsidRPr="00E26E02">
              <w:t>за каждую смену.</w:t>
            </w:r>
          </w:p>
        </w:tc>
      </w:tr>
      <w:tr w:rsidR="00D414E0" w:rsidRPr="00813BAF" w:rsidTr="009322EE">
        <w:trPr>
          <w:trHeight w:val="2429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D86AB0" w:rsidRDefault="00D414E0" w:rsidP="00337717">
            <w:pPr>
              <w:pStyle w:val="a7"/>
              <w:numPr>
                <w:ilvl w:val="0"/>
                <w:numId w:val="9"/>
              </w:numPr>
              <w:ind w:left="0" w:firstLine="317"/>
              <w:rPr>
                <w:spacing w:val="-2"/>
              </w:rPr>
            </w:pPr>
            <w:r w:rsidRPr="00D86AB0">
              <w:t>За расчетный период времени работы диспетчера определяется перечень проследовавших поездов на расчетном полигоне.</w:t>
            </w:r>
          </w:p>
          <w:p w:rsidR="00D414E0" w:rsidRPr="00D86AB0" w:rsidRDefault="00D414E0" w:rsidP="00337717">
            <w:pPr>
              <w:pStyle w:val="a7"/>
              <w:numPr>
                <w:ilvl w:val="0"/>
                <w:numId w:val="9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0" w:firstLine="317"/>
              <w:rPr>
                <w:spacing w:val="-2"/>
              </w:rPr>
            </w:pPr>
            <w:r w:rsidRPr="00D86AB0">
              <w:rPr>
                <w:spacing w:val="-2"/>
              </w:rPr>
              <w:t xml:space="preserve">Определить перечень поездов, у которых значение показателя </w:t>
            </w:r>
            <w:r w:rsidRPr="00D86AB0">
              <w:t>[</w:t>
            </w:r>
            <w:r w:rsidRPr="00D86AB0">
              <w:rPr>
                <w:color w:val="000000"/>
              </w:rPr>
              <w:t>HeavyAndLongMark] регламентного сообщения 5676 (далее с.5676) хотя бы для одного события по поезду было равно:</w:t>
            </w:r>
          </w:p>
          <w:p w:rsidR="00D414E0" w:rsidRPr="00D86AB0" w:rsidRDefault="00D414E0" w:rsidP="00337717">
            <w:pPr>
              <w:pStyle w:val="a7"/>
              <w:shd w:val="clear" w:color="auto" w:fill="FFFFFF"/>
              <w:tabs>
                <w:tab w:val="left" w:pos="459"/>
                <w:tab w:val="left" w:pos="667"/>
              </w:tabs>
              <w:spacing w:line="235" w:lineRule="auto"/>
              <w:ind w:left="0" w:firstLine="317"/>
              <w:rPr>
                <w:spacing w:val="-2"/>
              </w:rPr>
            </w:pPr>
            <w:r w:rsidRPr="00D86AB0">
              <w:rPr>
                <w:color w:val="000000"/>
              </w:rPr>
              <w:t>- «03»</w:t>
            </w:r>
            <w:r w:rsidRPr="00D86AB0">
              <w:t xml:space="preserve"> («Т» -тяжеловестный);</w:t>
            </w:r>
          </w:p>
          <w:p w:rsidR="00D414E0" w:rsidRPr="00D86AB0" w:rsidRDefault="00D414E0" w:rsidP="00337717">
            <w:pPr>
              <w:ind w:firstLine="317"/>
            </w:pPr>
            <w:r w:rsidRPr="00D86AB0">
              <w:rPr>
                <w:spacing w:val="-2"/>
              </w:rPr>
              <w:t>- «</w:t>
            </w:r>
            <w:r w:rsidRPr="00D86AB0">
              <w:t xml:space="preserve">06» («Д» -длинносоставный). </w:t>
            </w:r>
          </w:p>
          <w:p w:rsidR="00D414E0" w:rsidRPr="00570EEE" w:rsidRDefault="00D414E0" w:rsidP="00337717">
            <w:pPr>
              <w:spacing w:line="235" w:lineRule="auto"/>
              <w:ind w:left="33" w:firstLine="285"/>
            </w:pPr>
            <w:r w:rsidRPr="00D86AB0">
              <w:t>Для ДНЦ (узловых</w:t>
            </w:r>
            <w:r w:rsidRPr="00570EEE">
              <w:t>). При наличии переходящих поездов на диспетчерских участках при приёме или сдаче дежурств, расчёт для таких поездов производится для смены, организовавшей отправление (проследование) по станции, входящей в диспетчерский участок, на которой произведена последняя операция с поездом.</w:t>
            </w:r>
          </w:p>
          <w:p w:rsidR="00D414E0" w:rsidRPr="000456E5" w:rsidRDefault="00D414E0" w:rsidP="00337717">
            <w:pPr>
              <w:spacing w:line="235" w:lineRule="auto"/>
              <w:ind w:left="33" w:firstLine="284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  <w:rPr>
                <w:b/>
              </w:rPr>
            </w:pPr>
            <w:r>
              <w:t>Расчет в Системе</w:t>
            </w:r>
          </w:p>
        </w:tc>
      </w:tr>
      <w:tr w:rsidR="00D414E0" w:rsidRPr="00813BAF" w:rsidTr="009322EE">
        <w:trPr>
          <w:trHeight w:val="547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>
              <w:t>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pStyle w:val="a7"/>
              <w:tabs>
                <w:tab w:val="left" w:pos="317"/>
              </w:tabs>
              <w:ind w:left="34" w:firstLine="283"/>
            </w:pPr>
            <w:r w:rsidRPr="008E5B03">
              <w:rPr>
                <w:spacing w:val="-2"/>
              </w:rPr>
              <w:t>Рассчитать размер премии по каждому пропущенному</w:t>
            </w:r>
            <w:r>
              <w:rPr>
                <w:spacing w:val="-2"/>
              </w:rPr>
              <w:t xml:space="preserve"> тяжеловестному, длиносоставному </w:t>
            </w:r>
            <w:r w:rsidRPr="008E5B03">
              <w:rPr>
                <w:spacing w:val="-2"/>
              </w:rPr>
              <w:t>поезду</w:t>
            </w:r>
            <w:r>
              <w:rPr>
                <w:spacing w:val="-2"/>
              </w:rPr>
              <w:t>.</w:t>
            </w:r>
            <w:r w:rsidRPr="008E5B03">
              <w:rPr>
                <w:spacing w:val="-2"/>
              </w:rPr>
              <w:t xml:space="preserve"> 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7D17C6">
              <w:t>Расчет в Системе</w:t>
            </w:r>
          </w:p>
        </w:tc>
      </w:tr>
      <w:tr w:rsidR="00D414E0" w:rsidRPr="00813BAF" w:rsidTr="00337717">
        <w:trPr>
          <w:trHeight w:val="716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0"/>
              <w:rPr>
                <w:b/>
              </w:rPr>
            </w:pPr>
            <w:r w:rsidRPr="009632FA">
              <w:rPr>
                <w:b/>
                <w:spacing w:val="-2"/>
              </w:rPr>
              <w:t>3.2 </w:t>
            </w:r>
          </w:p>
        </w:tc>
        <w:tc>
          <w:tcPr>
            <w:tcW w:w="13892" w:type="dxa"/>
            <w:gridSpan w:val="3"/>
          </w:tcPr>
          <w:p w:rsidR="00D414E0" w:rsidRPr="008E287A" w:rsidRDefault="00D414E0" w:rsidP="00337717">
            <w:pPr>
              <w:ind w:firstLine="0"/>
              <w:rPr>
                <w:b/>
                <w:spacing w:val="-1"/>
              </w:rPr>
            </w:pPr>
            <w:r w:rsidRPr="00993490">
              <w:rPr>
                <w:b/>
                <w:spacing w:val="-2"/>
              </w:rPr>
              <w:t xml:space="preserve">Учет количества </w:t>
            </w:r>
            <w:r w:rsidRPr="008E287A">
              <w:rPr>
                <w:b/>
                <w:spacing w:val="-3"/>
              </w:rPr>
              <w:t xml:space="preserve">пропущенных </w:t>
            </w:r>
            <w:r w:rsidRPr="008E287A">
              <w:rPr>
                <w:b/>
                <w:spacing w:val="-2"/>
              </w:rPr>
              <w:t>по</w:t>
            </w:r>
            <w:r w:rsidRPr="008E287A">
              <w:rPr>
                <w:b/>
                <w:spacing w:val="-3"/>
              </w:rPr>
              <w:t xml:space="preserve"> участку поездов </w:t>
            </w:r>
            <w:r w:rsidRPr="008E287A">
              <w:rPr>
                <w:b/>
                <w:spacing w:val="-1"/>
              </w:rPr>
              <w:t>повышенного веса и (или) повышенной длины</w:t>
            </w:r>
          </w:p>
          <w:p w:rsidR="00D414E0" w:rsidRDefault="00D414E0" w:rsidP="00337717">
            <w:pPr>
              <w:ind w:firstLine="34"/>
            </w:pPr>
            <w:r w:rsidRPr="00E26E02">
              <w:t xml:space="preserve">Рассчитывается для: </w:t>
            </w:r>
            <w:r w:rsidRPr="00E26E02">
              <w:rPr>
                <w:spacing w:val="-2"/>
              </w:rPr>
              <w:t xml:space="preserve">ДНЦ </w:t>
            </w:r>
            <w:r w:rsidRPr="00E26E02">
              <w:t>(участковых)</w:t>
            </w:r>
            <w:r w:rsidRPr="00E26E02">
              <w:rPr>
                <w:spacing w:val="-2"/>
                <w:sz w:val="28"/>
                <w:szCs w:val="28"/>
              </w:rPr>
              <w:t xml:space="preserve"> </w:t>
            </w:r>
            <w:r w:rsidRPr="00E26E02">
              <w:rPr>
                <w:spacing w:val="-2"/>
              </w:rPr>
              <w:t xml:space="preserve">для ДНЦ (узловых), ТНЦ, ДГПС </w:t>
            </w:r>
            <w:r w:rsidRPr="00E26E02">
              <w:t>за каждую смену.</w:t>
            </w:r>
          </w:p>
        </w:tc>
      </w:tr>
      <w:tr w:rsidR="00D414E0" w:rsidRPr="00813BAF" w:rsidTr="009322EE">
        <w:trPr>
          <w:trHeight w:val="2841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C63DCA" w:rsidRDefault="00D414E0" w:rsidP="00337717">
            <w:pPr>
              <w:ind w:firstLine="34"/>
              <w:rPr>
                <w:spacing w:val="-2"/>
              </w:rPr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D86AB0" w:rsidRDefault="00D414E0" w:rsidP="00337717">
            <w:pPr>
              <w:pStyle w:val="a7"/>
              <w:numPr>
                <w:ilvl w:val="0"/>
                <w:numId w:val="11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33" w:firstLine="284"/>
              <w:rPr>
                <w:spacing w:val="-2"/>
              </w:rPr>
            </w:pPr>
            <w:r w:rsidRPr="006E4EE5">
              <w:t xml:space="preserve">За </w:t>
            </w:r>
            <w:r w:rsidRPr="00D86AB0">
              <w:t>расчетный период времени работы диспетчера определяется перечень проследовавших поездов на расчетном полигоне.</w:t>
            </w:r>
          </w:p>
          <w:p w:rsidR="00D414E0" w:rsidRPr="006E4EE5" w:rsidRDefault="00D414E0" w:rsidP="00337717">
            <w:pPr>
              <w:pStyle w:val="a7"/>
              <w:numPr>
                <w:ilvl w:val="0"/>
                <w:numId w:val="11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33" w:firstLine="284"/>
              <w:rPr>
                <w:spacing w:val="-2"/>
              </w:rPr>
            </w:pPr>
            <w:r w:rsidRPr="00D86AB0">
              <w:rPr>
                <w:spacing w:val="-2"/>
              </w:rPr>
              <w:t xml:space="preserve">Определить перечень поездов, для которых значение показателя </w:t>
            </w:r>
            <w:r w:rsidRPr="00D86AB0">
              <w:t>[</w:t>
            </w:r>
            <w:r w:rsidRPr="00D86AB0">
              <w:rPr>
                <w:color w:val="000000"/>
              </w:rPr>
              <w:t>HeavyAndLongMark] с. 5676 хотя бы для одного</w:t>
            </w:r>
            <w:r w:rsidRPr="006E4EE5">
              <w:rPr>
                <w:color w:val="000000"/>
              </w:rPr>
              <w:t xml:space="preserve"> события по поезду было равно:</w:t>
            </w:r>
          </w:p>
          <w:p w:rsidR="00D414E0" w:rsidRPr="006E4EE5" w:rsidRDefault="00D414E0" w:rsidP="00337717">
            <w:pPr>
              <w:ind w:left="33" w:firstLine="284"/>
            </w:pPr>
            <w:r w:rsidRPr="006E4EE5">
              <w:rPr>
                <w:color w:val="000000"/>
              </w:rPr>
              <w:t>- «</w:t>
            </w:r>
            <w:r w:rsidRPr="006E4EE5">
              <w:t>09» («ПД» - повышенной длины);</w:t>
            </w:r>
          </w:p>
          <w:p w:rsidR="00D414E0" w:rsidRPr="006E4EE5" w:rsidRDefault="00D414E0" w:rsidP="00337717">
            <w:pPr>
              <w:ind w:left="33" w:firstLine="284"/>
            </w:pPr>
            <w:r w:rsidRPr="006E4EE5">
              <w:rPr>
                <w:spacing w:val="-2"/>
              </w:rPr>
              <w:t>- «</w:t>
            </w:r>
            <w:r w:rsidRPr="006E4EE5">
              <w:t>05» («ПВ» - повышенн</w:t>
            </w:r>
            <w:r>
              <w:t>ого</w:t>
            </w:r>
            <w:r w:rsidRPr="006E4EE5">
              <w:t xml:space="preserve"> вес</w:t>
            </w:r>
            <w:r>
              <w:t>а</w:t>
            </w:r>
            <w:r w:rsidRPr="006E4EE5">
              <w:t>).</w:t>
            </w:r>
          </w:p>
          <w:p w:rsidR="00D414E0" w:rsidRPr="006E4EE5" w:rsidRDefault="00D414E0" w:rsidP="00337717">
            <w:pPr>
              <w:spacing w:line="235" w:lineRule="auto"/>
              <w:ind w:left="33" w:firstLine="285"/>
              <w:rPr>
                <w:spacing w:val="-2"/>
              </w:rPr>
            </w:pPr>
            <w:r w:rsidRPr="00570EEE">
              <w:t>Для ДНЦ (узловых). При наличии переходящих поездов на диспетчерских участках при приёме или сдаче дежурств, расчёт для таких поездов производится для смены, организовавшей отправление (проследование) по станции, входящей в диспетчерский участок, на которой произведена последняя операция с поездом.</w:t>
            </w: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0"/>
            </w:pPr>
            <w:r>
              <w:t>Расчет в Системе</w:t>
            </w:r>
          </w:p>
        </w:tc>
      </w:tr>
      <w:tr w:rsidR="00D414E0" w:rsidRPr="00813BAF" w:rsidTr="009322EE">
        <w:trPr>
          <w:trHeight w:val="699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>
              <w:t xml:space="preserve">Расчет премии (в процентах) 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542A92">
              <w:rPr>
                <w:spacing w:val="-2"/>
              </w:rPr>
              <w:t xml:space="preserve">Рассчитать размер премии по каждому пропущенному </w:t>
            </w:r>
            <w:r w:rsidRPr="00542A92">
              <w:rPr>
                <w:spacing w:val="-3"/>
              </w:rPr>
              <w:t xml:space="preserve">поезду </w:t>
            </w:r>
            <w:r w:rsidRPr="00542A92">
              <w:rPr>
                <w:spacing w:val="-1"/>
              </w:rPr>
              <w:t>повышенного веса и (или) повышенной длины</w:t>
            </w:r>
            <w:r w:rsidRPr="00542A92">
              <w:rPr>
                <w:spacing w:val="-2"/>
              </w:rPr>
              <w:t>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647D33">
              <w:t>Расчет в Системе</w:t>
            </w:r>
          </w:p>
        </w:tc>
      </w:tr>
      <w:tr w:rsidR="00D414E0" w:rsidRPr="00813BAF" w:rsidTr="00337717">
        <w:trPr>
          <w:trHeight w:val="83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0"/>
              <w:rPr>
                <w:b/>
              </w:rPr>
            </w:pPr>
            <w:r w:rsidRPr="009632FA">
              <w:rPr>
                <w:b/>
              </w:rPr>
              <w:t>3.3</w:t>
            </w:r>
          </w:p>
        </w:tc>
        <w:tc>
          <w:tcPr>
            <w:tcW w:w="13892" w:type="dxa"/>
            <w:gridSpan w:val="3"/>
          </w:tcPr>
          <w:p w:rsidR="00D414E0" w:rsidRPr="00691CFD" w:rsidRDefault="00D414E0" w:rsidP="00337717">
            <w:pPr>
              <w:ind w:firstLine="34"/>
              <w:rPr>
                <w:b/>
              </w:rPr>
            </w:pPr>
            <w:r w:rsidRPr="00993490">
              <w:rPr>
                <w:b/>
                <w:spacing w:val="-2"/>
              </w:rPr>
              <w:t xml:space="preserve">Учет количества </w:t>
            </w:r>
            <w:r w:rsidRPr="00691CFD">
              <w:rPr>
                <w:b/>
                <w:spacing w:val="-3"/>
              </w:rPr>
              <w:t xml:space="preserve">пропущенных по участку сборных поездов, </w:t>
            </w:r>
            <w:r w:rsidRPr="00691CFD">
              <w:rPr>
                <w:b/>
              </w:rPr>
              <w:t xml:space="preserve">поездов с вагонами, загруженными опасными грузами класса 1 </w:t>
            </w:r>
            <w:r w:rsidRPr="0082795A">
              <w:rPr>
                <w:b/>
              </w:rPr>
              <w:t>или</w:t>
            </w:r>
            <w:r w:rsidRPr="00691CFD">
              <w:rPr>
                <w:b/>
              </w:rPr>
              <w:t xml:space="preserve"> негабаритными грузами</w:t>
            </w:r>
            <w:r>
              <w:rPr>
                <w:b/>
              </w:rPr>
              <w:t>.</w:t>
            </w:r>
          </w:p>
          <w:p w:rsidR="00D414E0" w:rsidRPr="00813BAF" w:rsidRDefault="00D414E0" w:rsidP="00337717">
            <w:pPr>
              <w:ind w:firstLine="35"/>
            </w:pPr>
            <w:r w:rsidRPr="002A05C4">
              <w:t xml:space="preserve">Рассчитывается для: </w:t>
            </w:r>
            <w:r w:rsidRPr="002A05C4">
              <w:rPr>
                <w:spacing w:val="-2"/>
              </w:rPr>
              <w:t xml:space="preserve">ДНЦ </w:t>
            </w:r>
            <w:r w:rsidRPr="002A05C4">
              <w:t>(участковых)</w:t>
            </w:r>
            <w:r w:rsidRPr="002A05C4">
              <w:rPr>
                <w:spacing w:val="-2"/>
                <w:sz w:val="28"/>
                <w:szCs w:val="28"/>
              </w:rPr>
              <w:t xml:space="preserve"> </w:t>
            </w:r>
            <w:r w:rsidRPr="002A05C4">
              <w:rPr>
                <w:spacing w:val="-2"/>
              </w:rPr>
              <w:t xml:space="preserve">для ДНЦ (узловых) </w:t>
            </w:r>
            <w:r w:rsidRPr="002A05C4">
              <w:t>за каждую смену</w:t>
            </w:r>
            <w:r w:rsidRPr="002A05C4">
              <w:rPr>
                <w:spacing w:val="-2"/>
              </w:rPr>
              <w:t>.</w:t>
            </w:r>
          </w:p>
        </w:tc>
      </w:tr>
      <w:tr w:rsidR="00D414E0" w:rsidRPr="00813BAF" w:rsidTr="009322EE">
        <w:trPr>
          <w:trHeight w:val="2542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D86AB0" w:rsidRDefault="00D414E0" w:rsidP="00337717">
            <w:pPr>
              <w:pStyle w:val="a7"/>
              <w:numPr>
                <w:ilvl w:val="0"/>
                <w:numId w:val="12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176" w:hanging="1"/>
              <w:rPr>
                <w:spacing w:val="-2"/>
              </w:rPr>
            </w:pPr>
            <w:r w:rsidRPr="00C63DCA">
              <w:t xml:space="preserve">За расчетный </w:t>
            </w:r>
            <w:r w:rsidRPr="00D86AB0">
              <w:t>период времени работы диспетчера определяется перечень проследовавших поездов на расчетном полигоне.</w:t>
            </w:r>
          </w:p>
          <w:p w:rsidR="00D414E0" w:rsidRPr="00D86AB0" w:rsidRDefault="00D414E0" w:rsidP="00337717">
            <w:pPr>
              <w:pStyle w:val="a7"/>
              <w:numPr>
                <w:ilvl w:val="0"/>
                <w:numId w:val="12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176" w:hanging="1"/>
              <w:rPr>
                <w:spacing w:val="-2"/>
              </w:rPr>
            </w:pPr>
            <w:r w:rsidRPr="00D86AB0">
              <w:rPr>
                <w:spacing w:val="-2"/>
              </w:rPr>
              <w:t xml:space="preserve">Определить перечень поездов, для которых значение показателя </w:t>
            </w:r>
            <w:r w:rsidRPr="00D86AB0">
              <w:t>[</w:t>
            </w:r>
            <w:r w:rsidRPr="00D86AB0">
              <w:rPr>
                <w:color w:val="000000"/>
              </w:rPr>
              <w:t xml:space="preserve">AvailabilityMarkVm] с.5676 </w:t>
            </w:r>
            <w:r w:rsidRPr="00D86AB0">
              <w:t xml:space="preserve">равно «1» («ВМ») </w:t>
            </w:r>
            <w:r w:rsidRPr="00D86AB0">
              <w:rPr>
                <w:color w:val="000000"/>
              </w:rPr>
              <w:t>хотя бы для одного события по поезду</w:t>
            </w:r>
            <w:r w:rsidRPr="00D86AB0">
              <w:t>;</w:t>
            </w:r>
          </w:p>
          <w:p w:rsidR="00D414E0" w:rsidRPr="00D86AB0" w:rsidRDefault="00D414E0" w:rsidP="00337717">
            <w:pPr>
              <w:pStyle w:val="a7"/>
              <w:numPr>
                <w:ilvl w:val="0"/>
                <w:numId w:val="12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176" w:hanging="1"/>
              <w:rPr>
                <w:spacing w:val="-2"/>
              </w:rPr>
            </w:pPr>
            <w:r w:rsidRPr="00D86AB0">
              <w:rPr>
                <w:spacing w:val="-2"/>
              </w:rPr>
              <w:t xml:space="preserve">Определить перечень поездов, для которых одно из значений показателей </w:t>
            </w:r>
            <w:r w:rsidRPr="00D86AB0">
              <w:t>[</w:t>
            </w:r>
            <w:r w:rsidRPr="00D86AB0">
              <w:rPr>
                <w:color w:val="000000"/>
                <w:lang w:val="en-US"/>
              </w:rPr>
              <w:t>OversizeBottom</w:t>
            </w:r>
            <w:r w:rsidRPr="00D86AB0">
              <w:rPr>
                <w:color w:val="000000"/>
              </w:rPr>
              <w:t>],</w:t>
            </w:r>
            <w:r w:rsidRPr="00D86AB0">
              <w:t xml:space="preserve"> </w:t>
            </w:r>
            <w:r w:rsidRPr="00D86AB0">
              <w:rPr>
                <w:color w:val="000000"/>
              </w:rPr>
              <w:t>[</w:t>
            </w:r>
            <w:r w:rsidRPr="00D86AB0">
              <w:rPr>
                <w:color w:val="000000"/>
                <w:lang w:val="en-US"/>
              </w:rPr>
              <w:t>OversizeSide</w:t>
            </w:r>
            <w:r w:rsidRPr="00D86AB0">
              <w:rPr>
                <w:color w:val="000000"/>
              </w:rPr>
              <w:t>],</w:t>
            </w:r>
            <w:r w:rsidRPr="00D86AB0">
              <w:t xml:space="preserve"> </w:t>
            </w:r>
            <w:r w:rsidRPr="00D86AB0">
              <w:rPr>
                <w:color w:val="000000"/>
              </w:rPr>
              <w:t>[</w:t>
            </w:r>
            <w:r w:rsidRPr="00D86AB0">
              <w:rPr>
                <w:color w:val="000000"/>
                <w:lang w:val="en-US"/>
              </w:rPr>
              <w:t>OversizeTop</w:t>
            </w:r>
            <w:r w:rsidRPr="00D86AB0">
              <w:rPr>
                <w:color w:val="000000"/>
              </w:rPr>
              <w:t>]</w:t>
            </w:r>
            <w:r w:rsidRPr="00D86AB0">
              <w:t xml:space="preserve">, </w:t>
            </w:r>
            <w:r w:rsidRPr="00D86AB0">
              <w:rPr>
                <w:color w:val="000000"/>
              </w:rPr>
              <w:t>[</w:t>
            </w:r>
            <w:r w:rsidRPr="00D86AB0">
              <w:rPr>
                <w:color w:val="000000"/>
                <w:lang w:val="en-US"/>
              </w:rPr>
              <w:t>SuperOversize</w:t>
            </w:r>
            <w:r w:rsidRPr="00D86AB0">
              <w:rPr>
                <w:color w:val="000000"/>
              </w:rPr>
              <w:t>] с.5676 не равно «0» (</w:t>
            </w:r>
            <w:r w:rsidRPr="00D86AB0">
              <w:t>Н- ХХХХ</w:t>
            </w:r>
            <w:r w:rsidRPr="00D86AB0">
              <w:rPr>
                <w:color w:val="000000"/>
              </w:rPr>
              <w:t>) хотя бы для одного события по поезду.</w:t>
            </w:r>
            <w:r w:rsidRPr="00D86AB0">
              <w:rPr>
                <w:spacing w:val="-2"/>
              </w:rPr>
              <w:t xml:space="preserve"> </w:t>
            </w:r>
          </w:p>
          <w:p w:rsidR="00D414E0" w:rsidRPr="00C63DCA" w:rsidRDefault="00D414E0" w:rsidP="00337717">
            <w:pPr>
              <w:pStyle w:val="a7"/>
              <w:numPr>
                <w:ilvl w:val="0"/>
                <w:numId w:val="12"/>
              </w:numPr>
              <w:tabs>
                <w:tab w:val="left" w:pos="459"/>
              </w:tabs>
              <w:ind w:hanging="644"/>
            </w:pPr>
            <w:r>
              <w:t xml:space="preserve">Определить количество сборных поездов из диапазона номеров 3401-3468. </w:t>
            </w: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0"/>
            </w:pPr>
            <w:r>
              <w:t>Расчет в Системе</w:t>
            </w:r>
          </w:p>
        </w:tc>
      </w:tr>
      <w:tr w:rsidR="00D414E0" w:rsidRPr="00813BAF" w:rsidTr="009322EE">
        <w:trPr>
          <w:trHeight w:val="846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>
              <w:t>Расчет премии (в процентах)</w:t>
            </w:r>
          </w:p>
          <w:p w:rsidR="00D414E0" w:rsidRPr="00813BAF" w:rsidRDefault="00D414E0" w:rsidP="00337717">
            <w:pPr>
              <w:ind w:firstLine="34"/>
            </w:pP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  <w:rPr>
                <w:spacing w:val="-2"/>
              </w:rPr>
            </w:pPr>
            <w:r w:rsidRPr="00715259">
              <w:rPr>
                <w:spacing w:val="-2"/>
              </w:rPr>
              <w:t xml:space="preserve">Рассчитать размер премии </w:t>
            </w:r>
            <w:r>
              <w:rPr>
                <w:spacing w:val="-2"/>
              </w:rPr>
              <w:t xml:space="preserve">(для каждой из групп отдельно) </w:t>
            </w:r>
            <w:r w:rsidRPr="00715259">
              <w:rPr>
                <w:spacing w:val="-2"/>
              </w:rPr>
              <w:t>по каждому пропущенному</w:t>
            </w:r>
            <w:r>
              <w:rPr>
                <w:spacing w:val="-2"/>
              </w:rPr>
              <w:t>:</w:t>
            </w:r>
          </w:p>
          <w:p w:rsidR="00D414E0" w:rsidRDefault="00D414E0" w:rsidP="00337717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- сборному поезду;</w:t>
            </w:r>
          </w:p>
          <w:p w:rsidR="00D414E0" w:rsidRDefault="00D414E0" w:rsidP="00337717">
            <w:pPr>
              <w:ind w:firstLine="317"/>
            </w:pPr>
            <w:r w:rsidRPr="0082795A">
              <w:rPr>
                <w:spacing w:val="-2"/>
              </w:rPr>
              <w:t xml:space="preserve">- </w:t>
            </w:r>
            <w:r w:rsidRPr="0082795A">
              <w:rPr>
                <w:spacing w:val="-3"/>
              </w:rPr>
              <w:t xml:space="preserve">поезду </w:t>
            </w:r>
            <w:r w:rsidRPr="0082795A">
              <w:t xml:space="preserve">с вагонами, загруженными опасными грузами класса 1, </w:t>
            </w:r>
            <w:r w:rsidRPr="0082795A">
              <w:rPr>
                <w:spacing w:val="-3"/>
              </w:rPr>
              <w:t xml:space="preserve">поезду </w:t>
            </w:r>
            <w:r w:rsidRPr="0082795A">
              <w:t>с негабаритными грузами</w:t>
            </w:r>
            <w:r w:rsidRPr="0082795A">
              <w:rPr>
                <w:spacing w:val="-2"/>
              </w:rPr>
              <w:t xml:space="preserve">. 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307AAF">
              <w:t>Расчет в Системе</w:t>
            </w:r>
          </w:p>
        </w:tc>
      </w:tr>
      <w:tr w:rsidR="00D414E0" w:rsidRPr="00813BAF" w:rsidTr="00337717">
        <w:trPr>
          <w:trHeight w:val="719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0"/>
              <w:rPr>
                <w:b/>
                <w:lang w:val="en-US"/>
              </w:rPr>
            </w:pPr>
            <w:r w:rsidRPr="009632FA">
              <w:rPr>
                <w:b/>
                <w:spacing w:val="-2"/>
              </w:rPr>
              <w:t>3.4 </w:t>
            </w:r>
          </w:p>
        </w:tc>
        <w:tc>
          <w:tcPr>
            <w:tcW w:w="13892" w:type="dxa"/>
            <w:gridSpan w:val="3"/>
          </w:tcPr>
          <w:p w:rsidR="00D414E0" w:rsidRDefault="00D414E0" w:rsidP="00337717">
            <w:pPr>
              <w:ind w:firstLine="35"/>
              <w:rPr>
                <w:b/>
              </w:rPr>
            </w:pPr>
            <w:r w:rsidRPr="00477D7B">
              <w:rPr>
                <w:b/>
              </w:rPr>
              <w:t xml:space="preserve">Учёт количества поездов, отправленных на удлиненное гарантийное плечо обслуживания локомотивными бригадами. </w:t>
            </w:r>
          </w:p>
          <w:p w:rsidR="00D414E0" w:rsidRPr="00477D7B" w:rsidRDefault="00D414E0" w:rsidP="00337717">
            <w:pPr>
              <w:pStyle w:val="a7"/>
              <w:ind w:left="0" w:firstLine="34"/>
              <w:rPr>
                <w:b/>
              </w:rPr>
            </w:pPr>
            <w:r w:rsidRPr="002A05C4">
              <w:rPr>
                <w:spacing w:val="-2"/>
              </w:rPr>
              <w:t xml:space="preserve">Рассчитывается для: </w:t>
            </w:r>
            <w:r w:rsidRPr="002A05C4">
              <w:t>ДНЦ (узлового), ТНЦ, ДГТ за каждую смену</w:t>
            </w:r>
            <w:r w:rsidRPr="00E26E02">
              <w:t>.</w:t>
            </w:r>
          </w:p>
        </w:tc>
      </w:tr>
      <w:tr w:rsidR="00D414E0" w:rsidRPr="003D09F8" w:rsidTr="009322EE">
        <w:trPr>
          <w:trHeight w:val="701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82795A" w:rsidRDefault="00D414E0" w:rsidP="00337717">
            <w:pPr>
              <w:pStyle w:val="a7"/>
              <w:tabs>
                <w:tab w:val="left" w:pos="459"/>
              </w:tabs>
              <w:ind w:left="176" w:firstLine="0"/>
            </w:pPr>
            <w:r>
              <w:t xml:space="preserve">Рассчитывается </w:t>
            </w:r>
            <w:r w:rsidRPr="0082795A">
              <w:t>специалистами</w:t>
            </w:r>
            <w:r w:rsidRPr="0082795A">
              <w:rPr>
                <w:b/>
              </w:rPr>
              <w:t xml:space="preserve"> </w:t>
            </w:r>
            <w:r w:rsidRPr="0082795A">
              <w:t>вручную.</w:t>
            </w:r>
          </w:p>
        </w:tc>
        <w:tc>
          <w:tcPr>
            <w:tcW w:w="1843" w:type="dxa"/>
          </w:tcPr>
          <w:p w:rsidR="00D414E0" w:rsidRDefault="009632FA" w:rsidP="00337717">
            <w:pPr>
              <w:spacing w:line="235" w:lineRule="auto"/>
              <w:ind w:firstLine="0"/>
            </w:pPr>
            <w:r>
              <w:t>Ввод в</w:t>
            </w:r>
            <w:r w:rsidR="00D414E0" w:rsidRPr="0082795A">
              <w:t>ручную</w:t>
            </w:r>
          </w:p>
          <w:p w:rsidR="00D414E0" w:rsidRPr="003D09F8" w:rsidRDefault="00D414E0" w:rsidP="00337717">
            <w:pPr>
              <w:spacing w:line="235" w:lineRule="auto"/>
              <w:ind w:firstLine="0"/>
            </w:pPr>
          </w:p>
        </w:tc>
      </w:tr>
      <w:tr w:rsidR="00D414E0" w:rsidRPr="003D09F8" w:rsidTr="009322EE">
        <w:trPr>
          <w:trHeight w:val="960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>
              <w:t>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4"/>
            </w:pPr>
            <w:r w:rsidRPr="00354BD0">
              <w:rPr>
                <w:spacing w:val="-2"/>
              </w:rPr>
              <w:t xml:space="preserve">Рассчитать размер премии по каждому </w:t>
            </w:r>
            <w:r w:rsidRPr="00354BD0">
              <w:t>поезду, отправленному на удлиненное гарантийное плечо обслуживания локомотивными бригадами.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F07199">
              <w:t>Расчет в Системе</w:t>
            </w:r>
          </w:p>
        </w:tc>
      </w:tr>
      <w:tr w:rsidR="00D414E0" w:rsidRPr="003D09F8" w:rsidTr="00337717">
        <w:trPr>
          <w:trHeight w:val="1098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29"/>
              <w:rPr>
                <w:b/>
              </w:rPr>
            </w:pPr>
            <w:r w:rsidRPr="009632FA">
              <w:rPr>
                <w:b/>
              </w:rPr>
              <w:t>3.5</w:t>
            </w:r>
          </w:p>
        </w:tc>
        <w:tc>
          <w:tcPr>
            <w:tcW w:w="13892" w:type="dxa"/>
            <w:gridSpan w:val="3"/>
          </w:tcPr>
          <w:p w:rsidR="00D414E0" w:rsidRPr="00235AB7" w:rsidRDefault="00D414E0" w:rsidP="00337717">
            <w:pPr>
              <w:spacing w:line="235" w:lineRule="auto"/>
              <w:ind w:firstLine="34"/>
              <w:rPr>
                <w:b/>
              </w:rPr>
            </w:pPr>
            <w:r w:rsidRPr="00235AB7">
              <w:rPr>
                <w:b/>
              </w:rPr>
              <w:t>Учёт количества отправленных поездов своего формирования дальнего назначения, не предусмотренных планом формирования поездов.</w:t>
            </w:r>
          </w:p>
          <w:p w:rsidR="00D414E0" w:rsidRPr="00235AB7" w:rsidRDefault="00D414E0" w:rsidP="00337717">
            <w:pPr>
              <w:ind w:firstLine="0"/>
            </w:pPr>
            <w:r w:rsidRPr="00235AB7">
              <w:rPr>
                <w:spacing w:val="-2"/>
              </w:rPr>
              <w:t>Рассчитывается</w:t>
            </w:r>
            <w:r w:rsidRPr="00235AB7">
              <w:t xml:space="preserve"> для ДГПС, ДНЦ (узловых) за каждую смену.</w:t>
            </w:r>
          </w:p>
        </w:tc>
      </w:tr>
      <w:tr w:rsidR="00D414E0" w:rsidRPr="00813BAF" w:rsidTr="009322EE">
        <w:trPr>
          <w:trHeight w:val="974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 xml:space="preserve">1. По таблице </w:t>
            </w:r>
            <w:r>
              <w:rPr>
                <w:lang w:val="en-US"/>
              </w:rPr>
              <w:t>PLF</w:t>
            </w:r>
            <w:r w:rsidRPr="00311DE9">
              <w:t>_</w:t>
            </w:r>
            <w:r>
              <w:rPr>
                <w:lang w:val="en-US"/>
              </w:rPr>
              <w:t>COURSE</w:t>
            </w:r>
            <w:r w:rsidRPr="00311DE9">
              <w:t xml:space="preserve"> </w:t>
            </w:r>
            <w:r>
              <w:t>рассчитываем записи одновременно удовлетворяющие условиям:</w:t>
            </w:r>
          </w:p>
          <w:p w:rsidR="00D414E0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 xml:space="preserve">- значение поля </w:t>
            </w:r>
            <w:r>
              <w:rPr>
                <w:lang w:val="en-US"/>
              </w:rPr>
              <w:t>STA</w:t>
            </w:r>
            <w:r w:rsidRPr="00311DE9">
              <w:t>_</w:t>
            </w:r>
            <w:r>
              <w:rPr>
                <w:lang w:val="en-US"/>
              </w:rPr>
              <w:t>NO</w:t>
            </w:r>
            <w:r w:rsidRPr="00311DE9">
              <w:t xml:space="preserve"> </w:t>
            </w:r>
            <w:r>
              <w:t>равно коду станции формирования;</w:t>
            </w:r>
          </w:p>
          <w:p w:rsidR="00D414E0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 xml:space="preserve">- значение поля </w:t>
            </w:r>
            <w:r>
              <w:rPr>
                <w:lang w:val="en-US"/>
              </w:rPr>
              <w:t>STA</w:t>
            </w:r>
            <w:r w:rsidRPr="00311DE9">
              <w:t>_</w:t>
            </w:r>
            <w:r>
              <w:rPr>
                <w:lang w:val="en-US"/>
              </w:rPr>
              <w:t>NO</w:t>
            </w:r>
            <w:r>
              <w:t>_3</w:t>
            </w:r>
            <w:r w:rsidRPr="00311DE9">
              <w:t xml:space="preserve"> </w:t>
            </w:r>
            <w:r>
              <w:t>равно коду станции назначения.</w:t>
            </w:r>
          </w:p>
          <w:p w:rsidR="00D414E0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>Если записи не рассчитались, то поезд не предусмотрен планом формирования поездов.</w:t>
            </w:r>
          </w:p>
          <w:p w:rsidR="00D414E0" w:rsidRPr="00860DC6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 xml:space="preserve">2.По каждому поезду не предусмотренному планом формирования проверяется наличие с. 09 (прицепка, отцепка вагонов) с кодами операций Р0071, Р072, Р0171, </w:t>
            </w:r>
            <w:r w:rsidRPr="00860DC6">
              <w:t xml:space="preserve">Р0172 </w:t>
            </w:r>
            <w:r w:rsidRPr="00106B14">
              <w:t>(за исключением отцепки,</w:t>
            </w:r>
            <w:r w:rsidRPr="00106B14">
              <w:rPr>
                <w:rFonts w:ascii="Arial" w:hAnsi="Arial" w:cs="Arial"/>
              </w:rPr>
              <w:t xml:space="preserve"> </w:t>
            </w:r>
            <w:r w:rsidRPr="00106B14">
              <w:t>прицепки вагонов для приведения поезда в соответствие с действующими нормами веса и длины, а также по техническим и коммерческим неисправностям</w:t>
            </w:r>
            <w:r w:rsidRPr="00860DC6">
              <w:t>).</w:t>
            </w:r>
          </w:p>
          <w:p w:rsidR="00D414E0" w:rsidRPr="00106B14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EC00BF">
              <w:t xml:space="preserve"> При наличии прицепки,</w:t>
            </w:r>
            <w:r w:rsidRPr="00106B14">
              <w:t xml:space="preserve"> отцепки вагонов, поезд не принимается к дальнейшим расчетам.</w:t>
            </w:r>
          </w:p>
          <w:p w:rsidR="00D414E0" w:rsidRPr="00106B14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106B14">
              <w:t>3.Для перечня поездов по каждому поезду проверяется наличие условий:</w:t>
            </w:r>
          </w:p>
          <w:p w:rsidR="00D414E0" w:rsidRPr="00106B14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106B14">
              <w:t xml:space="preserve">- поезда из порожних вагонов инвентарного парка, следующих по регулировочному заданию; </w:t>
            </w:r>
          </w:p>
          <w:p w:rsidR="00D414E0" w:rsidRPr="00B33C1C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860DC6">
              <w:t xml:space="preserve">- хопперные вертушки, следующие как отдельные поезда; </w:t>
            </w:r>
          </w:p>
          <w:p w:rsidR="00D414E0" w:rsidRPr="00106B14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106B14">
              <w:t>- контейнерные поезда, включенные в перечень международных контейнерных поездов;</w:t>
            </w:r>
          </w:p>
          <w:p w:rsidR="00D414E0" w:rsidRPr="00860DC6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106B14">
              <w:t>- комбинированные поезда, более чем на 75% состоящие из порожних вагонов инвентарного парка БЖД (разные станции назначения в нескольких группах).</w:t>
            </w:r>
          </w:p>
          <w:p w:rsidR="00D414E0" w:rsidRPr="001B6B29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EC00BF">
              <w:t>При наличии</w:t>
            </w:r>
            <w:r w:rsidRPr="00106B14">
              <w:t xml:space="preserve"> одного из условий п.3 поезд не принимается в расчет.</w:t>
            </w:r>
          </w:p>
        </w:tc>
        <w:tc>
          <w:tcPr>
            <w:tcW w:w="1843" w:type="dxa"/>
          </w:tcPr>
          <w:p w:rsidR="00D414E0" w:rsidRPr="00235AB7" w:rsidRDefault="00D414E0" w:rsidP="00337717">
            <w:pPr>
              <w:ind w:firstLine="0"/>
            </w:pPr>
            <w:r w:rsidRPr="00235AB7">
              <w:t>Расчет в Системе, Ввод вручную</w:t>
            </w:r>
          </w:p>
          <w:p w:rsidR="00D414E0" w:rsidRPr="00235AB7" w:rsidRDefault="00D414E0" w:rsidP="00337717">
            <w:pPr>
              <w:ind w:firstLine="35"/>
            </w:pPr>
          </w:p>
          <w:p w:rsidR="00D414E0" w:rsidRPr="00235AB7" w:rsidRDefault="00D414E0" w:rsidP="00337717">
            <w:pPr>
              <w:ind w:firstLine="35"/>
            </w:pPr>
          </w:p>
        </w:tc>
      </w:tr>
      <w:tr w:rsidR="00D414E0" w:rsidRPr="00813BAF" w:rsidTr="009322EE">
        <w:trPr>
          <w:trHeight w:val="81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0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3"/>
              <w:rPr>
                <w:spacing w:val="-2"/>
              </w:rPr>
            </w:pPr>
            <w:r>
              <w:t xml:space="preserve">Если значение не равно «0» рассчитать размер премии за </w:t>
            </w:r>
            <w:r w:rsidRPr="00E91D49">
              <w:t>каждый отправленных поездов своего формирования дальнего назначения, не предусмотренных планом формирования поездов.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hanging="108"/>
            </w:pPr>
            <w:r>
              <w:t xml:space="preserve"> Расчет в Системе</w:t>
            </w:r>
          </w:p>
          <w:p w:rsidR="00D414E0" w:rsidRPr="00813BAF" w:rsidRDefault="00D414E0" w:rsidP="00337717">
            <w:pPr>
              <w:ind w:firstLine="35"/>
            </w:pPr>
          </w:p>
        </w:tc>
      </w:tr>
      <w:tr w:rsidR="00D414E0" w:rsidRPr="00813BAF" w:rsidTr="00337717">
        <w:trPr>
          <w:trHeight w:val="719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</w:pPr>
            <w:r w:rsidRPr="009632FA">
              <w:rPr>
                <w:b/>
                <w:lang w:val="en-US"/>
              </w:rPr>
              <w:t>4</w:t>
            </w:r>
          </w:p>
        </w:tc>
        <w:tc>
          <w:tcPr>
            <w:tcW w:w="13892" w:type="dxa"/>
            <w:gridSpan w:val="3"/>
          </w:tcPr>
          <w:p w:rsidR="00D414E0" w:rsidRPr="0010562A" w:rsidRDefault="00D414E0" w:rsidP="00337717">
            <w:pPr>
              <w:ind w:firstLine="34"/>
              <w:rPr>
                <w:b/>
              </w:rPr>
            </w:pPr>
            <w:r w:rsidRPr="0010562A">
              <w:rPr>
                <w:b/>
              </w:rPr>
              <w:t>Выполнение плана погрузки грузов в тоннах.</w:t>
            </w:r>
          </w:p>
          <w:p w:rsidR="00D414E0" w:rsidRPr="00A02BF2" w:rsidRDefault="00D414E0" w:rsidP="00337717">
            <w:pPr>
              <w:ind w:firstLine="34"/>
            </w:pPr>
            <w:r w:rsidRPr="00A02BF2">
              <w:t xml:space="preserve">Рассчитывается для: </w:t>
            </w:r>
            <w:r w:rsidRPr="00A02BF2">
              <w:rPr>
                <w:spacing w:val="-1"/>
              </w:rPr>
              <w:t>ДНЦ</w:t>
            </w:r>
            <w:r w:rsidRPr="00A02BF2">
              <w:t xml:space="preserve"> </w:t>
            </w:r>
            <w:r w:rsidRPr="00A02BF2">
              <w:rPr>
                <w:spacing w:val="-1"/>
              </w:rPr>
              <w:t>(</w:t>
            </w:r>
            <w:r w:rsidRPr="00A02BF2">
              <w:t xml:space="preserve">участковых, узловых), ДГПС </w:t>
            </w:r>
            <w:r w:rsidRPr="00A02BF2">
              <w:rPr>
                <w:spacing w:val="-1"/>
              </w:rPr>
              <w:t>(</w:t>
            </w:r>
            <w:r w:rsidRPr="00A02BF2">
              <w:t xml:space="preserve">соответствующих районов управления), ДГЦ (в целом по дороге) за месяц. </w:t>
            </w:r>
          </w:p>
        </w:tc>
      </w:tr>
      <w:tr w:rsidR="00D414E0" w:rsidRPr="003D09F8" w:rsidTr="009322EE">
        <w:trPr>
          <w:trHeight w:val="145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3"/>
            </w:pPr>
            <w:r w:rsidRPr="00813BAF">
              <w:t xml:space="preserve">Плановые значения </w:t>
            </w:r>
          </w:p>
          <w:p w:rsidR="00D414E0" w:rsidRPr="00B6394A" w:rsidRDefault="00D414E0" w:rsidP="00337717">
            <w:pPr>
              <w:ind w:firstLine="33"/>
              <w:rPr>
                <w:sz w:val="20"/>
                <w:szCs w:val="20"/>
              </w:rPr>
            </w:pP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3818E4">
              <w:rPr>
                <w:spacing w:val="-1"/>
              </w:rPr>
              <w:t>ДНЦ (</w:t>
            </w:r>
            <w:r w:rsidRPr="003818E4">
              <w:t xml:space="preserve">участковых, узловых), ДГПС </w:t>
            </w:r>
            <w:r w:rsidRPr="003818E4">
              <w:rPr>
                <w:spacing w:val="-1"/>
              </w:rPr>
              <w:t>(</w:t>
            </w:r>
            <w:r w:rsidRPr="003818E4">
              <w:t>соответствующих районов управления), ДГЦ (в целом по дороге)</w:t>
            </w:r>
            <w:r>
              <w:rPr>
                <w:b/>
              </w:rPr>
              <w:t xml:space="preserve"> </w:t>
            </w:r>
            <w:r>
              <w:rPr>
                <w:spacing w:val="-10"/>
              </w:rPr>
              <w:t>- данные</w:t>
            </w:r>
            <w:r>
              <w:t xml:space="preserve"> из файлов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>, пункт 3.1 поле «</w:t>
            </w:r>
            <w:r w:rsidRPr="00337A33">
              <w:t>План погрузки, тонн</w:t>
            </w:r>
            <w:r>
              <w:t xml:space="preserve">». Данные файлов формируются на основании данных </w:t>
            </w:r>
            <w:r w:rsidRPr="003D09F8">
              <w:t>АС ССП</w:t>
            </w:r>
            <w:r>
              <w:t>.</w:t>
            </w:r>
          </w:p>
          <w:p w:rsidR="00D414E0" w:rsidRDefault="00D414E0" w:rsidP="00337717">
            <w:pPr>
              <w:ind w:firstLine="317"/>
            </w:pPr>
            <w:r>
              <w:t xml:space="preserve">При расчете итогового планового значения для ДГПС (по </w:t>
            </w:r>
            <w:r w:rsidRPr="00BB680C">
              <w:t>отделению</w:t>
            </w:r>
            <w:r>
              <w:t xml:space="preserve"> или отделениям – расчетный полигон), для ДГЦ (по дороге в целом – расчетный полигон) необходимо полученное соответствующее значение из файла умножить на количество дней в расчетном месяце.</w:t>
            </w:r>
          </w:p>
          <w:p w:rsidR="00D414E0" w:rsidRPr="003D09F8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>
              <w:t>Данные файлов</w:t>
            </w:r>
          </w:p>
        </w:tc>
      </w:tr>
      <w:tr w:rsidR="00D414E0" w:rsidRPr="003D09F8" w:rsidTr="009322EE">
        <w:trPr>
          <w:trHeight w:val="616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</w:pPr>
            <w:r w:rsidRPr="00813BAF">
              <w:t xml:space="preserve">Фактическое </w:t>
            </w:r>
            <w:r>
              <w:t>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 xml:space="preserve">Для </w:t>
            </w:r>
            <w:r w:rsidRPr="008E7EAB">
              <w:t>ДНЦ</w:t>
            </w:r>
            <w:r w:rsidRPr="008E7EAB">
              <w:rPr>
                <w:spacing w:val="-2"/>
              </w:rPr>
              <w:t>,</w:t>
            </w:r>
            <w:r w:rsidRPr="00777FBC">
              <w:rPr>
                <w:spacing w:val="-2"/>
              </w:rPr>
              <w:t xml:space="preserve"> ДГПС</w:t>
            </w:r>
            <w:r>
              <w:rPr>
                <w:spacing w:val="-2"/>
              </w:rPr>
              <w:t>, ДГЦ данные</w:t>
            </w:r>
            <w:r>
              <w:t xml:space="preserve"> формируются из файла (Приложение 1), пункт 3.2 поле «</w:t>
            </w:r>
            <w:r w:rsidRPr="000D7411">
              <w:rPr>
                <w:bCs/>
                <w:color w:val="333333"/>
              </w:rPr>
              <w:t>Всего погружено по</w:t>
            </w:r>
            <w:r>
              <w:rPr>
                <w:bCs/>
                <w:color w:val="333333"/>
              </w:rPr>
              <w:t xml:space="preserve"> </w:t>
            </w:r>
            <w:r w:rsidRPr="000D7411">
              <w:rPr>
                <w:bCs/>
                <w:color w:val="333333"/>
              </w:rPr>
              <w:t>отделению</w:t>
            </w:r>
            <w:r>
              <w:rPr>
                <w:bCs/>
                <w:color w:val="333333"/>
              </w:rPr>
              <w:t xml:space="preserve">, </w:t>
            </w:r>
            <w:r w:rsidRPr="00BB680C">
              <w:rPr>
                <w:bCs/>
                <w:color w:val="333333"/>
              </w:rPr>
              <w:t>тонны</w:t>
            </w:r>
            <w:r w:rsidRPr="00BB680C">
              <w:t>»</w:t>
            </w:r>
            <w:r>
              <w:t>, берется значение в тоннах. Данные файлов формируются на основании данных</w:t>
            </w:r>
            <w:r w:rsidRPr="00CE0CE6">
              <w:t xml:space="preserve"> </w:t>
            </w:r>
            <w:r>
              <w:t xml:space="preserve">отчета формы </w:t>
            </w:r>
            <w:r w:rsidRPr="00BB680C">
              <w:t>ГО-10. Файл нарабатывается в регламенте 15 числа в 12.00 месяца, следующего за расчетным.</w:t>
            </w:r>
            <w:r w:rsidRPr="00C92055">
              <w:t xml:space="preserve"> </w:t>
            </w:r>
          </w:p>
          <w:p w:rsidR="00D414E0" w:rsidRDefault="00D414E0" w:rsidP="00337717">
            <w:pPr>
              <w:ind w:firstLine="317"/>
            </w:pPr>
            <w:r>
              <w:t xml:space="preserve">Для ДНЦ расчет производится по станциям, открытых для грузовых операций, находящихся на диспетчерском участке, перечень станций задается конфигурационном файле в Системе (с возможностью изменения). </w:t>
            </w:r>
          </w:p>
          <w:p w:rsidR="00D414E0" w:rsidRPr="00813BAF" w:rsidRDefault="00D414E0" w:rsidP="00337717">
            <w:pPr>
              <w:ind w:firstLine="317"/>
            </w:pPr>
            <w:r>
              <w:t xml:space="preserve">Для ДГПС фактическое значение рассчитывается как сумма значений по всем станциям </w:t>
            </w:r>
            <w:r w:rsidRPr="00BB680C">
              <w:t>соответствующего отделения или отделениям входящие в район управления.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>
              <w:t>Данные файлов</w:t>
            </w:r>
          </w:p>
        </w:tc>
      </w:tr>
      <w:tr w:rsidR="00D414E0" w:rsidRPr="003D09F8" w:rsidTr="009322EE">
        <w:trPr>
          <w:trHeight w:val="6516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 xml:space="preserve">План выполнен в случае, если фактическое погрузки грузов в тоннах больше либо равно плановому значению. </w:t>
            </w:r>
          </w:p>
          <w:p w:rsidR="00D414E0" w:rsidRPr="00E85D2D" w:rsidRDefault="00D414E0" w:rsidP="00337717">
            <w:pPr>
              <w:ind w:firstLine="317"/>
              <w:rPr>
                <w:spacing w:val="-2"/>
              </w:rPr>
            </w:pPr>
            <w:r w:rsidRPr="00E85D2D">
              <w:rPr>
                <w:spacing w:val="-2"/>
              </w:rPr>
              <w:t>Дополнительные условия расчета для ДГПС, ДНЦ</w:t>
            </w:r>
            <w:r w:rsidRPr="00E85D2D">
              <w:t>.</w:t>
            </w:r>
          </w:p>
          <w:p w:rsidR="00D414E0" w:rsidRPr="00E85D2D" w:rsidRDefault="00D414E0" w:rsidP="00337717">
            <w:pPr>
              <w:ind w:firstLine="317"/>
            </w:pPr>
            <w:r w:rsidRPr="00E85D2D">
              <w:rPr>
                <w:b/>
                <w:spacing w:val="-2"/>
              </w:rPr>
              <w:t>Для ДГПС</w:t>
            </w:r>
            <w:r w:rsidRPr="00E85D2D">
              <w:rPr>
                <w:spacing w:val="-2"/>
              </w:rPr>
              <w:t>. В случае, если в район управления ДГПС входит более одного отделения,</w:t>
            </w:r>
            <w:r w:rsidRPr="00E85D2D">
              <w:t xml:space="preserve"> </w:t>
            </w:r>
            <w:r>
              <w:t>фактическое значение погрузки равно</w:t>
            </w:r>
            <w:r w:rsidRPr="00E85D2D">
              <w:t xml:space="preserve"> сумм</w:t>
            </w:r>
            <w:r>
              <w:t>е</w:t>
            </w:r>
            <w:r w:rsidRPr="00E85D2D">
              <w:t xml:space="preserve"> фактической погрузки (в тоннах) на отделениях, входящих в район управления,</w:t>
            </w:r>
            <w:r>
              <w:t xml:space="preserve"> плановое -</w:t>
            </w:r>
            <w:r w:rsidRPr="00E85D2D">
              <w:t xml:space="preserve"> сумме плановых значений погрузки (в тоннах) для этих отделений.</w:t>
            </w:r>
          </w:p>
          <w:p w:rsidR="00D414E0" w:rsidRPr="00E85D2D" w:rsidRDefault="00D414E0" w:rsidP="00337717">
            <w:pPr>
              <w:ind w:firstLine="317"/>
            </w:pPr>
            <w:r w:rsidRPr="00E85D2D">
              <w:rPr>
                <w:b/>
                <w:spacing w:val="-2"/>
              </w:rPr>
              <w:t>Для ДГПС, ДНЦ.</w:t>
            </w:r>
            <w:r w:rsidRPr="00E85D2D">
              <w:rPr>
                <w:spacing w:val="-2"/>
              </w:rPr>
              <w:t xml:space="preserve"> </w:t>
            </w:r>
            <w:r w:rsidRPr="00E85D2D">
              <w:t>Расчет (в%) выполнения показателей премирования, учет которых производится по итогам работы за месяц, в случаях работы ДГПС (ДНЦ) на двух и более районах управления (диспетчерских участках) в течение месяца осуществляется по формуле:</w:t>
            </w:r>
          </w:p>
          <w:p w:rsidR="00D414E0" w:rsidRPr="00E85D2D" w:rsidRDefault="00197DA9" w:rsidP="00337717">
            <w:pPr>
              <w:shd w:val="clear" w:color="auto" w:fill="FFFFFF" w:themeFill="background1"/>
              <w:spacing w:line="235" w:lineRule="auto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мес погр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мес</m:t>
                      </m:r>
                    </m:sub>
                  </m:sSub>
                </m:den>
              </m:f>
            </m:oMath>
            <w:r w:rsidR="00D414E0" w:rsidRPr="00E85D2D">
              <w:rPr>
                <w:i/>
              </w:rPr>
              <w:t xml:space="preserve">, </w:t>
            </w:r>
            <w:r w:rsidR="00D414E0" w:rsidRPr="00E85D2D">
              <w:t>где</w:t>
            </w:r>
          </w:p>
          <w:tbl>
            <w:tblPr>
              <w:tblStyle w:val="a8"/>
              <w:tblW w:w="10957" w:type="dxa"/>
              <w:tblInd w:w="10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72"/>
              <w:gridCol w:w="1042"/>
              <w:gridCol w:w="468"/>
              <w:gridCol w:w="9175"/>
            </w:tblGrid>
            <w:tr w:rsidR="00D414E0" w:rsidRPr="00E85D2D" w:rsidTr="00337717">
              <w:trPr>
                <w:trHeight w:val="428"/>
              </w:trPr>
              <w:tc>
                <w:tcPr>
                  <w:tcW w:w="272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rPr>
                      <w:rFonts w:eastAsiaTheme="minorEastAsia"/>
                    </w:rPr>
                  </w:pPr>
                  <w:r w:rsidRPr="00E85D2D">
                    <w:t xml:space="preserve">г  </w:t>
                  </w:r>
                </w:p>
              </w:tc>
              <w:tc>
                <w:tcPr>
                  <w:tcW w:w="1042" w:type="dxa"/>
                </w:tcPr>
                <w:p w:rsidR="00D414E0" w:rsidRPr="00840113" w:rsidRDefault="00197DA9" w:rsidP="00337717">
                  <w:pPr>
                    <w:shd w:val="clear" w:color="auto" w:fill="FFFFFF" w:themeFill="background1"/>
                    <w:spacing w:line="235" w:lineRule="auto"/>
                    <w:ind w:left="-922" w:right="-250" w:firstLine="425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 погр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</w:tcPr>
                <w:p w:rsidR="00D414E0" w:rsidRPr="00E95108" w:rsidRDefault="00D414E0" w:rsidP="00337717">
                  <w:pPr>
                    <w:shd w:val="clear" w:color="auto" w:fill="FFFFFF" w:themeFill="background1"/>
                    <w:spacing w:line="235" w:lineRule="auto"/>
                    <w:rPr>
                      <w:rFonts w:eastAsiaTheme="minorEastAsia"/>
                    </w:rPr>
                  </w:pPr>
                  <w:r w:rsidRPr="00E95108">
                    <w:t>–</w:t>
                  </w:r>
                </w:p>
              </w:tc>
              <w:tc>
                <w:tcPr>
                  <w:tcW w:w="9175" w:type="dxa"/>
                </w:tcPr>
                <w:p w:rsidR="00D414E0" w:rsidRPr="00E95108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  <w:rPr>
                      <w:rFonts w:eastAsiaTheme="minorEastAsia"/>
                    </w:rPr>
                  </w:pPr>
                  <w:r w:rsidRPr="00E95108">
                    <w:t xml:space="preserve">выполнение за месяц планового значения показателя на </w:t>
                  </w:r>
                  <w:r w:rsidRPr="00E95108">
                    <w:rPr>
                      <w:i/>
                      <w:lang w:val="en-US"/>
                    </w:rPr>
                    <w:t>i</w:t>
                  </w:r>
                  <w:r w:rsidRPr="00E95108">
                    <w:t xml:space="preserve">-м районе управления (диспетчерском участке), %; </w:t>
                  </w:r>
                </w:p>
              </w:tc>
            </w:tr>
            <w:tr w:rsidR="00D414E0" w:rsidRPr="00E85D2D" w:rsidTr="00337717">
              <w:trPr>
                <w:trHeight w:val="428"/>
              </w:trPr>
              <w:tc>
                <w:tcPr>
                  <w:tcW w:w="272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</w:p>
              </w:tc>
              <w:tc>
                <w:tcPr>
                  <w:tcW w:w="1042" w:type="dxa"/>
                </w:tcPr>
                <w:p w:rsidR="00D414E0" w:rsidRPr="00E85D2D" w:rsidRDefault="00197DA9" w:rsidP="00337717">
                  <w:pPr>
                    <w:shd w:val="clear" w:color="auto" w:fill="FFFFFF" w:themeFill="background1"/>
                    <w:spacing w:line="235" w:lineRule="auto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  <w:r w:rsidRPr="00E85D2D">
                    <w:t>–</w:t>
                  </w:r>
                </w:p>
              </w:tc>
              <w:tc>
                <w:tcPr>
                  <w:tcW w:w="9175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</w:pPr>
                  <w:r w:rsidRPr="00E85D2D">
                    <w:rPr>
                      <w:spacing w:val="-2"/>
                    </w:rPr>
                    <w:t xml:space="preserve">количество смен, отработанных ДГПС (ДНЦ) на </w:t>
                  </w:r>
                  <w:r w:rsidRPr="00E85D2D">
                    <w:rPr>
                      <w:i/>
                      <w:spacing w:val="-2"/>
                      <w:lang w:val="en-US"/>
                    </w:rPr>
                    <w:t>i</w:t>
                  </w:r>
                  <w:r w:rsidRPr="00E85D2D">
                    <w:rPr>
                      <w:spacing w:val="-2"/>
                    </w:rPr>
                    <w:t>-м районе управления (диспетчерском участке) в течение месяца;</w:t>
                  </w:r>
                </w:p>
              </w:tc>
            </w:tr>
            <w:tr w:rsidR="00D414E0" w:rsidRPr="00777FBC" w:rsidTr="00337717">
              <w:trPr>
                <w:trHeight w:val="214"/>
              </w:trPr>
              <w:tc>
                <w:tcPr>
                  <w:tcW w:w="272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</w:p>
              </w:tc>
              <w:tc>
                <w:tcPr>
                  <w:tcW w:w="1042" w:type="dxa"/>
                </w:tcPr>
                <w:p w:rsidR="00D414E0" w:rsidRPr="00E85D2D" w:rsidRDefault="00197DA9" w:rsidP="00337717">
                  <w:pPr>
                    <w:shd w:val="clear" w:color="auto" w:fill="FFFFFF" w:themeFill="background1"/>
                    <w:spacing w:line="235" w:lineRule="auto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  <w:r w:rsidRPr="00E85D2D">
                    <w:t>–</w:t>
                  </w:r>
                </w:p>
              </w:tc>
              <w:tc>
                <w:tcPr>
                  <w:tcW w:w="9175" w:type="dxa"/>
                </w:tcPr>
                <w:p w:rsidR="00D414E0" w:rsidRPr="00777FBC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  <w:rPr>
                      <w:i/>
                      <w:color w:val="002060"/>
                      <w:spacing w:val="-2"/>
                    </w:rPr>
                  </w:pPr>
                  <w:r w:rsidRPr="00E85D2D">
                    <w:rPr>
                      <w:spacing w:val="-2"/>
                    </w:rPr>
                    <w:t>общее количество смен, отработанных ДГПС (ДНЦ) в течение месяца.</w:t>
                  </w:r>
                </w:p>
              </w:tc>
            </w:tr>
          </w:tbl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D414E0">
              <w:t>рассчитывается:</w:t>
            </w:r>
          </w:p>
          <w:p w:rsidR="00D414E0" w:rsidRPr="00E85D2D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E85D2D">
              <w:t>, где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E85D2D">
              <w:t xml:space="preserve"> – фактическое значение погрузки грузов, т;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E85D2D">
              <w:t xml:space="preserve"> - плановое значение погрузки грузов, т. </w:t>
            </w:r>
          </w:p>
          <w:p w:rsidR="00D414E0" w:rsidRDefault="00D414E0" w:rsidP="00337717">
            <w:pPr>
              <w:ind w:firstLine="317"/>
            </w:pPr>
            <w:r>
              <w:t xml:space="preserve">Значение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E85D2D">
              <w:t xml:space="preserve"> </w:t>
            </w:r>
            <w:r>
              <w:t xml:space="preserve">округляется </w:t>
            </w:r>
            <w:r w:rsidRPr="00E85D2D">
              <w:t>до 1 знака после запятой.</w:t>
            </w:r>
          </w:p>
          <w:p w:rsidR="00D414E0" w:rsidRPr="00E85D2D" w:rsidRDefault="00D414E0" w:rsidP="00337717">
            <w:pPr>
              <w:ind w:firstLine="317"/>
            </w:pPr>
            <w:r>
              <w:t>План выполнен в случае, если процент выполнения плана больше или равен 100%.</w:t>
            </w:r>
          </w:p>
        </w:tc>
        <w:tc>
          <w:tcPr>
            <w:tcW w:w="1843" w:type="dxa"/>
          </w:tcPr>
          <w:p w:rsidR="00D414E0" w:rsidRPr="003D09F8" w:rsidRDefault="00D414E0" w:rsidP="00337717">
            <w:pPr>
              <w:ind w:firstLine="0"/>
            </w:pPr>
            <w:r w:rsidRPr="00BC7DCD">
              <w:t>Расчет в Системе</w:t>
            </w:r>
          </w:p>
        </w:tc>
      </w:tr>
      <w:tr w:rsidR="00D414E0" w:rsidRPr="003D09F8" w:rsidTr="00337717">
        <w:trPr>
          <w:trHeight w:val="111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5</w:t>
            </w:r>
          </w:p>
        </w:tc>
        <w:tc>
          <w:tcPr>
            <w:tcW w:w="13892" w:type="dxa"/>
            <w:gridSpan w:val="3"/>
          </w:tcPr>
          <w:p w:rsidR="00D414E0" w:rsidRPr="008C3C63" w:rsidRDefault="00D414E0" w:rsidP="00337717">
            <w:pPr>
              <w:ind w:firstLine="34"/>
              <w:rPr>
                <w:b/>
                <w:bCs/>
              </w:rPr>
            </w:pPr>
            <w:r w:rsidRPr="008C3C63">
              <w:rPr>
                <w:b/>
                <w:bCs/>
              </w:rPr>
              <w:t xml:space="preserve">Учет обеспечения заданных размеров движения и технологии перевозочного процесса в период предоставления «окон» для ремонтных и строительно-монтажных работ. </w:t>
            </w:r>
          </w:p>
          <w:p w:rsidR="00D414E0" w:rsidRPr="00474E70" w:rsidRDefault="00D414E0" w:rsidP="00337717">
            <w:pPr>
              <w:ind w:firstLine="35"/>
            </w:pPr>
            <w:r w:rsidRPr="00474E70">
              <w:t>Рассчитывается для:</w:t>
            </w:r>
            <w:r w:rsidRPr="00474E70">
              <w:rPr>
                <w:spacing w:val="-2"/>
              </w:rPr>
              <w:t xml:space="preserve"> ДНЦ </w:t>
            </w:r>
            <w:r w:rsidRPr="00474E70">
              <w:t>(участковых, узловых)</w:t>
            </w:r>
            <w:r>
              <w:t xml:space="preserve"> за каждую смену.</w:t>
            </w:r>
          </w:p>
          <w:p w:rsidR="00D414E0" w:rsidRPr="003D09F8" w:rsidRDefault="00D414E0" w:rsidP="00337717">
            <w:pPr>
              <w:ind w:firstLine="34"/>
            </w:pPr>
          </w:p>
        </w:tc>
      </w:tr>
      <w:tr w:rsidR="00D414E0" w:rsidRPr="003D09F8" w:rsidTr="009322EE">
        <w:trPr>
          <w:trHeight w:val="1162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  <w:rPr>
                <w:bCs/>
              </w:rPr>
            </w:pPr>
            <w:r w:rsidRPr="00813BAF">
              <w:t xml:space="preserve">Фактическое </w:t>
            </w:r>
            <w:r>
              <w:t>значение</w:t>
            </w:r>
          </w:p>
        </w:tc>
        <w:tc>
          <w:tcPr>
            <w:tcW w:w="10489" w:type="dxa"/>
          </w:tcPr>
          <w:p w:rsidR="00D414E0" w:rsidRPr="00505937" w:rsidRDefault="00D414E0" w:rsidP="00337717">
            <w:pPr>
              <w:ind w:firstLine="317"/>
            </w:pPr>
            <w:r w:rsidRPr="00505937">
              <w:t xml:space="preserve">Учёт количества </w:t>
            </w:r>
            <w:r w:rsidRPr="00505937">
              <w:rPr>
                <w:spacing w:val="-7"/>
              </w:rPr>
              <w:t>предоставленных «окон»</w:t>
            </w:r>
            <w:r w:rsidRPr="00505937">
              <w:t xml:space="preserve"> ведётся посменно с нарастающим итогом за месяц индивидуально для каждого диспетчера.</w:t>
            </w:r>
          </w:p>
          <w:p w:rsidR="00D414E0" w:rsidRDefault="00D86AB0" w:rsidP="00D86AB0">
            <w:pPr>
              <w:ind w:firstLine="0"/>
            </w:pPr>
            <w:r>
              <w:t xml:space="preserve">      </w:t>
            </w:r>
            <w:r w:rsidR="00D414E0">
              <w:t xml:space="preserve">Источник - суточный план предоставления «окон» АС </w:t>
            </w:r>
            <w:r w:rsidR="00D414E0" w:rsidRPr="00AB5231">
              <w:t>«Окна».</w:t>
            </w:r>
          </w:p>
          <w:p w:rsidR="00D414E0" w:rsidRPr="000B5B65" w:rsidRDefault="00D86AB0" w:rsidP="00D86AB0">
            <w:pPr>
              <w:pStyle w:val="a7"/>
              <w:tabs>
                <w:tab w:val="left" w:pos="317"/>
              </w:tabs>
              <w:ind w:left="317" w:firstLine="0"/>
            </w:pPr>
            <w:r>
              <w:t xml:space="preserve"> </w:t>
            </w:r>
            <w:r w:rsidR="00D414E0" w:rsidRPr="000B5B65">
              <w:t>По умолчанию показатель принимает значение «0».</w:t>
            </w:r>
          </w:p>
          <w:p w:rsidR="00D414E0" w:rsidRDefault="00D414E0" w:rsidP="00337717">
            <w:pPr>
              <w:ind w:firstLine="317"/>
            </w:pPr>
          </w:p>
        </w:tc>
        <w:tc>
          <w:tcPr>
            <w:tcW w:w="1843" w:type="dxa"/>
            <w:shd w:val="clear" w:color="auto" w:fill="auto"/>
          </w:tcPr>
          <w:p w:rsidR="00D414E0" w:rsidRPr="00AB5231" w:rsidRDefault="00D414E0" w:rsidP="00337717">
            <w:pPr>
              <w:ind w:firstLine="0"/>
            </w:pPr>
            <w:r w:rsidRPr="00AB5231">
              <w:t>Суточный план АС «Окна»</w:t>
            </w:r>
            <w:r w:rsidR="004B1051" w:rsidRPr="00AB5231">
              <w:t xml:space="preserve"> (</w:t>
            </w:r>
            <w:r w:rsidR="00AB5231" w:rsidRPr="00AB5231">
              <w:t>на втором этапе разработки</w:t>
            </w:r>
            <w:r w:rsidR="004B1051" w:rsidRPr="00AB5231">
              <w:t>)</w:t>
            </w:r>
          </w:p>
          <w:p w:rsidR="00D414E0" w:rsidRPr="00813BAF" w:rsidRDefault="00D414E0" w:rsidP="00337717">
            <w:pPr>
              <w:ind w:firstLine="0"/>
            </w:pPr>
          </w:p>
        </w:tc>
      </w:tr>
      <w:tr w:rsidR="00D414E0" w:rsidRPr="003D09F8" w:rsidTr="009322EE">
        <w:trPr>
          <w:trHeight w:val="103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  <w:rPr>
                <w:bCs/>
              </w:rPr>
            </w:pPr>
            <w:r>
              <w:t>Расчет премии (в процентах)</w:t>
            </w:r>
          </w:p>
        </w:tc>
        <w:tc>
          <w:tcPr>
            <w:tcW w:w="10489" w:type="dxa"/>
          </w:tcPr>
          <w:p w:rsidR="00D414E0" w:rsidRPr="009714B5" w:rsidRDefault="00D414E0" w:rsidP="00337717">
            <w:pPr>
              <w:ind w:firstLine="317"/>
            </w:pPr>
            <w:r>
              <w:t>Если значение не равно «0», рассчитать размер премии.</w:t>
            </w:r>
          </w:p>
        </w:tc>
        <w:tc>
          <w:tcPr>
            <w:tcW w:w="1843" w:type="dxa"/>
            <w:shd w:val="clear" w:color="auto" w:fill="auto"/>
          </w:tcPr>
          <w:p w:rsidR="00D414E0" w:rsidRDefault="00D414E0" w:rsidP="00337717">
            <w:pPr>
              <w:ind w:firstLine="0"/>
            </w:pPr>
            <w:r>
              <w:t>Расчет в Системе</w:t>
            </w:r>
          </w:p>
          <w:p w:rsidR="00D414E0" w:rsidRPr="00813BAF" w:rsidRDefault="00D414E0" w:rsidP="00337717">
            <w:pPr>
              <w:ind w:firstLine="0"/>
            </w:pPr>
          </w:p>
        </w:tc>
      </w:tr>
      <w:tr w:rsidR="00D414E0" w:rsidRPr="003D09F8" w:rsidTr="00337717">
        <w:trPr>
          <w:trHeight w:val="52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6</w:t>
            </w:r>
          </w:p>
        </w:tc>
        <w:tc>
          <w:tcPr>
            <w:tcW w:w="13892" w:type="dxa"/>
            <w:gridSpan w:val="3"/>
          </w:tcPr>
          <w:p w:rsidR="00D414E0" w:rsidRPr="00B43905" w:rsidRDefault="00D414E0" w:rsidP="00337717">
            <w:pPr>
              <w:shd w:val="clear" w:color="auto" w:fill="FFFFFF"/>
              <w:spacing w:line="235" w:lineRule="auto"/>
              <w:ind w:firstLine="0"/>
              <w:rPr>
                <w:b/>
              </w:rPr>
            </w:pPr>
            <w:r w:rsidRPr="00B43905">
              <w:rPr>
                <w:b/>
              </w:rPr>
              <w:t xml:space="preserve">Выполнение плана сдачи вагонов по </w:t>
            </w:r>
            <w:r w:rsidRPr="00B43905">
              <w:rPr>
                <w:b/>
                <w:spacing w:val="-7"/>
              </w:rPr>
              <w:t>дороге за сутки</w:t>
            </w:r>
            <w:r w:rsidRPr="00B43905">
              <w:rPr>
                <w:b/>
              </w:rPr>
              <w:t xml:space="preserve"> </w:t>
            </w:r>
          </w:p>
          <w:p w:rsidR="00D414E0" w:rsidRPr="009D6710" w:rsidRDefault="00D414E0" w:rsidP="00337717">
            <w:pPr>
              <w:ind w:firstLine="34"/>
            </w:pPr>
            <w:r>
              <w:t>Р</w:t>
            </w:r>
            <w:r w:rsidRPr="006A4EDB">
              <w:t xml:space="preserve">асчет производится </w:t>
            </w:r>
            <w:r>
              <w:t xml:space="preserve">для </w:t>
            </w:r>
            <w:r w:rsidRPr="001E7C2B">
              <w:rPr>
                <w:spacing w:val="-2"/>
              </w:rPr>
              <w:t xml:space="preserve">ДНЦ </w:t>
            </w:r>
            <w:r w:rsidRPr="001E7C2B">
              <w:t>(участковых, узловых), ТНЦ, ДГПС, ДГТ, ДГЦ за</w:t>
            </w:r>
            <w:r w:rsidRPr="006A4EDB">
              <w:t xml:space="preserve"> каждые сутки с нарастающим итогом</w:t>
            </w:r>
            <w:r>
              <w:t xml:space="preserve"> за месяц</w:t>
            </w:r>
            <w:r w:rsidRPr="006A4EDB">
              <w:t>.</w:t>
            </w:r>
          </w:p>
          <w:p w:rsidR="00D414E0" w:rsidRPr="00B630F9" w:rsidRDefault="00D414E0" w:rsidP="00337717">
            <w:pPr>
              <w:ind w:hanging="108"/>
              <w:rPr>
                <w:b/>
              </w:rPr>
            </w:pPr>
          </w:p>
        </w:tc>
      </w:tr>
      <w:tr w:rsidR="00D414E0" w:rsidRPr="003D09F8" w:rsidTr="009322EE">
        <w:trPr>
          <w:trHeight w:val="711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3"/>
            </w:pPr>
            <w:r>
              <w:t>Плановые значения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0489" w:type="dxa"/>
          </w:tcPr>
          <w:p w:rsidR="00D414E0" w:rsidRPr="009D6710" w:rsidRDefault="00D414E0" w:rsidP="00337717">
            <w:pPr>
              <w:ind w:firstLine="317"/>
            </w:pPr>
            <w:r>
              <w:rPr>
                <w:spacing w:val="-10"/>
              </w:rPr>
              <w:t>Данные формируются</w:t>
            </w:r>
            <w:r>
              <w:t xml:space="preserve"> из файлов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 xml:space="preserve">, пункт 4 поле «План, ваг.». Источник – </w:t>
            </w:r>
            <w:r w:rsidRPr="00434D6E">
              <w:t>КПЭ</w:t>
            </w:r>
            <w:r>
              <w:t xml:space="preserve">. </w:t>
            </w:r>
          </w:p>
        </w:tc>
        <w:tc>
          <w:tcPr>
            <w:tcW w:w="1843" w:type="dxa"/>
            <w:shd w:val="clear" w:color="auto" w:fill="auto"/>
          </w:tcPr>
          <w:p w:rsidR="00D414E0" w:rsidRPr="00813BAF" w:rsidRDefault="00D414E0" w:rsidP="00337717">
            <w:pPr>
              <w:ind w:firstLine="0"/>
            </w:pPr>
            <w:r>
              <w:t>Данные файлов</w:t>
            </w:r>
          </w:p>
        </w:tc>
      </w:tr>
      <w:tr w:rsidR="00D414E0" w:rsidRPr="003D09F8" w:rsidTr="009322EE">
        <w:trPr>
          <w:trHeight w:val="419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 xml:space="preserve">Фактическое </w:t>
            </w:r>
            <w:r>
              <w:t xml:space="preserve">значение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Pr="00813BAF" w:rsidRDefault="00D414E0" w:rsidP="00337717">
            <w:pPr>
              <w:ind w:firstLine="317"/>
            </w:pPr>
            <w:r>
              <w:rPr>
                <w:spacing w:val="-10"/>
              </w:rPr>
              <w:t>Данные формируются</w:t>
            </w:r>
            <w:r>
              <w:t xml:space="preserve"> из файлов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 xml:space="preserve"> пункт 4 поле «Вып., сут.».  Источник – </w:t>
            </w:r>
            <w:r w:rsidRPr="00434D6E">
              <w:t>КПЭ</w:t>
            </w:r>
            <w:r>
              <w:t xml:space="preserve">. </w:t>
            </w:r>
          </w:p>
        </w:tc>
        <w:tc>
          <w:tcPr>
            <w:tcW w:w="1843" w:type="dxa"/>
            <w:shd w:val="clear" w:color="auto" w:fill="auto"/>
          </w:tcPr>
          <w:p w:rsidR="00D414E0" w:rsidRPr="00813BAF" w:rsidRDefault="00D414E0" w:rsidP="00337717">
            <w:pPr>
              <w:ind w:firstLine="0"/>
            </w:pPr>
            <w:r>
              <w:t>Данные файлов</w:t>
            </w:r>
          </w:p>
        </w:tc>
      </w:tr>
      <w:tr w:rsidR="00D414E0" w:rsidRPr="003D09F8" w:rsidTr="009322EE">
        <w:trPr>
          <w:trHeight w:val="1164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>Выполнение рассчитывается</w:t>
            </w:r>
          </w:p>
          <w:p w:rsidR="00D414E0" w:rsidRPr="001E7C2B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1E7C2B">
              <w:t>, где</w:t>
            </w:r>
          </w:p>
          <w:p w:rsidR="00D414E0" w:rsidRPr="001E7C2B" w:rsidRDefault="00D414E0" w:rsidP="00337717"/>
          <w:p w:rsidR="00D414E0" w:rsidRPr="00D86AB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</m:oMath>
            <w:r w:rsidR="00D414E0" w:rsidRPr="001E7C2B">
              <w:t xml:space="preserve"> – </w:t>
            </w:r>
            <w:r w:rsidR="00D414E0" w:rsidRPr="00D86AB0">
              <w:t xml:space="preserve">выполнение плана сдачи, %. Округляется до </w:t>
            </w:r>
            <w:r w:rsidR="004B1051">
              <w:t>2</w:t>
            </w:r>
            <w:r w:rsidR="00D414E0" w:rsidRPr="00D86AB0">
              <w:t xml:space="preserve"> знак</w:t>
            </w:r>
            <w:r w:rsidR="004B1051">
              <w:t>ов</w:t>
            </w:r>
            <w:r w:rsidR="00D414E0" w:rsidRPr="00D86AB0">
              <w:t xml:space="preserve"> после запятой для </w:t>
            </w:r>
            <w:r w:rsidR="00D414E0" w:rsidRPr="00D86AB0">
              <w:rPr>
                <w:spacing w:val="-2"/>
              </w:rPr>
              <w:t xml:space="preserve">ДНЦ </w:t>
            </w:r>
            <w:r w:rsidR="00D414E0" w:rsidRPr="00D86AB0">
              <w:t>(участковых, узловых), ТНЦ, ДГПС, ДГТ, ДГЦ.</w:t>
            </w:r>
          </w:p>
          <w:p w:rsidR="00D414E0" w:rsidRPr="00D86AB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D86AB0">
              <w:t xml:space="preserve"> – фактическое значение сдачи, ваг;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D86AB0">
              <w:t xml:space="preserve"> - плановое значение сдачи, ваг.</w:t>
            </w:r>
            <w:r w:rsidR="00D414E0">
              <w:t xml:space="preserve"> </w:t>
            </w:r>
          </w:p>
          <w:p w:rsidR="00D414E0" w:rsidRDefault="00D414E0" w:rsidP="00337717">
            <w:pPr>
              <w:ind w:firstLine="317"/>
            </w:pPr>
            <w:r>
              <w:t>План выполнен в случае, если процент выполнения плана больше или равен 100%.</w:t>
            </w:r>
          </w:p>
          <w:p w:rsidR="00D414E0" w:rsidRPr="00B640F0" w:rsidRDefault="00D414E0" w:rsidP="00337717">
            <w:pPr>
              <w:ind w:firstLine="317"/>
            </w:pPr>
            <w:r>
              <w:t>В</w:t>
            </w:r>
            <w:r w:rsidRPr="00B640F0">
              <w:t>ыполнени</w:t>
            </w:r>
            <w:r>
              <w:t>е</w:t>
            </w:r>
            <w:r w:rsidRPr="00B640F0">
              <w:t xml:space="preserve"> плана сдачи вагонов </w:t>
            </w:r>
            <w:r>
              <w:t xml:space="preserve">рассчитывается </w:t>
            </w:r>
            <w:r w:rsidRPr="00B640F0">
              <w:t xml:space="preserve">для каждого </w:t>
            </w:r>
            <w:r w:rsidRPr="00B640F0">
              <w:rPr>
                <w:spacing w:val="-2"/>
              </w:rPr>
              <w:t xml:space="preserve">ДНЦ </w:t>
            </w:r>
            <w:r w:rsidRPr="00B640F0">
              <w:t>(участковых, узловых), ТНЦ, ДГПС, ДГТ, ДГЦ чья смена попадает в расчетные сутки.</w:t>
            </w:r>
          </w:p>
          <w:p w:rsidR="00D414E0" w:rsidRPr="00B640F0" w:rsidRDefault="00D414E0" w:rsidP="00337717">
            <w:pPr>
              <w:ind w:firstLine="317"/>
            </w:pPr>
            <w:r>
              <w:t>Для диспетчеров</w:t>
            </w:r>
            <w:r w:rsidRPr="00B640F0">
              <w:t xml:space="preserve"> расчет производится: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диспетчера ночной смены, чья смена заканчивается в расчетные сутки;</w:t>
            </w:r>
          </w:p>
          <w:p w:rsidR="00D414E0" w:rsidRDefault="00D414E0" w:rsidP="00337717">
            <w:pPr>
              <w:ind w:firstLine="317"/>
            </w:pPr>
            <w:r w:rsidRPr="00B640F0">
              <w:t>- для дневной смены, чья смена попадает в расчетные сутки.</w:t>
            </w:r>
          </w:p>
          <w:p w:rsidR="00D414E0" w:rsidRDefault="00D414E0" w:rsidP="00337717">
            <w:pPr>
              <w:ind w:firstLine="317"/>
            </w:pPr>
          </w:p>
        </w:tc>
        <w:tc>
          <w:tcPr>
            <w:tcW w:w="1843" w:type="dxa"/>
            <w:shd w:val="clear" w:color="auto" w:fill="auto"/>
          </w:tcPr>
          <w:p w:rsidR="00D414E0" w:rsidRDefault="00D414E0" w:rsidP="00337717">
            <w:pPr>
              <w:ind w:hanging="108"/>
            </w:pPr>
            <w:r>
              <w:t xml:space="preserve"> </w:t>
            </w:r>
            <w:r w:rsidRPr="00263689">
              <w:t>Расчет в Системе</w:t>
            </w:r>
          </w:p>
        </w:tc>
      </w:tr>
      <w:tr w:rsidR="00D414E0" w:rsidRPr="00813BAF" w:rsidTr="00337717">
        <w:trPr>
          <w:trHeight w:val="563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7</w:t>
            </w:r>
          </w:p>
        </w:tc>
        <w:tc>
          <w:tcPr>
            <w:tcW w:w="13892" w:type="dxa"/>
            <w:gridSpan w:val="3"/>
          </w:tcPr>
          <w:p w:rsidR="00D414E0" w:rsidRPr="006A457E" w:rsidRDefault="00D414E0" w:rsidP="00337717">
            <w:pPr>
              <w:spacing w:line="235" w:lineRule="auto"/>
              <w:ind w:firstLine="34"/>
              <w:rPr>
                <w:b/>
                <w:strike/>
              </w:rPr>
            </w:pPr>
            <w:r w:rsidRPr="006A457E">
              <w:rPr>
                <w:b/>
              </w:rPr>
              <w:t xml:space="preserve">Выполнение плана среднего веса </w:t>
            </w:r>
            <w:r w:rsidRPr="006A457E">
              <w:rPr>
                <w:b/>
                <w:spacing w:val="-1"/>
              </w:rPr>
              <w:t xml:space="preserve">отправленных грузовых поездов </w:t>
            </w:r>
            <w:r>
              <w:rPr>
                <w:b/>
                <w:spacing w:val="-1"/>
              </w:rPr>
              <w:t>(</w:t>
            </w:r>
            <w:r w:rsidRPr="006A457E">
              <w:rPr>
                <w:b/>
                <w:spacing w:val="-10"/>
              </w:rPr>
              <w:t>без учета в</w:t>
            </w:r>
            <w:r>
              <w:rPr>
                <w:b/>
                <w:spacing w:val="-10"/>
              </w:rPr>
              <w:t>ывозных и передаточных поездов.)</w:t>
            </w:r>
          </w:p>
          <w:p w:rsidR="00D414E0" w:rsidRPr="006A4EDB" w:rsidRDefault="00D414E0" w:rsidP="00337717">
            <w:pPr>
              <w:ind w:firstLine="33"/>
            </w:pPr>
            <w:r w:rsidRPr="006A457E">
              <w:t>Для</w:t>
            </w:r>
            <w:r w:rsidRPr="006A4EDB">
              <w:t xml:space="preserve"> </w:t>
            </w:r>
            <w:r w:rsidRPr="006A4EDB">
              <w:rPr>
                <w:spacing w:val="-10"/>
              </w:rPr>
              <w:t>ДНЦ</w:t>
            </w:r>
            <w:r>
              <w:rPr>
                <w:spacing w:val="-10"/>
              </w:rPr>
              <w:t xml:space="preserve"> (узлового)</w:t>
            </w:r>
            <w:r w:rsidRPr="006A4EDB">
              <w:t xml:space="preserve"> расчет производится за каждую смену с нарастающим итогом</w:t>
            </w:r>
            <w:r w:rsidRPr="00A632F4">
              <w:t xml:space="preserve"> </w:t>
            </w:r>
            <w:r>
              <w:t>за месяц</w:t>
            </w:r>
            <w:r w:rsidRPr="006A4EDB">
              <w:t>.</w:t>
            </w:r>
          </w:p>
          <w:p w:rsidR="00D414E0" w:rsidRPr="006A4EDB" w:rsidRDefault="00D414E0" w:rsidP="00337717">
            <w:pPr>
              <w:ind w:firstLine="33"/>
            </w:pPr>
            <w:r w:rsidRPr="006A4EDB">
              <w:t xml:space="preserve">Для </w:t>
            </w:r>
            <w:r w:rsidRPr="006A4EDB">
              <w:rPr>
                <w:rStyle w:val="12"/>
                <w:rFonts w:eastAsiaTheme="minorHAnsi"/>
                <w:szCs w:val="28"/>
              </w:rPr>
              <w:t>ДГЦ, ДГТ</w:t>
            </w:r>
            <w:r w:rsidRPr="006A4EDB">
              <w:t xml:space="preserve"> расчет производится за каждые сутки с нарастающим итогом</w:t>
            </w:r>
            <w:r>
              <w:t xml:space="preserve"> за месяц</w:t>
            </w:r>
            <w:r w:rsidRPr="006A4EDB">
              <w:t>.</w:t>
            </w:r>
          </w:p>
          <w:p w:rsidR="00D414E0" w:rsidRDefault="00D414E0" w:rsidP="00337717">
            <w:pPr>
              <w:ind w:firstLine="33"/>
            </w:pPr>
            <w:r w:rsidRPr="006A4EDB">
              <w:t xml:space="preserve">Для </w:t>
            </w:r>
            <w:r w:rsidRPr="006A4EDB">
              <w:rPr>
                <w:spacing w:val="-10"/>
              </w:rPr>
              <w:t>ДГПС</w:t>
            </w:r>
            <w:r w:rsidRPr="006A4EDB">
              <w:t xml:space="preserve"> расчет производится за месяц.</w:t>
            </w:r>
          </w:p>
          <w:p w:rsidR="00D414E0" w:rsidRPr="00B77530" w:rsidRDefault="00D414E0" w:rsidP="00337717">
            <w:pPr>
              <w:ind w:firstLine="33"/>
              <w:rPr>
                <w:b/>
              </w:rPr>
            </w:pPr>
          </w:p>
        </w:tc>
      </w:tr>
      <w:tr w:rsidR="00D414E0" w:rsidRPr="00813BAF" w:rsidTr="009322EE">
        <w:trPr>
          <w:trHeight w:val="32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</w:pPr>
            <w:r w:rsidRPr="00813BAF">
              <w:t>Плановое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>Для ДНЦ (узловой) – план вв</w:t>
            </w:r>
            <w:r w:rsidRPr="00813BAF">
              <w:t>одится вручную</w:t>
            </w:r>
            <w:r>
              <w:t>.</w:t>
            </w:r>
          </w:p>
          <w:p w:rsidR="00D414E0" w:rsidRDefault="00D414E0" w:rsidP="00337717">
            <w:pPr>
              <w:ind w:firstLine="317"/>
            </w:pPr>
            <w:r>
              <w:t>Для ДГПС – план вв</w:t>
            </w:r>
            <w:r w:rsidRPr="00813BAF">
              <w:t>одится вручную</w:t>
            </w:r>
            <w:r>
              <w:t>.</w:t>
            </w:r>
          </w:p>
          <w:p w:rsidR="00D414E0" w:rsidRDefault="00D414E0" w:rsidP="00337717">
            <w:pPr>
              <w:ind w:firstLine="317"/>
            </w:pPr>
            <w:r w:rsidRPr="00F511D4">
              <w:rPr>
                <w:spacing w:val="-10"/>
              </w:rPr>
              <w:t>ДГЦ, ДГТ</w:t>
            </w:r>
            <w:r>
              <w:rPr>
                <w:spacing w:val="-10"/>
              </w:rPr>
              <w:t xml:space="preserve"> - данные</w:t>
            </w:r>
            <w:r>
              <w:t xml:space="preserve"> из файла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 xml:space="preserve">, пункт 5.1 поле «План». Данные файла формируются на основании данных КПЭ. </w:t>
            </w:r>
            <w:r w:rsidRPr="00572890">
              <w:t xml:space="preserve">Файл нарабатывается в </w:t>
            </w:r>
            <w:r w:rsidRPr="009632FA">
              <w:t xml:space="preserve">регламенте в </w:t>
            </w:r>
            <w:r w:rsidR="00CE0907" w:rsidRPr="009632FA">
              <w:t>03</w:t>
            </w:r>
            <w:r w:rsidRPr="009632FA">
              <w:t xml:space="preserve"> часов </w:t>
            </w:r>
            <w:r w:rsidR="00CE0907" w:rsidRPr="009632FA">
              <w:t>00</w:t>
            </w:r>
            <w:r w:rsidRPr="009632FA">
              <w:t xml:space="preserve"> минут, каждые</w:t>
            </w:r>
            <w:r>
              <w:t xml:space="preserve"> сутки.</w:t>
            </w:r>
          </w:p>
          <w:p w:rsidR="00D414E0" w:rsidRDefault="00D414E0" w:rsidP="00337717"/>
        </w:tc>
        <w:tc>
          <w:tcPr>
            <w:tcW w:w="1843" w:type="dxa"/>
          </w:tcPr>
          <w:p w:rsidR="00D414E0" w:rsidRPr="00813BAF" w:rsidRDefault="00D414E0" w:rsidP="00337717">
            <w:pPr>
              <w:ind w:firstLine="35"/>
            </w:pPr>
            <w:r w:rsidRPr="003D09F8">
              <w:t>Ввод вручную</w:t>
            </w:r>
            <w:r>
              <w:t>, данные файлов.</w:t>
            </w:r>
          </w:p>
        </w:tc>
      </w:tr>
      <w:tr w:rsidR="00D414E0" w:rsidRPr="00813BAF" w:rsidTr="009322EE">
        <w:trPr>
          <w:trHeight w:val="76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4"/>
              <w:rPr>
                <w:bCs/>
              </w:rPr>
            </w:pPr>
            <w:r w:rsidRPr="00813BAF">
              <w:t>Фактическое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</w:pPr>
            <w:r w:rsidRPr="009D6710">
              <w:rPr>
                <w:b/>
              </w:rPr>
              <w:t>Расчет значения для ДНЦ.</w:t>
            </w:r>
            <w:r w:rsidRPr="00E367AF">
              <w:t xml:space="preserve"> </w:t>
            </w:r>
          </w:p>
          <w:p w:rsidR="00D414E0" w:rsidRDefault="00D414E0" w:rsidP="00337717">
            <w:pPr>
              <w:pStyle w:val="a7"/>
              <w:numPr>
                <w:ilvl w:val="0"/>
                <w:numId w:val="16"/>
              </w:numPr>
            </w:pPr>
            <w:r>
              <w:t xml:space="preserve">Расчет производится через </w:t>
            </w:r>
            <w:r w:rsidRPr="00CE0907">
              <w:t>(12 часов)</w:t>
            </w:r>
            <w:r>
              <w:t xml:space="preserve"> после окончания расчетного периода времени.</w:t>
            </w:r>
          </w:p>
          <w:p w:rsidR="00D414E0" w:rsidRDefault="00D414E0" w:rsidP="00337717">
            <w:pPr>
              <w:pStyle w:val="a7"/>
              <w:numPr>
                <w:ilvl w:val="0"/>
                <w:numId w:val="16"/>
              </w:numPr>
            </w:pPr>
            <w:r>
              <w:t>Порядок определения поездов для расчета показателя.</w:t>
            </w:r>
          </w:p>
          <w:p w:rsidR="00D414E0" w:rsidRPr="00C30C68" w:rsidRDefault="00D414E0" w:rsidP="00C30C68">
            <w:pPr>
              <w:rPr>
                <w:rFonts w:eastAsiaTheme="minorHAnsi"/>
                <w:sz w:val="28"/>
                <w:szCs w:val="28"/>
              </w:rPr>
            </w:pPr>
            <w:r w:rsidRPr="00C30C68">
              <w:t xml:space="preserve">2.1 За расчетный период (за смену) выбирается самая поздняя операция по отправлению для каждого поезда своего формирования со станций узла ДНЦ для которого производится расчет. </w:t>
            </w:r>
            <w:r w:rsidRPr="00C30C68">
              <w:rPr>
                <w:rStyle w:val="12"/>
                <w:rFonts w:eastAsiaTheme="minorHAnsi"/>
                <w:color w:val="auto"/>
                <w:sz w:val="24"/>
                <w:szCs w:val="24"/>
              </w:rPr>
              <w:t>При расчете среднего веса отправленных грузовых поездов своего формирования отправленный поезд принимается к учету для узлового диспетчера, в смену которого поезд был отправлен со станции, входящей в диспетчерский участок. В случае отцепки/прицепки вагонов к поезду на станциях, входящих в диспетчерский участок, вес поезда учитывается по большему его значению</w:t>
            </w:r>
            <w:r w:rsidRPr="00C30C68">
              <w:rPr>
                <w:rStyle w:val="12"/>
                <w:rFonts w:eastAsiaTheme="minorHAnsi"/>
                <w:color w:val="auto"/>
                <w:sz w:val="28"/>
                <w:szCs w:val="28"/>
              </w:rPr>
              <w:t>.</w:t>
            </w:r>
          </w:p>
          <w:p w:rsidR="00D414E0" w:rsidRDefault="00D414E0" w:rsidP="00337717">
            <w:pPr>
              <w:ind w:firstLine="567"/>
            </w:pPr>
            <w:r>
              <w:t>По каждому поезду выбирается вся цепочка операций с момента формирования поезда.</w:t>
            </w:r>
          </w:p>
          <w:p w:rsidR="00D414E0" w:rsidRDefault="00D414E0" w:rsidP="00337717">
            <w:pPr>
              <w:ind w:firstLine="567"/>
            </w:pPr>
            <w:r>
              <w:t xml:space="preserve">2.2 Из выбранного </w:t>
            </w:r>
            <w:r w:rsidRPr="00C30C68">
              <w:t>перечня определяются</w:t>
            </w:r>
            <w:r>
              <w:t xml:space="preserve"> поезда, у которых по всей цепочке операций с поездом есть операция формирования со станции ДНЦ (узлового) или формирования и прицепки</w:t>
            </w:r>
            <w:r w:rsidRPr="00EC4F29">
              <w:t>/</w:t>
            </w:r>
            <w:r>
              <w:t>отцепки вагонов;</w:t>
            </w:r>
          </w:p>
          <w:p w:rsidR="00D414E0" w:rsidRDefault="00D414E0" w:rsidP="00337717">
            <w:pPr>
              <w:ind w:firstLine="567"/>
            </w:pPr>
            <w:r>
              <w:t>2.3 Проверяется принадлежность номера поезда расчетному диапазону номеров.</w:t>
            </w:r>
          </w:p>
          <w:p w:rsidR="00D414E0" w:rsidRDefault="00D414E0" w:rsidP="00337717">
            <w:pPr>
              <w:ind w:firstLine="567"/>
            </w:pPr>
            <w:r>
              <w:t xml:space="preserve">Если </w:t>
            </w:r>
            <w:r w:rsidR="00C30C68">
              <w:t xml:space="preserve">номер поезда </w:t>
            </w:r>
            <w:r>
              <w:t xml:space="preserve">по </w:t>
            </w:r>
            <w:r w:rsidR="00C30C68">
              <w:t xml:space="preserve">всей </w:t>
            </w:r>
            <w:r>
              <w:t>цепочке операций принадлежал расчетному диапазону:</w:t>
            </w:r>
          </w:p>
          <w:p w:rsidR="00D414E0" w:rsidRDefault="00D414E0" w:rsidP="00337717">
            <w:pPr>
              <w:ind w:firstLine="567"/>
            </w:pPr>
            <w:r>
              <w:t>- да – поезд принимается к расчету с наибольшим значением веса до момента операции отправления поезда, со станций узла</w:t>
            </w:r>
            <w:r w:rsidRPr="00EC4F29">
              <w:t xml:space="preserve"> </w:t>
            </w:r>
            <w:r>
              <w:t>ДНЦ для которого производится расчет;</w:t>
            </w:r>
          </w:p>
          <w:p w:rsidR="00D414E0" w:rsidRDefault="00D414E0" w:rsidP="00337717">
            <w:pPr>
              <w:ind w:firstLine="567"/>
            </w:pPr>
            <w:r>
              <w:t>- нет – поезд менял номер с расчетного на не расчетный или наоборот. В расчет принимается поезда с расчетным номером и последней операцией по отправлению с наибольшим значением веса (с учетом прицепки</w:t>
            </w:r>
            <w:r w:rsidRPr="002128ED">
              <w:t>/</w:t>
            </w:r>
            <w:r>
              <w:t xml:space="preserve">отцепки). </w:t>
            </w:r>
          </w:p>
          <w:p w:rsidR="00D414E0" w:rsidRPr="00B52497" w:rsidRDefault="00D414E0" w:rsidP="00337717">
            <w:pPr>
              <w:pStyle w:val="a7"/>
              <w:numPr>
                <w:ilvl w:val="0"/>
                <w:numId w:val="16"/>
              </w:numPr>
            </w:pPr>
            <w:r>
              <w:t>Для</w:t>
            </w:r>
            <w:r w:rsidRPr="00B52497">
              <w:t xml:space="preserve"> отобранно</w:t>
            </w:r>
            <w:r>
              <w:t>го</w:t>
            </w:r>
            <w:r w:rsidRPr="00B52497">
              <w:t xml:space="preserve"> перечн</w:t>
            </w:r>
            <w:r>
              <w:t>я</w:t>
            </w:r>
            <w:r w:rsidRPr="00B52497">
              <w:t xml:space="preserve"> поездов определяется:</w:t>
            </w:r>
          </w:p>
          <w:p w:rsidR="00D414E0" w:rsidRDefault="00D414E0" w:rsidP="00337717">
            <w:pPr>
              <w:ind w:left="459" w:firstLine="0"/>
            </w:pPr>
            <w:r w:rsidRPr="00B52497">
              <w:rPr>
                <w:color w:val="000000" w:themeColor="text1"/>
                <w:shd w:val="clear" w:color="auto" w:fill="FFFFFF"/>
              </w:rPr>
              <w:t>-</w:t>
            </w:r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r w:rsidRPr="00B52497">
              <w:rPr>
                <w:rStyle w:val="12"/>
                <w:rFonts w:eastAsiaTheme="minorHAnsi"/>
                <w:color w:val="auto"/>
                <w:sz w:val="24"/>
                <w:szCs w:val="24"/>
              </w:rPr>
              <w:t>суммарный вес отправленных поездов</w:t>
            </w:r>
            <w:r>
              <w:t>;</w:t>
            </w:r>
          </w:p>
          <w:p w:rsidR="00D414E0" w:rsidRPr="00B52497" w:rsidRDefault="00D414E0" w:rsidP="00337717">
            <w:pPr>
              <w:ind w:left="459" w:firstLine="0"/>
              <w:rPr>
                <w:color w:val="000000" w:themeColor="text1"/>
                <w:shd w:val="clear" w:color="auto" w:fill="FFFFFF"/>
              </w:rPr>
            </w:pPr>
            <w:r w:rsidRPr="00B52497">
              <w:rPr>
                <w:color w:val="000000" w:themeColor="text1"/>
                <w:shd w:val="clear" w:color="auto" w:fill="FFFFFF"/>
              </w:rPr>
              <w:t>-</w:t>
            </w:r>
            <w:r>
              <w:rPr>
                <w:color w:val="000000" w:themeColor="text1"/>
                <w:shd w:val="clear" w:color="auto" w:fill="FFFFFF"/>
              </w:rPr>
              <w:t xml:space="preserve"> суммарное количество поездов.</w:t>
            </w:r>
          </w:p>
          <w:p w:rsidR="00D414E0" w:rsidRDefault="00D414E0" w:rsidP="00337717">
            <w:pPr>
              <w:spacing w:line="235" w:lineRule="auto"/>
              <w:ind w:firstLine="176"/>
              <w:rPr>
                <w:rStyle w:val="12"/>
                <w:rFonts w:eastAsiaTheme="minorHAnsi"/>
                <w:color w:val="auto"/>
                <w:sz w:val="24"/>
                <w:szCs w:val="24"/>
              </w:rPr>
            </w:pPr>
            <w:r>
              <w:t>4</w:t>
            </w:r>
            <w:r w:rsidRPr="00097044">
              <w:t>. Расчет среднего веса</w:t>
            </w:r>
            <w:r>
              <w:t>:</w:t>
            </w:r>
            <w:r w:rsidRPr="00097044">
              <w:t xml:space="preserve"> </w:t>
            </w:r>
            <w:r w:rsidRPr="00673030">
              <w:rPr>
                <w:rStyle w:val="12"/>
                <w:rFonts w:eastAsiaTheme="minorHAnsi"/>
                <w:color w:val="auto"/>
                <w:sz w:val="24"/>
                <w:szCs w:val="24"/>
              </w:rPr>
              <w:t xml:space="preserve">отношение тонно-километров брутто отправленных грузовых поездов своего формирования к суммарному </w:t>
            </w:r>
            <w:r>
              <w:rPr>
                <w:rStyle w:val="12"/>
                <w:rFonts w:eastAsiaTheme="minorHAnsi"/>
                <w:color w:val="auto"/>
                <w:sz w:val="24"/>
                <w:szCs w:val="24"/>
              </w:rPr>
              <w:t xml:space="preserve">количеству </w:t>
            </w:r>
            <w:r w:rsidRPr="00673030">
              <w:rPr>
                <w:rStyle w:val="12"/>
                <w:rFonts w:eastAsiaTheme="minorHAnsi"/>
                <w:color w:val="auto"/>
                <w:sz w:val="24"/>
                <w:szCs w:val="24"/>
              </w:rPr>
              <w:t>отправленных грузовых поездов своего формирования.</w:t>
            </w:r>
            <w:r>
              <w:rPr>
                <w:rStyle w:val="12"/>
                <w:rFonts w:eastAsiaTheme="minorHAnsi"/>
                <w:color w:val="auto"/>
                <w:sz w:val="24"/>
                <w:szCs w:val="24"/>
              </w:rPr>
              <w:t xml:space="preserve"> </w:t>
            </w:r>
          </w:p>
          <w:p w:rsidR="00D414E0" w:rsidRDefault="00D414E0" w:rsidP="00337717">
            <w:pPr>
              <w:spacing w:line="235" w:lineRule="auto"/>
              <w:ind w:firstLine="0"/>
            </w:pPr>
            <w:r>
              <w:t xml:space="preserve">    О</w:t>
            </w:r>
            <w:r w:rsidRPr="00B640F0">
              <w:t xml:space="preserve">кругляется до </w:t>
            </w:r>
            <w:r>
              <w:t>2</w:t>
            </w:r>
            <w:r w:rsidRPr="00B640F0">
              <w:t xml:space="preserve"> знак</w:t>
            </w:r>
            <w:r>
              <w:t>ов</w:t>
            </w:r>
            <w:r w:rsidRPr="00B640F0">
              <w:t xml:space="preserve"> после запятой.</w:t>
            </w:r>
          </w:p>
          <w:p w:rsidR="00D414E0" w:rsidRDefault="00D414E0" w:rsidP="00337717">
            <w:pPr>
              <w:ind w:firstLine="317"/>
              <w:rPr>
                <w:spacing w:val="-10"/>
              </w:rPr>
            </w:pPr>
            <w:r w:rsidRPr="009D6710">
              <w:rPr>
                <w:b/>
              </w:rPr>
              <w:t xml:space="preserve">Расчет значения </w:t>
            </w:r>
            <w:r w:rsidRPr="00933AC7">
              <w:rPr>
                <w:b/>
              </w:rPr>
              <w:t xml:space="preserve">для </w:t>
            </w:r>
            <w:r w:rsidRPr="00933AC7">
              <w:rPr>
                <w:b/>
                <w:spacing w:val="-10"/>
              </w:rPr>
              <w:t>ДГПС</w:t>
            </w:r>
            <w:r w:rsidRPr="00933AC7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 w:rsidRPr="003331EB">
              <w:t>Данные формируются из файла</w:t>
            </w:r>
            <w:r>
              <w:t xml:space="preserve"> Приложения 1, пункт 5.2 поля «Ткм брутто без од.след.», «Км линейного пробега</w:t>
            </w:r>
            <w:r w:rsidRPr="00C30C68">
              <w:t>».</w:t>
            </w:r>
            <w:r>
              <w:t xml:space="preserve"> Данные файла на основании </w:t>
            </w:r>
            <w:r>
              <w:rPr>
                <w:spacing w:val="-10"/>
              </w:rPr>
              <w:t>отчета ЦО-4</w:t>
            </w:r>
            <w:r w:rsidRPr="00A81E05">
              <w:rPr>
                <w:spacing w:val="-10"/>
              </w:rPr>
              <w:t xml:space="preserve"> </w:t>
            </w:r>
            <w:r>
              <w:rPr>
                <w:spacing w:val="-10"/>
              </w:rPr>
              <w:t xml:space="preserve">за месяц. </w:t>
            </w:r>
          </w:p>
          <w:p w:rsidR="00D414E0" w:rsidRDefault="00D414E0" w:rsidP="00337717">
            <w:pPr>
              <w:ind w:firstLine="317"/>
            </w:pPr>
            <w:r w:rsidRPr="003275CB">
              <w:rPr>
                <w:spacing w:val="-10"/>
              </w:rPr>
              <w:lastRenderedPageBreak/>
              <w:t>Средний вес отправленных грузовых поездов (без учета вывозных и передаточных поездов) для ДГПС определяется как отношение тонно-километров брутто отправленных  грузовых поездов ( без учета передаточных и передаточных) к суммарному пробегу ( в поздно-км) отправленных грузовых поездов.</w:t>
            </w:r>
          </w:p>
          <w:p w:rsidR="00D414E0" w:rsidRDefault="00D414E0" w:rsidP="00337717">
            <w:pPr>
              <w:ind w:firstLine="317"/>
            </w:pPr>
            <w:r w:rsidRPr="000248CB">
              <w:t xml:space="preserve">Система должна производить получение файлов </w:t>
            </w:r>
            <w:r w:rsidRPr="00C30C68">
              <w:t xml:space="preserve">11 числа </w:t>
            </w:r>
            <w:r w:rsidR="00C30C68" w:rsidRPr="00C30C68">
              <w:t>12</w:t>
            </w:r>
            <w:r w:rsidRPr="00C30C68">
              <w:t xml:space="preserve"> часов 00 минут, каждого</w:t>
            </w:r>
            <w:r>
              <w:t xml:space="preserve"> месяца.</w:t>
            </w:r>
          </w:p>
          <w:p w:rsidR="00D414E0" w:rsidRDefault="00D414E0" w:rsidP="00337717">
            <w:pPr>
              <w:ind w:firstLine="317"/>
            </w:pPr>
            <w:r>
              <w:t>Фактическое значение определяется:</w:t>
            </w:r>
          </w:p>
          <w:p w:rsidR="00D414E0" w:rsidRPr="00B640F0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ткм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км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*1000</m:t>
              </m:r>
            </m:oMath>
            <w:r w:rsidR="00D414E0" w:rsidRPr="00B640F0">
              <w:t>, где</w:t>
            </w:r>
          </w:p>
          <w:p w:rsidR="00D414E0" w:rsidRPr="00B640F0" w:rsidRDefault="00197DA9" w:rsidP="00337717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B640F0">
              <w:t xml:space="preserve"> – </w:t>
            </w:r>
            <w:r w:rsidR="00D414E0">
              <w:t>фактическое значение среднего веса, т.</w:t>
            </w:r>
            <w:r w:rsidR="00D414E0" w:rsidRPr="00B640F0">
              <w:t xml:space="preserve"> </w:t>
            </w:r>
            <w:r w:rsidR="00D414E0">
              <w:t>О</w:t>
            </w:r>
            <w:r w:rsidR="00D414E0" w:rsidRPr="00B640F0">
              <w:t xml:space="preserve">кругляется до </w:t>
            </w:r>
            <w:r w:rsidR="00D414E0">
              <w:t>1</w:t>
            </w:r>
            <w:r w:rsidR="00D414E0" w:rsidRPr="00B640F0">
              <w:t xml:space="preserve"> знака после запятой.</w:t>
            </w:r>
          </w:p>
          <w:p w:rsidR="00D414E0" w:rsidRPr="008652E7" w:rsidRDefault="00197DA9" w:rsidP="00337717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ткм</m:t>
                  </m:r>
                </m:sub>
              </m:sSub>
            </m:oMath>
            <w:r w:rsidR="00D414E0" w:rsidRPr="00B640F0">
              <w:t xml:space="preserve"> – </w:t>
            </w:r>
            <w:r w:rsidR="00D414E0" w:rsidRPr="008652E7">
              <w:rPr>
                <w:rStyle w:val="12"/>
                <w:rFonts w:eastAsiaTheme="minorHAnsi"/>
                <w:szCs w:val="28"/>
              </w:rPr>
              <w:t>тонно-километр</w:t>
            </w:r>
            <w:r w:rsidR="00D414E0">
              <w:rPr>
                <w:rStyle w:val="12"/>
                <w:rFonts w:eastAsiaTheme="minorHAnsi"/>
                <w:szCs w:val="28"/>
              </w:rPr>
              <w:t>ы</w:t>
            </w:r>
            <w:r w:rsidR="00D414E0" w:rsidRPr="008652E7">
              <w:rPr>
                <w:rStyle w:val="12"/>
                <w:rFonts w:eastAsiaTheme="minorHAnsi"/>
                <w:szCs w:val="28"/>
              </w:rPr>
              <w:t xml:space="preserve"> брутто отправленных грузовых поездов своего формирования</w:t>
            </w:r>
            <w:r w:rsidR="00D414E0">
              <w:rPr>
                <w:rStyle w:val="12"/>
                <w:rFonts w:eastAsiaTheme="minorHAnsi"/>
                <w:szCs w:val="28"/>
              </w:rPr>
              <w:t xml:space="preserve">, поле </w:t>
            </w:r>
            <w:r w:rsidR="00D414E0">
              <w:t>«Ткм брутто без од.след.»</w:t>
            </w:r>
            <w:r w:rsidR="00D414E0" w:rsidRPr="008652E7">
              <w:t>;</w:t>
            </w:r>
          </w:p>
          <w:p w:rsidR="00D414E0" w:rsidRPr="00B640F0" w:rsidRDefault="00197DA9" w:rsidP="00337717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км</m:t>
                  </m:r>
                </m:sub>
              </m:sSub>
            </m:oMath>
            <w:r w:rsidR="00D414E0" w:rsidRPr="00B640F0">
              <w:t xml:space="preserve">- </w:t>
            </w:r>
            <w:r w:rsidR="00D414E0">
              <w:t>суммарный линейный пробег, км, поле «Км линейного пробега»</w:t>
            </w:r>
            <w:r w:rsidR="00D414E0" w:rsidRPr="00B640F0">
              <w:t>.</w:t>
            </w:r>
          </w:p>
          <w:p w:rsidR="00D414E0" w:rsidRDefault="00D414E0" w:rsidP="00337717">
            <w:r w:rsidRPr="00744A99">
              <w:t>Для ДГПС рабочим полигоном более одного отделения</w:t>
            </w:r>
            <w:r>
              <w:t xml:space="preserve"> расчет значения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ткм</m:t>
                  </m:r>
                </m:sub>
              </m:sSub>
            </m:oMath>
            <w:r w:rsidRPr="00744A99">
              <w:rPr>
                <w:rStyle w:val="12"/>
                <w:rFonts w:eastAsiaTheme="minorHAnsi"/>
                <w:szCs w:val="28"/>
              </w:rPr>
              <w:t>,</w:t>
            </w:r>
            <w:r w:rsidRPr="00744A99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км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 расчитываются как среднее арифметическое </w:t>
            </w:r>
            <w:r w:rsidRPr="00744A99">
              <w:t>по соответствующим отделениям.</w:t>
            </w:r>
            <w:r>
              <w:t xml:space="preserve"> </w:t>
            </w:r>
          </w:p>
          <w:p w:rsidR="00D414E0" w:rsidRDefault="00D414E0" w:rsidP="00337717">
            <w:pPr>
              <w:spacing w:line="235" w:lineRule="auto"/>
              <w:ind w:firstLine="317"/>
              <w:rPr>
                <w:b/>
              </w:rPr>
            </w:pPr>
          </w:p>
          <w:p w:rsidR="00D414E0" w:rsidRPr="003331EB" w:rsidRDefault="00D414E0" w:rsidP="00337717">
            <w:pPr>
              <w:spacing w:line="235" w:lineRule="auto"/>
              <w:ind w:firstLine="317"/>
            </w:pPr>
            <w:r w:rsidRPr="009D6710">
              <w:rPr>
                <w:b/>
              </w:rPr>
              <w:t xml:space="preserve">Расчет значения </w:t>
            </w:r>
            <w:r w:rsidRPr="00933AC7">
              <w:rPr>
                <w:b/>
              </w:rPr>
              <w:t xml:space="preserve">для </w:t>
            </w:r>
            <w:r w:rsidRPr="00933AC7">
              <w:rPr>
                <w:rStyle w:val="12"/>
                <w:rFonts w:eastAsiaTheme="minorHAnsi"/>
                <w:b/>
                <w:color w:val="auto"/>
                <w:sz w:val="24"/>
                <w:szCs w:val="24"/>
              </w:rPr>
              <w:t>ДГЦ, ДГТ</w:t>
            </w:r>
            <w:r w:rsidRPr="00933AC7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 w:rsidRPr="003331EB">
              <w:t xml:space="preserve">Данные формируются из файла </w:t>
            </w:r>
            <w:r>
              <w:t>Приложение 1, пункт 5.1, поле «Вып.сут.».</w:t>
            </w:r>
          </w:p>
          <w:p w:rsidR="00D414E0" w:rsidRPr="00813BAF" w:rsidRDefault="00D414E0" w:rsidP="00C30C68">
            <w:pPr>
              <w:spacing w:line="235" w:lineRule="auto"/>
              <w:ind w:firstLine="317"/>
            </w:pPr>
            <w:r w:rsidRPr="000248CB">
              <w:t xml:space="preserve">Система должна производить получение файлов </w:t>
            </w:r>
            <w:r w:rsidR="00C30C68" w:rsidRPr="00C30C68">
              <w:t>03</w:t>
            </w:r>
            <w:r w:rsidRPr="00C30C68">
              <w:t xml:space="preserve"> часов </w:t>
            </w:r>
            <w:r w:rsidR="00C30C68" w:rsidRPr="00C30C68">
              <w:t>00</w:t>
            </w:r>
            <w:r w:rsidRPr="00C30C68">
              <w:t xml:space="preserve"> минут,</w:t>
            </w:r>
            <w:r w:rsidRPr="000248CB">
              <w:t xml:space="preserve"> </w:t>
            </w:r>
            <w:r>
              <w:t>каждые сутки. Данные файла формируются на основании данных КПЭ.</w:t>
            </w: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35"/>
            </w:pPr>
            <w:r w:rsidRPr="003D09F8">
              <w:lastRenderedPageBreak/>
              <w:t>Ввод вручную</w:t>
            </w:r>
            <w:r>
              <w:t>, данные файлов.</w:t>
            </w:r>
          </w:p>
        </w:tc>
      </w:tr>
      <w:tr w:rsidR="00D414E0" w:rsidRPr="00813BAF" w:rsidTr="009322EE">
        <w:trPr>
          <w:trHeight w:val="1124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shd w:val="clear" w:color="auto" w:fill="FFFFFF"/>
              <w:spacing w:line="235" w:lineRule="auto"/>
              <w:ind w:firstLine="34"/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>
              <w:t>)</w:t>
            </w:r>
          </w:p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4"/>
              <w:rPr>
                <w:bCs/>
              </w:rPr>
            </w:pPr>
          </w:p>
        </w:tc>
        <w:tc>
          <w:tcPr>
            <w:tcW w:w="10489" w:type="dxa"/>
          </w:tcPr>
          <w:p w:rsidR="00D414E0" w:rsidRPr="00E85D2D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Pr="00E85D2D" w:rsidRDefault="00D414E0" w:rsidP="00337717">
            <w:pPr>
              <w:ind w:firstLine="317"/>
            </w:pPr>
            <w:r w:rsidRPr="00E85D2D">
              <w:t>План рассчитывается:</w:t>
            </w:r>
            <w:r>
              <w:t xml:space="preserve"> </w:t>
            </w:r>
          </w:p>
          <w:p w:rsidR="00D414E0" w:rsidRPr="009632FA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9632FA">
              <w:t>, где</w:t>
            </w:r>
          </w:p>
          <w:p w:rsidR="00D414E0" w:rsidRPr="009632FA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 w:rsidR="00D414E0" w:rsidRPr="009632FA">
              <w:t xml:space="preserve"> – выполнение плана среднего веса, %. Округляется до 2 знаков после запятой для </w:t>
            </w:r>
            <w:r w:rsidR="00D414E0" w:rsidRPr="009632FA">
              <w:rPr>
                <w:rStyle w:val="12"/>
                <w:rFonts w:eastAsiaTheme="minorHAnsi"/>
                <w:color w:val="auto"/>
                <w:sz w:val="24"/>
                <w:szCs w:val="24"/>
              </w:rPr>
              <w:t>ДНЦ (узловой)</w:t>
            </w:r>
            <w:r w:rsidR="00D414E0" w:rsidRPr="009632FA">
              <w:t>, до 1 знаков после запятой для ДГПС, ДГЦ, ДГТ.</w:t>
            </w:r>
          </w:p>
          <w:p w:rsidR="00D414E0" w:rsidRPr="009632FA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9632FA">
              <w:t xml:space="preserve"> – фактическое значение среднего веса</w:t>
            </w:r>
            <w:r w:rsidR="009632FA">
              <w:t>, т</w:t>
            </w:r>
            <w:r w:rsidR="00D414E0" w:rsidRPr="009632FA">
              <w:t>;</w:t>
            </w:r>
          </w:p>
          <w:p w:rsidR="00D414E0" w:rsidRPr="009632FA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9632FA">
              <w:t xml:space="preserve"> - плановое значение среднего веса</w:t>
            </w:r>
            <w:r w:rsidR="009632FA">
              <w:t>, т</w:t>
            </w:r>
            <w:r w:rsidR="00D414E0" w:rsidRPr="009632FA">
              <w:t xml:space="preserve">. </w:t>
            </w:r>
          </w:p>
          <w:p w:rsidR="00D414E0" w:rsidRPr="009632FA" w:rsidRDefault="00D414E0" w:rsidP="00337717">
            <w:pPr>
              <w:ind w:firstLine="317"/>
              <w:rPr>
                <w:b/>
                <w:spacing w:val="-2"/>
              </w:rPr>
            </w:pPr>
            <w:r w:rsidRPr="009632FA">
              <w:rPr>
                <w:b/>
                <w:spacing w:val="-2"/>
              </w:rPr>
              <w:t xml:space="preserve"> </w:t>
            </w:r>
          </w:p>
          <w:p w:rsidR="00D414E0" w:rsidRPr="00E85D2D" w:rsidRDefault="00D414E0" w:rsidP="00337717">
            <w:pPr>
              <w:ind w:firstLine="317"/>
              <w:rPr>
                <w:spacing w:val="-2"/>
              </w:rPr>
            </w:pPr>
            <w:r w:rsidRPr="00E85D2D">
              <w:rPr>
                <w:spacing w:val="-2"/>
              </w:rPr>
              <w:t>Дополнительные условия расчета для ДГПС</w:t>
            </w:r>
            <w:r>
              <w:t>:</w:t>
            </w:r>
          </w:p>
          <w:p w:rsidR="00D414E0" w:rsidRPr="00E85D2D" w:rsidRDefault="00D414E0" w:rsidP="00337717">
            <w:pPr>
              <w:pStyle w:val="a7"/>
              <w:numPr>
                <w:ilvl w:val="0"/>
                <w:numId w:val="36"/>
              </w:numPr>
              <w:ind w:left="0" w:firstLine="33"/>
            </w:pPr>
            <w:r w:rsidRPr="00D2353A">
              <w:rPr>
                <w:spacing w:val="-2"/>
              </w:rPr>
              <w:t>Для ДГПС.</w:t>
            </w:r>
            <w:r w:rsidRPr="00A64A50">
              <w:rPr>
                <w:spacing w:val="-2"/>
              </w:rPr>
              <w:t xml:space="preserve"> В случае, если в район управления ДГПС входит более одного отделения,</w:t>
            </w:r>
            <w:r w:rsidRPr="00755483">
              <w:t xml:space="preserve"> рассчитывается отношение суммарного фактического среднего веса на отделениях, входящих в район управления, к сумме плановых значений среднего веса для этих отделений.</w:t>
            </w:r>
          </w:p>
          <w:p w:rsidR="00D414E0" w:rsidRPr="00E85D2D" w:rsidRDefault="00D414E0" w:rsidP="00337717">
            <w:pPr>
              <w:pStyle w:val="a7"/>
              <w:numPr>
                <w:ilvl w:val="0"/>
                <w:numId w:val="36"/>
              </w:numPr>
              <w:ind w:left="0" w:firstLine="33"/>
            </w:pPr>
            <w:r>
              <w:rPr>
                <w:spacing w:val="-2"/>
              </w:rPr>
              <w:t>Для ДГПС</w:t>
            </w:r>
            <w:r w:rsidRPr="00D2353A">
              <w:rPr>
                <w:spacing w:val="-2"/>
              </w:rPr>
              <w:t>.</w:t>
            </w:r>
            <w:r w:rsidRPr="00A64A50">
              <w:rPr>
                <w:spacing w:val="-2"/>
              </w:rPr>
              <w:t xml:space="preserve"> </w:t>
            </w:r>
            <w:r w:rsidRPr="00E85D2D">
              <w:t>Расчет (в%) выполнения показателей премирования, учет которых производится по итогам работы за месяц, в случаях работы ДГПС на двух и более районах управления (диспетчерских участках) в течение месяца осуществляется по формуле:</w:t>
            </w:r>
          </w:p>
          <w:p w:rsidR="00D414E0" w:rsidRPr="00E85D2D" w:rsidRDefault="00197DA9" w:rsidP="00337717">
            <w:pPr>
              <w:shd w:val="clear" w:color="auto" w:fill="FFFFFF" w:themeFill="background1"/>
              <w:spacing w:line="235" w:lineRule="auto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мес погр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мес</m:t>
                      </m:r>
                    </m:sub>
                  </m:sSub>
                </m:den>
              </m:f>
            </m:oMath>
            <w:r w:rsidR="00D414E0" w:rsidRPr="00E85D2D">
              <w:rPr>
                <w:i/>
              </w:rPr>
              <w:t xml:space="preserve">, </w:t>
            </w:r>
            <w:r w:rsidR="00D414E0" w:rsidRPr="00E85D2D">
              <w:t>где</w:t>
            </w:r>
          </w:p>
          <w:tbl>
            <w:tblPr>
              <w:tblStyle w:val="a8"/>
              <w:tblW w:w="0" w:type="auto"/>
              <w:tblInd w:w="10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540"/>
              <w:gridCol w:w="284"/>
              <w:gridCol w:w="7938"/>
            </w:tblGrid>
            <w:tr w:rsidR="00D414E0" w:rsidRPr="00E85D2D" w:rsidTr="00337717">
              <w:tc>
                <w:tcPr>
                  <w:tcW w:w="236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rPr>
                      <w:rFonts w:eastAsiaTheme="minorEastAsia"/>
                    </w:rPr>
                  </w:pPr>
                  <w:r w:rsidRPr="00E85D2D">
                    <w:t xml:space="preserve">г  </w:t>
                  </w:r>
                </w:p>
              </w:tc>
              <w:tc>
                <w:tcPr>
                  <w:tcW w:w="540" w:type="dxa"/>
                </w:tcPr>
                <w:p w:rsidR="00D414E0" w:rsidRPr="00E85D2D" w:rsidRDefault="00197DA9" w:rsidP="00337717">
                  <w:pPr>
                    <w:shd w:val="clear" w:color="auto" w:fill="FFFFFF" w:themeFill="background1"/>
                    <w:spacing w:line="235" w:lineRule="auto"/>
                    <w:ind w:left="-922" w:firstLine="425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 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rPr>
                      <w:rFonts w:eastAsiaTheme="minorEastAsia"/>
                    </w:rPr>
                  </w:pPr>
                  <w:r w:rsidRPr="00E85D2D">
                    <w:t>–</w:t>
                  </w:r>
                </w:p>
              </w:tc>
              <w:tc>
                <w:tcPr>
                  <w:tcW w:w="7938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  <w:rPr>
                      <w:rFonts w:eastAsiaTheme="minorEastAsia"/>
                    </w:rPr>
                  </w:pPr>
                  <w:r w:rsidRPr="00E85D2D">
                    <w:t xml:space="preserve">выполнение за месяц планового значения показателя на </w:t>
                  </w:r>
                  <w:r w:rsidRPr="00E85D2D">
                    <w:rPr>
                      <w:i/>
                      <w:lang w:val="en-US"/>
                    </w:rPr>
                    <w:t>i</w:t>
                  </w:r>
                  <w:r w:rsidRPr="00E85D2D">
                    <w:t>-м районе управления (диспетчерском участке), %;</w:t>
                  </w:r>
                </w:p>
              </w:tc>
            </w:tr>
            <w:tr w:rsidR="00D414E0" w:rsidRPr="00E85D2D" w:rsidTr="00337717">
              <w:tc>
                <w:tcPr>
                  <w:tcW w:w="236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</w:p>
              </w:tc>
              <w:tc>
                <w:tcPr>
                  <w:tcW w:w="540" w:type="dxa"/>
                </w:tcPr>
                <w:p w:rsidR="00D414E0" w:rsidRPr="00E85D2D" w:rsidRDefault="00197DA9" w:rsidP="00337717">
                  <w:pPr>
                    <w:shd w:val="clear" w:color="auto" w:fill="FFFFFF" w:themeFill="background1"/>
                    <w:spacing w:line="235" w:lineRule="auto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  <w:r w:rsidRPr="00E85D2D">
                    <w:t>–</w:t>
                  </w:r>
                </w:p>
              </w:tc>
              <w:tc>
                <w:tcPr>
                  <w:tcW w:w="7938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</w:pPr>
                  <w:r w:rsidRPr="00E85D2D">
                    <w:rPr>
                      <w:spacing w:val="-2"/>
                    </w:rPr>
                    <w:t xml:space="preserve">количество смен, отработанных ДГПС на </w:t>
                  </w:r>
                  <w:r w:rsidRPr="00E85D2D">
                    <w:rPr>
                      <w:i/>
                      <w:spacing w:val="-2"/>
                      <w:lang w:val="en-US"/>
                    </w:rPr>
                    <w:t>i</w:t>
                  </w:r>
                  <w:r w:rsidRPr="00E85D2D">
                    <w:rPr>
                      <w:spacing w:val="-2"/>
                    </w:rPr>
                    <w:t>-м районе управления (диспетчерском участке) в течение месяца;</w:t>
                  </w:r>
                </w:p>
              </w:tc>
            </w:tr>
            <w:tr w:rsidR="00D414E0" w:rsidRPr="00777FBC" w:rsidTr="00337717">
              <w:tc>
                <w:tcPr>
                  <w:tcW w:w="236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</w:p>
              </w:tc>
              <w:tc>
                <w:tcPr>
                  <w:tcW w:w="540" w:type="dxa"/>
                </w:tcPr>
                <w:p w:rsidR="00D414E0" w:rsidRPr="00E85D2D" w:rsidRDefault="00197DA9" w:rsidP="00337717">
                  <w:pPr>
                    <w:shd w:val="clear" w:color="auto" w:fill="FFFFFF" w:themeFill="background1"/>
                    <w:spacing w:line="235" w:lineRule="auto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</w:tcPr>
                <w:p w:rsidR="00D414E0" w:rsidRPr="00E85D2D" w:rsidRDefault="00D414E0" w:rsidP="00337717">
                  <w:pPr>
                    <w:shd w:val="clear" w:color="auto" w:fill="FFFFFF" w:themeFill="background1"/>
                    <w:spacing w:line="235" w:lineRule="auto"/>
                  </w:pPr>
                  <w:r w:rsidRPr="00E85D2D">
                    <w:t>–</w:t>
                  </w:r>
                </w:p>
              </w:tc>
              <w:tc>
                <w:tcPr>
                  <w:tcW w:w="7938" w:type="dxa"/>
                </w:tcPr>
                <w:p w:rsidR="00D414E0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  <w:rPr>
                      <w:spacing w:val="-2"/>
                    </w:rPr>
                  </w:pPr>
                  <w:r w:rsidRPr="00E85D2D">
                    <w:rPr>
                      <w:spacing w:val="-2"/>
                    </w:rPr>
                    <w:t>общее кол</w:t>
                  </w:r>
                  <w:r>
                    <w:rPr>
                      <w:spacing w:val="-2"/>
                    </w:rPr>
                    <w:t>ичество смен, отработанных ДГПС</w:t>
                  </w:r>
                  <w:r w:rsidRPr="00E85D2D">
                    <w:rPr>
                      <w:spacing w:val="-2"/>
                    </w:rPr>
                    <w:t xml:space="preserve"> в течение месяца.</w:t>
                  </w:r>
                </w:p>
                <w:p w:rsidR="00D414E0" w:rsidRPr="00755483" w:rsidRDefault="00D414E0" w:rsidP="00337717">
                  <w:pPr>
                    <w:shd w:val="clear" w:color="auto" w:fill="FFFFFF" w:themeFill="background1"/>
                    <w:spacing w:line="235" w:lineRule="auto"/>
                    <w:ind w:left="-41" w:firstLine="41"/>
                    <w:rPr>
                      <w:color w:val="002060"/>
                      <w:spacing w:val="-2"/>
                    </w:rPr>
                  </w:pPr>
                </w:p>
              </w:tc>
            </w:tr>
          </w:tbl>
          <w:p w:rsidR="00D414E0" w:rsidRPr="00C80DF5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0"/>
            </w:pPr>
            <w:r w:rsidRPr="00A108B2">
              <w:lastRenderedPageBreak/>
              <w:t>Расчет в Системе</w:t>
            </w:r>
          </w:p>
        </w:tc>
      </w:tr>
      <w:tr w:rsidR="00D414E0" w:rsidRPr="00813BAF" w:rsidTr="00337717">
        <w:trPr>
          <w:trHeight w:val="61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firstLine="113"/>
              <w:rPr>
                <w:b/>
                <w:lang w:val="en-US"/>
              </w:rPr>
            </w:pPr>
            <w:r w:rsidRPr="009632FA">
              <w:rPr>
                <w:b/>
                <w:lang w:val="en-US"/>
              </w:rPr>
              <w:lastRenderedPageBreak/>
              <w:t>8</w:t>
            </w:r>
          </w:p>
        </w:tc>
        <w:tc>
          <w:tcPr>
            <w:tcW w:w="13892" w:type="dxa"/>
            <w:gridSpan w:val="3"/>
            <w:tcBorders>
              <w:bottom w:val="single" w:sz="4" w:space="0" w:color="auto"/>
            </w:tcBorders>
          </w:tcPr>
          <w:p w:rsidR="00D414E0" w:rsidRPr="00781873" w:rsidRDefault="00D414E0" w:rsidP="00337717">
            <w:pPr>
              <w:spacing w:line="235" w:lineRule="auto"/>
              <w:ind w:firstLine="34"/>
              <w:rPr>
                <w:b/>
                <w:spacing w:val="-2"/>
              </w:rPr>
            </w:pPr>
            <w:r w:rsidRPr="00781873">
              <w:rPr>
                <w:b/>
                <w:spacing w:val="-2"/>
              </w:rPr>
              <w:t xml:space="preserve">Выполнение плана среднего веса отправленных грузовых поездов с локомотивами серии БКГ-1 </w:t>
            </w:r>
          </w:p>
          <w:p w:rsidR="00D414E0" w:rsidRPr="00781873" w:rsidRDefault="00D414E0" w:rsidP="00337717">
            <w:pPr>
              <w:ind w:firstLine="34"/>
              <w:rPr>
                <w:spacing w:val="-2"/>
              </w:rPr>
            </w:pPr>
            <w:r w:rsidRPr="00781873">
              <w:t>Рассчитывается для:</w:t>
            </w:r>
            <w:r w:rsidRPr="00781873">
              <w:rPr>
                <w:spacing w:val="-2"/>
              </w:rPr>
              <w:t xml:space="preserve"> ТНЦ  и ДГТ (по всей Белорусской железной дороге) </w:t>
            </w:r>
            <w:r w:rsidRPr="00781873">
              <w:t>сутки с нарастающим итогом за месяц.</w:t>
            </w:r>
          </w:p>
          <w:p w:rsidR="00D414E0" w:rsidRPr="009D346A" w:rsidRDefault="00D414E0" w:rsidP="00337717">
            <w:pPr>
              <w:ind w:firstLine="33"/>
              <w:rPr>
                <w:b/>
              </w:rPr>
            </w:pPr>
          </w:p>
        </w:tc>
      </w:tr>
      <w:tr w:rsidR="00D414E0" w:rsidRPr="00813BAF" w:rsidTr="009322EE">
        <w:trPr>
          <w:trHeight w:val="655"/>
        </w:trPr>
        <w:tc>
          <w:tcPr>
            <w:tcW w:w="562" w:type="dxa"/>
            <w:vMerge/>
            <w:shd w:val="clear" w:color="auto" w:fill="FFFFFF" w:themeFill="background1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D414E0" w:rsidRPr="00813BAF" w:rsidRDefault="00D414E0" w:rsidP="00337717">
            <w:pPr>
              <w:ind w:firstLine="34"/>
            </w:pPr>
            <w:r w:rsidRPr="00813BAF">
              <w:t>План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  <w:shd w:val="clear" w:color="auto" w:fill="FFFFFF" w:themeFill="background1"/>
          </w:tcPr>
          <w:p w:rsidR="00D414E0" w:rsidRPr="00813BAF" w:rsidRDefault="00D414E0" w:rsidP="00337717">
            <w:pPr>
              <w:ind w:firstLine="317"/>
            </w:pPr>
            <w:r>
              <w:t xml:space="preserve">Источник – данные предоставляются </w:t>
            </w:r>
            <w:r w:rsidRPr="00800B5E">
              <w:t>ведущи</w:t>
            </w:r>
            <w:r>
              <w:t>м</w:t>
            </w:r>
            <w:r w:rsidRPr="00800B5E">
              <w:t xml:space="preserve"> инженер</w:t>
            </w:r>
            <w:r>
              <w:t>ом</w:t>
            </w:r>
            <w:r w:rsidRPr="00800B5E">
              <w:t xml:space="preserve"> по эксплуатации локомотивов центра управления перевозками и утверждается руководством службы перевозок.</w:t>
            </w:r>
            <w:r>
              <w:t xml:space="preserve"> </w:t>
            </w:r>
          </w:p>
        </w:tc>
        <w:tc>
          <w:tcPr>
            <w:tcW w:w="1843" w:type="dxa"/>
            <w:shd w:val="clear" w:color="auto" w:fill="FFFFFF" w:themeFill="background1"/>
          </w:tcPr>
          <w:p w:rsidR="00D414E0" w:rsidRPr="00813BAF" w:rsidRDefault="00D414E0" w:rsidP="00337717">
            <w:pPr>
              <w:ind w:firstLine="35"/>
            </w:pPr>
            <w:r w:rsidRPr="003D09F8">
              <w:t>Ввод вручную</w:t>
            </w:r>
          </w:p>
        </w:tc>
      </w:tr>
      <w:tr w:rsidR="00D414E0" w:rsidRPr="00813BAF" w:rsidTr="009322EE">
        <w:trPr>
          <w:trHeight w:val="606"/>
        </w:trPr>
        <w:tc>
          <w:tcPr>
            <w:tcW w:w="562" w:type="dxa"/>
            <w:vMerge/>
            <w:shd w:val="clear" w:color="auto" w:fill="FFFFFF" w:themeFill="background1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D414E0" w:rsidRPr="00813BAF" w:rsidRDefault="00D414E0" w:rsidP="00337717">
            <w:pPr>
              <w:spacing w:line="235" w:lineRule="auto"/>
              <w:ind w:firstLine="34"/>
              <w:rPr>
                <w:spacing w:val="-2"/>
              </w:rPr>
            </w:pPr>
            <w:r w:rsidRPr="00813BAF">
              <w:t>Фактическое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  <w:shd w:val="clear" w:color="auto" w:fill="FFFFFF" w:themeFill="background1"/>
          </w:tcPr>
          <w:p w:rsidR="001D2576" w:rsidRPr="00D86AB0" w:rsidRDefault="001D2576" w:rsidP="001D2576">
            <w:pPr>
              <w:pStyle w:val="a7"/>
              <w:numPr>
                <w:ilvl w:val="0"/>
                <w:numId w:val="38"/>
              </w:numPr>
              <w:rPr>
                <w:spacing w:val="-2"/>
              </w:rPr>
            </w:pPr>
            <w:r w:rsidRPr="00D86AB0">
              <w:t xml:space="preserve">За расчетный период времени работы диспетчера определяется перечень поездов </w:t>
            </w:r>
            <w:r>
              <w:t>отправившихся со станции формирования в смену данного диспетчера</w:t>
            </w:r>
            <w:r w:rsidRPr="00D86AB0">
              <w:t>.</w:t>
            </w:r>
          </w:p>
          <w:p w:rsidR="001D2576" w:rsidRDefault="001D2576" w:rsidP="001D2576">
            <w:pPr>
              <w:pStyle w:val="a7"/>
              <w:numPr>
                <w:ilvl w:val="0"/>
                <w:numId w:val="38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0" w:firstLine="317"/>
              <w:rPr>
                <w:spacing w:val="-2"/>
              </w:rPr>
            </w:pPr>
            <w:r w:rsidRPr="00D86AB0">
              <w:rPr>
                <w:spacing w:val="-2"/>
              </w:rPr>
              <w:t xml:space="preserve">Определить </w:t>
            </w:r>
            <w:r>
              <w:rPr>
                <w:spacing w:val="-2"/>
              </w:rPr>
              <w:t>тип локомотива.</w:t>
            </w:r>
          </w:p>
          <w:p w:rsidR="00D414E0" w:rsidRPr="00800B5E" w:rsidRDefault="001D2576" w:rsidP="001D2576">
            <w:pPr>
              <w:pStyle w:val="a7"/>
              <w:numPr>
                <w:ilvl w:val="0"/>
                <w:numId w:val="38"/>
              </w:numPr>
              <w:shd w:val="clear" w:color="auto" w:fill="FFFFFF"/>
              <w:tabs>
                <w:tab w:val="left" w:pos="459"/>
              </w:tabs>
              <w:spacing w:line="235" w:lineRule="auto"/>
              <w:ind w:left="0" w:firstLine="317"/>
            </w:pPr>
            <w:r>
              <w:rPr>
                <w:spacing w:val="-2"/>
              </w:rPr>
              <w:t>Для локомотивов  БКГ1</w:t>
            </w:r>
            <w:r w:rsidRPr="00D86AB0">
              <w:rPr>
                <w:spacing w:val="-2"/>
              </w:rPr>
              <w:t>,</w:t>
            </w:r>
            <w:r>
              <w:rPr>
                <w:spacing w:val="-2"/>
              </w:rPr>
              <w:t xml:space="preserve"> определить массу состава по отправлению </w:t>
            </w:r>
          </w:p>
        </w:tc>
        <w:tc>
          <w:tcPr>
            <w:tcW w:w="1843" w:type="dxa"/>
            <w:shd w:val="clear" w:color="auto" w:fill="FFFFFF" w:themeFill="background1"/>
          </w:tcPr>
          <w:p w:rsidR="001D2576" w:rsidRDefault="00D414E0" w:rsidP="001D2576">
            <w:pPr>
              <w:ind w:firstLine="0"/>
            </w:pPr>
            <w:r>
              <w:t xml:space="preserve">Данные </w:t>
            </w:r>
            <w:r w:rsidR="001D2576">
              <w:t xml:space="preserve"> </w:t>
            </w:r>
          </w:p>
          <w:p w:rsidR="00D414E0" w:rsidRPr="00855CFD" w:rsidRDefault="001D2576" w:rsidP="001D2576">
            <w:pPr>
              <w:ind w:firstLine="0"/>
            </w:pPr>
            <w:r>
              <w:t>5676</w:t>
            </w:r>
          </w:p>
        </w:tc>
      </w:tr>
      <w:tr w:rsidR="00D414E0" w:rsidRPr="00C80A09" w:rsidTr="009322EE">
        <w:trPr>
          <w:trHeight w:val="924"/>
        </w:trPr>
        <w:tc>
          <w:tcPr>
            <w:tcW w:w="562" w:type="dxa"/>
            <w:vMerge/>
            <w:shd w:val="clear" w:color="auto" w:fill="DEEAF6" w:themeFill="accent1" w:themeFillTint="33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D414E0" w:rsidRPr="009D346A" w:rsidRDefault="00D414E0" w:rsidP="00337717">
            <w:pPr>
              <w:spacing w:line="235" w:lineRule="auto"/>
              <w:ind w:firstLine="34"/>
              <w:rPr>
                <w:spacing w:val="-2"/>
              </w:rPr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  <w:shd w:val="clear" w:color="auto" w:fill="FFFFFF" w:themeFill="background1"/>
          </w:tcPr>
          <w:p w:rsidR="00D414E0" w:rsidRPr="00E85D2D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Pr="00E85D2D" w:rsidRDefault="00D414E0" w:rsidP="00337717">
            <w:pPr>
              <w:ind w:firstLine="317"/>
            </w:pPr>
            <w:r>
              <w:t xml:space="preserve">Выполнение </w:t>
            </w:r>
            <w:r w:rsidRPr="00E85D2D">
              <w:t xml:space="preserve"> рассчитывается:</w:t>
            </w:r>
          </w:p>
          <w:p w:rsidR="00D414E0" w:rsidRPr="00E85D2D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E85D2D">
              <w:t>, где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</m:oMath>
            <w:r w:rsidR="00D414E0" w:rsidRPr="00B926BB">
              <w:t xml:space="preserve"> – выполнение плана </w:t>
            </w:r>
            <w:r w:rsidR="00D414E0" w:rsidRPr="00B926BB">
              <w:rPr>
                <w:spacing w:val="-2"/>
              </w:rPr>
              <w:t>среднего веса отправленных грузовых поездов с локомотивами серии БКГ-1</w:t>
            </w:r>
            <w:r w:rsidR="00D414E0" w:rsidRPr="00B926BB">
              <w:t>. Округляется до 1 зна</w:t>
            </w:r>
            <w:r w:rsidR="00D414E0" w:rsidRPr="00E85D2D">
              <w:t xml:space="preserve">ка после запятой для </w:t>
            </w:r>
            <w:r w:rsidR="00D414E0" w:rsidRPr="009D41CC">
              <w:rPr>
                <w:spacing w:val="-10"/>
              </w:rPr>
              <w:t>ТНЦ, ДГТ</w:t>
            </w:r>
            <w:r w:rsidR="00D414E0" w:rsidRPr="009D41CC">
              <w:t>.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E85D2D">
              <w:t xml:space="preserve"> – фактическое значение </w:t>
            </w:r>
            <w:r w:rsidR="00D414E0" w:rsidRPr="00B926BB">
              <w:rPr>
                <w:spacing w:val="-2"/>
              </w:rPr>
              <w:t>среднего веса</w:t>
            </w:r>
            <w:r w:rsidR="00D414E0" w:rsidRPr="00E85D2D">
              <w:t>, т;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E85D2D">
              <w:t xml:space="preserve"> - плановое значение </w:t>
            </w:r>
            <w:r w:rsidR="00D414E0" w:rsidRPr="00B926BB">
              <w:rPr>
                <w:spacing w:val="-2"/>
              </w:rPr>
              <w:t>среднего веса</w:t>
            </w:r>
            <w:r w:rsidR="00D414E0" w:rsidRPr="00E85D2D">
              <w:t xml:space="preserve">, т. </w:t>
            </w:r>
          </w:p>
          <w:p w:rsidR="00D414E0" w:rsidRPr="002E5C13" w:rsidRDefault="00D414E0" w:rsidP="00337717">
            <w:pPr>
              <w:ind w:firstLine="317"/>
            </w:pPr>
          </w:p>
        </w:tc>
        <w:tc>
          <w:tcPr>
            <w:tcW w:w="1843" w:type="dxa"/>
            <w:shd w:val="clear" w:color="auto" w:fill="FFFFFF" w:themeFill="background1"/>
          </w:tcPr>
          <w:p w:rsidR="00D414E0" w:rsidRDefault="00D414E0" w:rsidP="00337717">
            <w:pPr>
              <w:ind w:firstLine="0"/>
            </w:pPr>
            <w:r w:rsidRPr="00A108B2">
              <w:t>Расчет в Системе</w:t>
            </w:r>
          </w:p>
        </w:tc>
      </w:tr>
      <w:tr w:rsidR="00D414E0" w:rsidRPr="00C80A09" w:rsidTr="00D97F74">
        <w:trPr>
          <w:trHeight w:val="1692"/>
        </w:trPr>
        <w:tc>
          <w:tcPr>
            <w:tcW w:w="562" w:type="dxa"/>
            <w:vMerge w:val="restart"/>
            <w:shd w:val="clear" w:color="auto" w:fill="auto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  <w:r w:rsidRPr="009632FA">
              <w:rPr>
                <w:b/>
              </w:rPr>
              <w:t>9</w:t>
            </w:r>
          </w:p>
        </w:tc>
        <w:tc>
          <w:tcPr>
            <w:tcW w:w="13892" w:type="dxa"/>
            <w:gridSpan w:val="3"/>
            <w:shd w:val="clear" w:color="auto" w:fill="FFFFFF" w:themeFill="background1"/>
          </w:tcPr>
          <w:p w:rsidR="00D414E0" w:rsidRPr="004E7132" w:rsidRDefault="00D414E0" w:rsidP="00337717">
            <w:pPr>
              <w:ind w:firstLine="34"/>
              <w:rPr>
                <w:b/>
                <w:spacing w:val="-2"/>
              </w:rPr>
            </w:pPr>
            <w:r w:rsidRPr="004E7132">
              <w:rPr>
                <w:b/>
                <w:spacing w:val="-2"/>
              </w:rPr>
              <w:t>Выполнение плана производительности поездного локомотива за сутки в процентах.</w:t>
            </w:r>
          </w:p>
          <w:p w:rsidR="00D414E0" w:rsidRDefault="00D414E0" w:rsidP="00337717">
            <w:pPr>
              <w:ind w:firstLine="34"/>
              <w:rPr>
                <w:b/>
                <w:spacing w:val="-2"/>
              </w:rPr>
            </w:pPr>
            <w:r w:rsidRPr="004E7132">
              <w:rPr>
                <w:b/>
                <w:spacing w:val="-2"/>
              </w:rPr>
              <w:t>Расчет производится для ДГЦ, ДГПС, ТНЦ, ДГТ.</w:t>
            </w:r>
          </w:p>
          <w:p w:rsidR="00D414E0" w:rsidRPr="006A4EDB" w:rsidRDefault="00D414E0" w:rsidP="00337717">
            <w:pPr>
              <w:ind w:firstLine="33"/>
            </w:pPr>
            <w:r w:rsidRPr="006A4EDB">
              <w:t xml:space="preserve">Для </w:t>
            </w:r>
            <w:r>
              <w:rPr>
                <w:spacing w:val="-10"/>
              </w:rPr>
              <w:t>ТНЦ</w:t>
            </w:r>
            <w:r w:rsidRPr="006A4EDB">
              <w:t xml:space="preserve"> расчет производится за каждую смену с нарастающим итогом</w:t>
            </w:r>
            <w:r>
              <w:t xml:space="preserve"> за месяц</w:t>
            </w:r>
            <w:r w:rsidRPr="006A4EDB">
              <w:t>.</w:t>
            </w:r>
          </w:p>
          <w:p w:rsidR="00D414E0" w:rsidRDefault="00D414E0" w:rsidP="00337717">
            <w:pPr>
              <w:ind w:firstLine="33"/>
            </w:pPr>
            <w:r w:rsidRPr="00AD2D22">
              <w:t xml:space="preserve">Для </w:t>
            </w:r>
            <w:r w:rsidRPr="00AD2D22">
              <w:rPr>
                <w:spacing w:val="-10"/>
              </w:rPr>
              <w:t>ДГПС</w:t>
            </w:r>
            <w:r w:rsidRPr="00AD2D22">
              <w:t xml:space="preserve"> расчет производится за каждую смену с нарастающим итогом за месяц.</w:t>
            </w:r>
          </w:p>
          <w:p w:rsidR="00D414E0" w:rsidRPr="00A108B2" w:rsidRDefault="00D414E0" w:rsidP="00D97F74">
            <w:pPr>
              <w:ind w:firstLine="33"/>
            </w:pPr>
            <w:r w:rsidRPr="006A4EDB">
              <w:t xml:space="preserve">Для </w:t>
            </w:r>
            <w:r w:rsidRPr="006A4EDB">
              <w:rPr>
                <w:rStyle w:val="12"/>
                <w:rFonts w:eastAsiaTheme="minorHAnsi"/>
                <w:szCs w:val="28"/>
              </w:rPr>
              <w:t>ДГЦ, ДГТ</w:t>
            </w:r>
            <w:r w:rsidRPr="006A4EDB">
              <w:t xml:space="preserve"> расчет производится за каждые сутки с нарастающим итогом</w:t>
            </w:r>
            <w:r>
              <w:t xml:space="preserve"> за месяц</w:t>
            </w:r>
            <w:r w:rsidRPr="006A4EDB">
              <w:t>.</w:t>
            </w:r>
          </w:p>
        </w:tc>
      </w:tr>
      <w:tr w:rsidR="00D414E0" w:rsidRPr="00813BAF" w:rsidTr="009322EE">
        <w:trPr>
          <w:trHeight w:val="646"/>
        </w:trPr>
        <w:tc>
          <w:tcPr>
            <w:tcW w:w="562" w:type="dxa"/>
            <w:vMerge/>
            <w:shd w:val="clear" w:color="auto" w:fill="auto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D414E0" w:rsidRPr="00813BAF" w:rsidRDefault="00D414E0" w:rsidP="00337717">
            <w:pPr>
              <w:ind w:firstLine="34"/>
            </w:pPr>
            <w:r w:rsidRPr="00813BAF">
              <w:t>План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  <w:shd w:val="clear" w:color="auto" w:fill="FFFFFF" w:themeFill="background1"/>
          </w:tcPr>
          <w:p w:rsidR="00D414E0" w:rsidRPr="004D6BD0" w:rsidRDefault="00D414E0" w:rsidP="00337717">
            <w:pPr>
              <w:spacing w:line="235" w:lineRule="auto"/>
              <w:ind w:firstLine="317"/>
            </w:pPr>
            <w:r>
              <w:t xml:space="preserve">Для ТНЦ, </w:t>
            </w:r>
            <w:r w:rsidRPr="00F511D4">
              <w:rPr>
                <w:spacing w:val="-10"/>
              </w:rPr>
              <w:t>ДГЦ, ДГТ</w:t>
            </w:r>
            <w:r>
              <w:t xml:space="preserve">– </w:t>
            </w:r>
            <w:r>
              <w:rPr>
                <w:spacing w:val="-10"/>
              </w:rPr>
              <w:t>данные</w:t>
            </w:r>
            <w:r>
              <w:t xml:space="preserve"> из файла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>, пункт 7.1 поле «План». Источник - КПЭ</w:t>
            </w:r>
            <w:r>
              <w:rPr>
                <w:spacing w:val="-10"/>
              </w:rPr>
              <w:t xml:space="preserve">. </w:t>
            </w:r>
            <w:r w:rsidRPr="000248CB">
              <w:t xml:space="preserve">Система должна производить получение </w:t>
            </w:r>
            <w:r w:rsidRPr="004D6BD0">
              <w:t xml:space="preserve">файлов </w:t>
            </w:r>
            <w:r w:rsidR="004D6BD0" w:rsidRPr="004D6BD0">
              <w:t>03</w:t>
            </w:r>
            <w:r w:rsidRPr="004D6BD0">
              <w:t xml:space="preserve"> часов </w:t>
            </w:r>
            <w:r w:rsidR="004D6BD0" w:rsidRPr="004D6BD0">
              <w:t>00</w:t>
            </w:r>
            <w:r w:rsidRPr="004D6BD0">
              <w:t xml:space="preserve"> минут, каждые сутки.</w:t>
            </w:r>
          </w:p>
          <w:p w:rsidR="00D414E0" w:rsidRPr="00097044" w:rsidRDefault="00D414E0" w:rsidP="00337717">
            <w:pPr>
              <w:spacing w:line="235" w:lineRule="auto"/>
              <w:ind w:firstLine="317"/>
            </w:pPr>
            <w:r w:rsidRPr="004D6BD0">
              <w:rPr>
                <w:spacing w:val="-10"/>
              </w:rPr>
              <w:t>Для ДГПС</w:t>
            </w:r>
            <w:r w:rsidRPr="004D6BD0">
              <w:t xml:space="preserve"> </w:t>
            </w:r>
            <w:r w:rsidRPr="004D6BD0">
              <w:rPr>
                <w:spacing w:val="-10"/>
              </w:rPr>
              <w:t>-</w:t>
            </w:r>
            <w:r w:rsidRPr="004D6BD0">
              <w:t xml:space="preserve"> </w:t>
            </w:r>
            <w:r w:rsidRPr="004D6BD0">
              <w:rPr>
                <w:spacing w:val="-10"/>
              </w:rPr>
              <w:t>данные</w:t>
            </w:r>
            <w:r w:rsidRPr="004D6BD0">
              <w:t xml:space="preserve"> из файла (Приложение 1), пункт 7.2 поле «План». Данные файла КПЭ</w:t>
            </w:r>
            <w:r w:rsidRPr="004D6BD0">
              <w:rPr>
                <w:spacing w:val="-10"/>
              </w:rPr>
              <w:t xml:space="preserve">. </w:t>
            </w:r>
            <w:r w:rsidRPr="004D6BD0">
              <w:t xml:space="preserve">Система должна производить получение файлов </w:t>
            </w:r>
            <w:r w:rsidR="004D6BD0" w:rsidRPr="004D6BD0">
              <w:t>03</w:t>
            </w:r>
            <w:r w:rsidRPr="004D6BD0">
              <w:t xml:space="preserve"> часов </w:t>
            </w:r>
            <w:r w:rsidR="004D6BD0" w:rsidRPr="004D6BD0">
              <w:t>00</w:t>
            </w:r>
            <w:r w:rsidRPr="004D6BD0">
              <w:t xml:space="preserve"> минут, каждые сутки.</w:t>
            </w:r>
          </w:p>
          <w:p w:rsidR="00D414E0" w:rsidRPr="00461E53" w:rsidRDefault="00D414E0" w:rsidP="00337717">
            <w:pPr>
              <w:ind w:firstLine="317"/>
            </w:pPr>
          </w:p>
        </w:tc>
        <w:tc>
          <w:tcPr>
            <w:tcW w:w="1843" w:type="dxa"/>
            <w:shd w:val="clear" w:color="auto" w:fill="FFFFFF" w:themeFill="background1"/>
          </w:tcPr>
          <w:p w:rsidR="00D414E0" w:rsidRDefault="00D414E0" w:rsidP="00337717">
            <w:pPr>
              <w:ind w:firstLine="0"/>
            </w:pPr>
            <w:r>
              <w:t>Данные файлов.</w:t>
            </w:r>
          </w:p>
        </w:tc>
      </w:tr>
      <w:tr w:rsidR="00D414E0" w:rsidRPr="00813BAF" w:rsidTr="009322EE">
        <w:trPr>
          <w:trHeight w:val="20"/>
        </w:trPr>
        <w:tc>
          <w:tcPr>
            <w:tcW w:w="562" w:type="dxa"/>
            <w:vMerge/>
            <w:shd w:val="clear" w:color="auto" w:fill="auto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D414E0" w:rsidRPr="00813BAF" w:rsidRDefault="00D414E0" w:rsidP="00337717">
            <w:pPr>
              <w:ind w:firstLine="34"/>
              <w:rPr>
                <w:spacing w:val="-2"/>
              </w:rPr>
            </w:pPr>
            <w:r w:rsidRPr="00813BAF">
              <w:t>Фактическое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  <w:shd w:val="clear" w:color="auto" w:fill="FFFFFF" w:themeFill="background1"/>
          </w:tcPr>
          <w:p w:rsidR="00D414E0" w:rsidRDefault="00D414E0" w:rsidP="00337717">
            <w:pPr>
              <w:ind w:firstLine="317"/>
              <w:rPr>
                <w:b/>
              </w:rPr>
            </w:pPr>
            <w:r w:rsidRPr="0081697A">
              <w:rPr>
                <w:b/>
              </w:rPr>
              <w:t>Для ТНЦ</w:t>
            </w:r>
            <w:r>
              <w:rPr>
                <w:b/>
              </w:rPr>
              <w:t xml:space="preserve"> </w:t>
            </w:r>
          </w:p>
          <w:p w:rsidR="00D414E0" w:rsidRPr="0081697A" w:rsidRDefault="00D414E0" w:rsidP="00337717">
            <w:pPr>
              <w:ind w:firstLine="317"/>
            </w:pPr>
            <w:r w:rsidRPr="0081697A">
              <w:t>Расчёт</w:t>
            </w:r>
            <w:r>
              <w:t xml:space="preserve"> производится для </w:t>
            </w:r>
            <w:r w:rsidRPr="0081697A">
              <w:t>отделений, отделения задаются в конфигураци</w:t>
            </w:r>
            <w:r>
              <w:t xml:space="preserve">онном фале в </w:t>
            </w:r>
            <w:r w:rsidRPr="0081697A">
              <w:t>Систем</w:t>
            </w:r>
            <w:r>
              <w:t>е (с возможностью изменения) (НОД-1, 4, 6)</w:t>
            </w:r>
            <w:r w:rsidRPr="0081697A">
              <w:t>.</w:t>
            </w:r>
          </w:p>
          <w:p w:rsidR="00D414E0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3331EB">
              <w:t xml:space="preserve">Данные формируются из файла </w:t>
            </w:r>
            <w:r>
              <w:t>(Приложение 1), пункт 7.1 поле «Вып.сут.». Данные файла - КПЭ</w:t>
            </w:r>
            <w:r>
              <w:rPr>
                <w:spacing w:val="-10"/>
              </w:rPr>
              <w:t>.</w:t>
            </w:r>
          </w:p>
          <w:p w:rsidR="00D414E0" w:rsidRDefault="00D414E0" w:rsidP="00337717">
            <w:pPr>
              <w:ind w:firstLine="317"/>
            </w:pPr>
            <w:r w:rsidRPr="000248CB">
              <w:t xml:space="preserve">Система должна производить получение файлов </w:t>
            </w:r>
            <w:r w:rsidR="004D6BD0">
              <w:t>03</w:t>
            </w:r>
            <w:r w:rsidRPr="00531179">
              <w:t xml:space="preserve"> часов </w:t>
            </w:r>
            <w:r w:rsidR="004D6BD0">
              <w:t>0</w:t>
            </w:r>
            <w:r w:rsidRPr="00531179">
              <w:t>0 минут, каждые сутки.</w:t>
            </w:r>
          </w:p>
          <w:p w:rsidR="00D414E0" w:rsidRPr="005F27EC" w:rsidRDefault="00D414E0" w:rsidP="00337717">
            <w:pPr>
              <w:ind w:firstLine="317"/>
              <w:rPr>
                <w:b/>
              </w:rPr>
            </w:pPr>
          </w:p>
          <w:p w:rsidR="00D414E0" w:rsidRDefault="00D414E0" w:rsidP="00337717">
            <w:pPr>
              <w:ind w:firstLine="317"/>
              <w:rPr>
                <w:b/>
              </w:rPr>
            </w:pPr>
            <w:r w:rsidRPr="005F27EC">
              <w:rPr>
                <w:b/>
              </w:rPr>
              <w:t>Для ДГТ, ДГЦ</w:t>
            </w:r>
          </w:p>
          <w:p w:rsidR="00D414E0" w:rsidRPr="00B8013B" w:rsidRDefault="00D414E0" w:rsidP="00337717">
            <w:pPr>
              <w:ind w:firstLine="317"/>
            </w:pPr>
            <w:r w:rsidRPr="00B8013B">
              <w:t>Расчет производится по дороге в целом.</w:t>
            </w:r>
          </w:p>
          <w:p w:rsidR="00D414E0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3331EB">
              <w:t xml:space="preserve">Данные формируются из файла </w:t>
            </w:r>
            <w:r>
              <w:t>(Приложение 1), пункт 7.1 поле «Вып.сут.».  Данные файла - КПЭ</w:t>
            </w:r>
            <w:r>
              <w:rPr>
                <w:spacing w:val="-10"/>
              </w:rPr>
              <w:t>.</w:t>
            </w:r>
          </w:p>
          <w:p w:rsidR="00D414E0" w:rsidRPr="00D97F74" w:rsidRDefault="00D414E0" w:rsidP="00337717">
            <w:pPr>
              <w:ind w:firstLine="317"/>
            </w:pPr>
            <w:r w:rsidRPr="000248CB">
              <w:t xml:space="preserve">Система должна производить получение </w:t>
            </w:r>
            <w:r w:rsidRPr="00D97F74">
              <w:t xml:space="preserve">файлов </w:t>
            </w:r>
            <w:r w:rsidR="004D6BD0" w:rsidRPr="00D97F74">
              <w:t>03</w:t>
            </w:r>
            <w:r w:rsidRPr="00D97F74">
              <w:t xml:space="preserve"> часов </w:t>
            </w:r>
            <w:r w:rsidR="004D6BD0" w:rsidRPr="00D97F74">
              <w:t>00</w:t>
            </w:r>
            <w:r w:rsidRPr="00D97F74">
              <w:t xml:space="preserve"> минут, каждые сутки.</w:t>
            </w:r>
          </w:p>
          <w:p w:rsidR="00D414E0" w:rsidRPr="00D97F74" w:rsidRDefault="00D414E0" w:rsidP="00337717">
            <w:pPr>
              <w:ind w:firstLine="317"/>
              <w:rPr>
                <w:b/>
              </w:rPr>
            </w:pPr>
          </w:p>
          <w:p w:rsidR="00D414E0" w:rsidRPr="00D97F74" w:rsidRDefault="00D414E0" w:rsidP="00337717">
            <w:pPr>
              <w:ind w:firstLine="317"/>
              <w:rPr>
                <w:b/>
              </w:rPr>
            </w:pPr>
            <w:r w:rsidRPr="00D97F74">
              <w:rPr>
                <w:b/>
              </w:rPr>
              <w:t>Для ДГПС</w:t>
            </w:r>
          </w:p>
          <w:p w:rsidR="00D414E0" w:rsidRPr="00D97F74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D97F74">
              <w:t>Данные формируются из файла (Приложение 1), пункт поле «Вып.сут.». Данные файла - КПЭ</w:t>
            </w:r>
          </w:p>
          <w:p w:rsidR="00D414E0" w:rsidRDefault="00D414E0" w:rsidP="00337717">
            <w:pPr>
              <w:ind w:firstLine="317"/>
            </w:pPr>
            <w:r w:rsidRPr="00D97F74">
              <w:t xml:space="preserve">Система должна производить получение файлов </w:t>
            </w:r>
            <w:r w:rsidR="004D6BD0" w:rsidRPr="00D97F74">
              <w:t>03</w:t>
            </w:r>
            <w:r w:rsidRPr="00D97F74">
              <w:t xml:space="preserve"> часов </w:t>
            </w:r>
            <w:r w:rsidR="004D6BD0" w:rsidRPr="00D97F74">
              <w:t>00</w:t>
            </w:r>
            <w:r w:rsidRPr="00D97F74">
              <w:t xml:space="preserve"> минут, каждые сутки.</w:t>
            </w:r>
          </w:p>
          <w:p w:rsidR="00D414E0" w:rsidRDefault="00D414E0" w:rsidP="00337717">
            <w:pPr>
              <w:ind w:firstLine="317"/>
            </w:pPr>
          </w:p>
        </w:tc>
        <w:tc>
          <w:tcPr>
            <w:tcW w:w="1843" w:type="dxa"/>
            <w:shd w:val="clear" w:color="auto" w:fill="FFFFFF" w:themeFill="background1"/>
          </w:tcPr>
          <w:p w:rsidR="00D414E0" w:rsidRPr="009E787D" w:rsidRDefault="00D414E0" w:rsidP="00337717">
            <w:pPr>
              <w:ind w:firstLine="0"/>
            </w:pPr>
            <w:r>
              <w:t>Данные файлов.</w:t>
            </w:r>
          </w:p>
        </w:tc>
      </w:tr>
      <w:tr w:rsidR="00D414E0" w:rsidRPr="00813BAF" w:rsidTr="009322EE">
        <w:trPr>
          <w:trHeight w:val="1364"/>
        </w:trPr>
        <w:tc>
          <w:tcPr>
            <w:tcW w:w="562" w:type="dxa"/>
            <w:vMerge/>
            <w:shd w:val="clear" w:color="auto" w:fill="auto"/>
          </w:tcPr>
          <w:p w:rsidR="00D414E0" w:rsidRPr="009632FA" w:rsidRDefault="00D414E0" w:rsidP="00337717">
            <w:pPr>
              <w:ind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AD2D22" w:rsidRDefault="00D414E0" w:rsidP="00337717">
            <w:pPr>
              <w:ind w:firstLine="34"/>
              <w:rPr>
                <w:spacing w:val="-2"/>
              </w:rPr>
            </w:pPr>
            <w:r w:rsidRPr="00AD2D22"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</m:oMath>
            <w:r w:rsidRPr="00AD2D22">
              <w:t>)</w:t>
            </w:r>
          </w:p>
        </w:tc>
        <w:tc>
          <w:tcPr>
            <w:tcW w:w="10489" w:type="dxa"/>
          </w:tcPr>
          <w:p w:rsidR="00D414E0" w:rsidRPr="00AD2D22" w:rsidRDefault="00D414E0" w:rsidP="00337717">
            <w:pPr>
              <w:ind w:firstLine="317"/>
            </w:pPr>
            <w:r w:rsidRPr="00AD2D22">
              <w:t>План выполнен в случае, если фактическое значение больше или равно плановому значению.</w:t>
            </w:r>
          </w:p>
          <w:p w:rsidR="00D414E0" w:rsidRPr="00AD2D22" w:rsidRDefault="00D414E0" w:rsidP="00337717">
            <w:pPr>
              <w:ind w:firstLine="317"/>
            </w:pPr>
          </w:p>
          <w:p w:rsidR="00D414E0" w:rsidRPr="00AD2D22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AD2D22">
              <w:t>, где</w:t>
            </w:r>
          </w:p>
          <w:p w:rsidR="00D414E0" w:rsidRPr="00AD2D22" w:rsidRDefault="00D414E0" w:rsidP="00337717"/>
          <w:p w:rsidR="00D414E0" w:rsidRPr="00AD2D22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</m:oMath>
            <w:r w:rsidR="00D414E0" w:rsidRPr="00AD2D22">
              <w:t xml:space="preserve"> – выполнение </w:t>
            </w:r>
            <w:r w:rsidR="00D414E0" w:rsidRPr="00AD2D22">
              <w:rPr>
                <w:spacing w:val="-2"/>
              </w:rPr>
              <w:t>плана производительности поездного локомотива за сутки</w:t>
            </w:r>
            <w:r w:rsidR="00D414E0" w:rsidRPr="00AD2D22">
              <w:t xml:space="preserve">, %. Округляется до 1 знака после запятой для ТНЦ, </w:t>
            </w:r>
            <w:r w:rsidR="00D414E0" w:rsidRPr="00AD2D22">
              <w:rPr>
                <w:rStyle w:val="12"/>
                <w:rFonts w:eastAsiaTheme="minorHAnsi"/>
                <w:color w:val="auto"/>
                <w:sz w:val="24"/>
                <w:szCs w:val="24"/>
              </w:rPr>
              <w:t xml:space="preserve">ДГЦ, ДГТ, </w:t>
            </w:r>
            <w:r w:rsidR="00D414E0" w:rsidRPr="00AD2D22">
              <w:t xml:space="preserve">до 2 знаков для </w:t>
            </w:r>
            <w:r w:rsidR="00D414E0" w:rsidRPr="00AD2D22">
              <w:rPr>
                <w:rStyle w:val="12"/>
                <w:rFonts w:eastAsiaTheme="minorHAnsi"/>
                <w:color w:val="auto"/>
                <w:sz w:val="24"/>
                <w:szCs w:val="24"/>
              </w:rPr>
              <w:t>ДГПС</w:t>
            </w:r>
            <w:r w:rsidR="00D414E0" w:rsidRPr="00AD2D22">
              <w:t>.</w:t>
            </w:r>
          </w:p>
          <w:p w:rsidR="00D414E0" w:rsidRPr="00AD2D22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AD2D22">
              <w:t xml:space="preserve"> – фактическое значение </w:t>
            </w:r>
            <w:r w:rsidR="00D414E0" w:rsidRPr="00AD2D22">
              <w:rPr>
                <w:spacing w:val="-2"/>
              </w:rPr>
              <w:t>производительности поездного локомотива за сутки</w:t>
            </w:r>
            <w:r w:rsidR="00D414E0" w:rsidRPr="00AD2D22">
              <w:t>;</w:t>
            </w:r>
          </w:p>
          <w:p w:rsidR="00D414E0" w:rsidRPr="00AD2D22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AD2D22">
              <w:t xml:space="preserve"> - плановое значение </w:t>
            </w:r>
            <w:r w:rsidR="00D414E0" w:rsidRPr="00AD2D22">
              <w:rPr>
                <w:spacing w:val="-2"/>
              </w:rPr>
              <w:t>производительности поездного локомотива за сутки</w:t>
            </w:r>
            <w:r w:rsidR="00D414E0" w:rsidRPr="00AD2D22">
              <w:t xml:space="preserve">. </w:t>
            </w:r>
          </w:p>
          <w:p w:rsidR="00D414E0" w:rsidRPr="00AD2D22" w:rsidRDefault="00D414E0" w:rsidP="00337717">
            <w:pPr>
              <w:ind w:firstLine="317"/>
            </w:pPr>
            <w:r w:rsidRPr="00AD2D22">
              <w:t>Для диспетчеров расчет производится:</w:t>
            </w:r>
          </w:p>
          <w:p w:rsidR="00D414E0" w:rsidRPr="00AD2D22" w:rsidRDefault="00D414E0" w:rsidP="00337717">
            <w:pPr>
              <w:ind w:firstLine="317"/>
            </w:pPr>
            <w:r w:rsidRPr="00AD2D22">
              <w:t>- для диспетчера ночной смены, чья смена заканчивается в расчетные сутки;</w:t>
            </w:r>
          </w:p>
          <w:p w:rsidR="00D414E0" w:rsidRPr="00AD2D22" w:rsidRDefault="00D414E0" w:rsidP="00337717">
            <w:pPr>
              <w:ind w:firstLine="317"/>
            </w:pPr>
            <w:r w:rsidRPr="00AD2D22">
              <w:t>- для дневной смены, чья смена попадает в расчетные сутки.</w:t>
            </w:r>
          </w:p>
          <w:p w:rsidR="00D414E0" w:rsidRPr="00AD2D22" w:rsidRDefault="00D414E0" w:rsidP="00337717">
            <w:pPr>
              <w:ind w:firstLine="317"/>
            </w:pPr>
            <w:r w:rsidRPr="00AD2D22">
              <w:lastRenderedPageBreak/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:rsidR="00D414E0" w:rsidRPr="00AD2D22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1D270F">
              <w:lastRenderedPageBreak/>
              <w:t>Расчет в Системе</w:t>
            </w:r>
          </w:p>
        </w:tc>
      </w:tr>
      <w:tr w:rsidR="00D414E0" w:rsidRPr="00813BAF" w:rsidTr="00337717">
        <w:trPr>
          <w:trHeight w:val="510"/>
        </w:trPr>
        <w:tc>
          <w:tcPr>
            <w:tcW w:w="562" w:type="dxa"/>
            <w:vMerge w:val="restart"/>
            <w:shd w:val="clear" w:color="auto" w:fill="auto"/>
          </w:tcPr>
          <w:p w:rsidR="00D414E0" w:rsidRPr="009632FA" w:rsidRDefault="00D414E0" w:rsidP="00337717">
            <w:pPr>
              <w:ind w:firstLine="0"/>
              <w:rPr>
                <w:b/>
              </w:rPr>
            </w:pPr>
            <w:r w:rsidRPr="009632FA">
              <w:rPr>
                <w:b/>
              </w:rPr>
              <w:lastRenderedPageBreak/>
              <w:t>10</w:t>
            </w:r>
          </w:p>
        </w:tc>
        <w:tc>
          <w:tcPr>
            <w:tcW w:w="13892" w:type="dxa"/>
            <w:gridSpan w:val="3"/>
          </w:tcPr>
          <w:p w:rsidR="00D414E0" w:rsidRPr="00BE4D99" w:rsidRDefault="00D414E0" w:rsidP="00337717">
            <w:pPr>
              <w:shd w:val="clear" w:color="auto" w:fill="FFFFFF"/>
              <w:spacing w:line="235" w:lineRule="auto"/>
              <w:ind w:firstLine="34"/>
              <w:rPr>
                <w:b/>
                <w:spacing w:val="-9"/>
              </w:rPr>
            </w:pPr>
            <w:r w:rsidRPr="00BE4D99">
              <w:rPr>
                <w:b/>
              </w:rPr>
              <w:t>Расчёт в</w:t>
            </w:r>
            <w:r w:rsidRPr="00BE4D99">
              <w:rPr>
                <w:rFonts w:eastAsia="Calibri"/>
                <w:b/>
              </w:rPr>
              <w:t xml:space="preserve">ыполнения плана </w:t>
            </w:r>
            <w:r w:rsidRPr="00AD2D22">
              <w:rPr>
                <w:rFonts w:eastAsia="Calibri"/>
                <w:b/>
              </w:rPr>
              <w:t>по обороту</w:t>
            </w:r>
            <w:r w:rsidRPr="00BE4D99">
              <w:rPr>
                <w:rFonts w:eastAsia="Calibri"/>
                <w:b/>
              </w:rPr>
              <w:t xml:space="preserve"> </w:t>
            </w:r>
            <w:r w:rsidRPr="00BE4D99">
              <w:rPr>
                <w:rFonts w:eastAsia="Calibri"/>
                <w:b/>
                <w:spacing w:val="-7"/>
              </w:rPr>
              <w:t>вагона с местным грузом за сутки в процентах</w:t>
            </w:r>
            <w:r w:rsidRPr="00BE4D99">
              <w:rPr>
                <w:b/>
                <w:spacing w:val="-9"/>
              </w:rPr>
              <w:t>.</w:t>
            </w:r>
          </w:p>
          <w:p w:rsidR="00D414E0" w:rsidRPr="00BE4D99" w:rsidRDefault="00D414E0" w:rsidP="00337717">
            <w:pPr>
              <w:ind w:firstLine="0"/>
              <w:rPr>
                <w:spacing w:val="-9"/>
              </w:rPr>
            </w:pPr>
            <w:r w:rsidRPr="00BE4D99">
              <w:t>Рассчитывается для:</w:t>
            </w:r>
            <w:r w:rsidRPr="00BE4D99">
              <w:rPr>
                <w:spacing w:val="-9"/>
              </w:rPr>
              <w:t xml:space="preserve"> ДГПС </w:t>
            </w:r>
            <w:r w:rsidRPr="00BE4D99">
              <w:t>за каждые сутки с нарастающим итогом за месяц.</w:t>
            </w:r>
          </w:p>
          <w:p w:rsidR="00D414E0" w:rsidRPr="00D2638B" w:rsidRDefault="00D414E0" w:rsidP="00337717">
            <w:pPr>
              <w:ind w:firstLine="33"/>
            </w:pPr>
          </w:p>
        </w:tc>
      </w:tr>
      <w:tr w:rsidR="00D414E0" w:rsidRPr="00813BAF" w:rsidTr="009322EE">
        <w:trPr>
          <w:trHeight w:val="45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4"/>
            </w:pPr>
            <w:r w:rsidRPr="00813BAF">
              <w:t>План</w:t>
            </w:r>
          </w:p>
        </w:tc>
        <w:tc>
          <w:tcPr>
            <w:tcW w:w="10489" w:type="dxa"/>
          </w:tcPr>
          <w:p w:rsidR="00D414E0" w:rsidRPr="0006725E" w:rsidRDefault="00D414E0" w:rsidP="0006725E">
            <w:pPr>
              <w:ind w:firstLine="317"/>
            </w:pPr>
            <w:r w:rsidRPr="0006725E">
              <w:rPr>
                <w:spacing w:val="-10"/>
              </w:rPr>
              <w:t>Плановое значение формируются на основании</w:t>
            </w:r>
            <w:r w:rsidRPr="0006725E">
              <w:t xml:space="preserve"> </w:t>
            </w:r>
            <w:r w:rsidRPr="0006725E">
              <w:rPr>
                <w:spacing w:val="-10"/>
              </w:rPr>
              <w:t>данных</w:t>
            </w:r>
            <w:r w:rsidRPr="0006725E">
              <w:t xml:space="preserve"> из файла (Приложение 1), пункт 8 поле «План оборота вагона». Данные файла из КПЭ</w:t>
            </w:r>
            <w:r w:rsidRPr="0006725E">
              <w:rPr>
                <w:spacing w:val="-10"/>
              </w:rPr>
              <w:t xml:space="preserve">. </w:t>
            </w:r>
            <w:r w:rsidRPr="0006725E">
              <w:t xml:space="preserve">Система должна производить получение файлов </w:t>
            </w:r>
            <w:r w:rsidR="0006725E" w:rsidRPr="0006725E">
              <w:t>03</w:t>
            </w:r>
            <w:r w:rsidRPr="0006725E">
              <w:t xml:space="preserve"> часов </w:t>
            </w:r>
            <w:r w:rsidR="0006725E" w:rsidRPr="0006725E">
              <w:t>0</w:t>
            </w:r>
            <w:r w:rsidRPr="0006725E">
              <w:t>0 минут, каждые сутки.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>
              <w:t>Данные файлов.</w:t>
            </w:r>
          </w:p>
        </w:tc>
      </w:tr>
      <w:tr w:rsidR="00D414E0" w:rsidRPr="00813BAF" w:rsidTr="009322EE">
        <w:trPr>
          <w:trHeight w:val="939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Pr="0006725E" w:rsidRDefault="00D414E0" w:rsidP="00337717">
            <w:pPr>
              <w:ind w:firstLine="318"/>
            </w:pPr>
            <w:r w:rsidRPr="0006725E">
              <w:rPr>
                <w:spacing w:val="-10"/>
              </w:rPr>
              <w:t>Фактические значения формируются на основании</w:t>
            </w:r>
            <w:r w:rsidRPr="0006725E">
              <w:t xml:space="preserve"> </w:t>
            </w:r>
            <w:r w:rsidRPr="0006725E">
              <w:rPr>
                <w:spacing w:val="-10"/>
              </w:rPr>
              <w:t>данных</w:t>
            </w:r>
            <w:r w:rsidRPr="0006725E">
              <w:t xml:space="preserve"> из файла (Приложение 1), пункт 8 поле </w:t>
            </w:r>
          </w:p>
          <w:p w:rsidR="00D414E0" w:rsidRPr="0006725E" w:rsidRDefault="00D414E0" w:rsidP="00337717">
            <w:pPr>
              <w:ind w:firstLine="318"/>
            </w:pPr>
            <w:r w:rsidRPr="0006725E">
              <w:t>«Вып. сут.». Данные файла из КПЭ</w:t>
            </w:r>
            <w:r w:rsidRPr="0006725E">
              <w:rPr>
                <w:spacing w:val="-10"/>
              </w:rPr>
              <w:t xml:space="preserve">. </w:t>
            </w:r>
            <w:r w:rsidRPr="0006725E">
              <w:t xml:space="preserve">Система должна производить получение файлов </w:t>
            </w:r>
            <w:r w:rsidR="0006725E" w:rsidRPr="0006725E">
              <w:t>03</w:t>
            </w:r>
            <w:r w:rsidRPr="0006725E">
              <w:t xml:space="preserve"> часов </w:t>
            </w:r>
            <w:r w:rsidR="0006725E" w:rsidRPr="0006725E">
              <w:t>00</w:t>
            </w:r>
            <w:r w:rsidRPr="0006725E">
              <w:t xml:space="preserve"> минут, каждые сутки.</w:t>
            </w:r>
          </w:p>
          <w:p w:rsidR="00D414E0" w:rsidRPr="0006725E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Pr="009E787D" w:rsidRDefault="00D414E0" w:rsidP="00337717">
            <w:pPr>
              <w:ind w:firstLine="0"/>
            </w:pPr>
            <w:r>
              <w:t>Данные файлов.</w:t>
            </w:r>
          </w:p>
        </w:tc>
      </w:tr>
      <w:tr w:rsidR="00D414E0" w:rsidRPr="00813BAF" w:rsidTr="009322EE">
        <w:trPr>
          <w:trHeight w:val="43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4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  <w:tcBorders>
              <w:bottom w:val="single" w:sz="4" w:space="0" w:color="auto"/>
            </w:tcBorders>
          </w:tcPr>
          <w:p w:rsidR="00D414E0" w:rsidRPr="00E85D2D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Default="00D414E0" w:rsidP="00337717">
            <w:pPr>
              <w:ind w:firstLine="317"/>
            </w:pPr>
            <w:r>
              <w:t>Выполнение</w:t>
            </w:r>
            <w:r w:rsidRPr="00E85D2D">
              <w:t xml:space="preserve"> рассчитывается:</w:t>
            </w:r>
          </w:p>
          <w:p w:rsidR="00D414E0" w:rsidRPr="00E85D2D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E85D2D">
              <w:t>, где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 w:rsidR="00D414E0" w:rsidRPr="00E85D2D">
              <w:t xml:space="preserve"> – выполнение </w:t>
            </w:r>
            <w:r w:rsidR="0006725E" w:rsidRPr="00E85D2D">
              <w:t xml:space="preserve">плана </w:t>
            </w:r>
            <w:r w:rsidR="0006725E" w:rsidRPr="000E7C66">
              <w:t>оборота</w:t>
            </w:r>
            <w:r w:rsidR="00D414E0">
              <w:t xml:space="preserve"> вагона с местным грузом</w:t>
            </w:r>
            <w:r w:rsidR="00D414E0" w:rsidRPr="00E85D2D">
              <w:t xml:space="preserve">, %. Округляется до </w:t>
            </w:r>
            <w:r w:rsidR="00D414E0">
              <w:t>2</w:t>
            </w:r>
            <w:r w:rsidR="00D414E0" w:rsidRPr="00E85D2D">
              <w:t xml:space="preserve"> знак</w:t>
            </w:r>
            <w:r w:rsidR="00D414E0">
              <w:t>ов после запятой.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E85D2D">
              <w:t xml:space="preserve"> – фактическое значение </w:t>
            </w:r>
            <w:r w:rsidR="00D414E0">
              <w:t>оборота вагона с местным грузом</w:t>
            </w:r>
            <w:r w:rsidR="00D414E0" w:rsidRPr="00E85D2D">
              <w:t>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E85D2D">
              <w:t xml:space="preserve"> - плановое значение </w:t>
            </w:r>
            <w:r w:rsidR="00D414E0">
              <w:t>оборота вагона с местным грузом</w:t>
            </w:r>
            <w:r w:rsidR="00D414E0" w:rsidRPr="00E85D2D">
              <w:t xml:space="preserve">. </w:t>
            </w:r>
          </w:p>
          <w:p w:rsidR="00D414E0" w:rsidRPr="00E85D2D" w:rsidRDefault="00D414E0" w:rsidP="00337717">
            <w:pPr>
              <w:ind w:firstLine="317"/>
              <w:rPr>
                <w:spacing w:val="-2"/>
              </w:rPr>
            </w:pPr>
            <w:r w:rsidRPr="00E85D2D">
              <w:rPr>
                <w:spacing w:val="-2"/>
              </w:rPr>
              <w:t>Дополнительные условия расчета</w:t>
            </w:r>
            <w:r>
              <w:t>:</w:t>
            </w:r>
          </w:p>
          <w:p w:rsidR="00D414E0" w:rsidRPr="00256345" w:rsidRDefault="00D414E0" w:rsidP="00337717">
            <w:pPr>
              <w:ind w:firstLine="317"/>
            </w:pPr>
            <w:r w:rsidRPr="00256345">
              <w:rPr>
                <w:spacing w:val="-2"/>
              </w:rPr>
              <w:t>1. В случае, если в район управления ДГПС входит более одного отделения,</w:t>
            </w:r>
            <w:r w:rsidRPr="00256345">
              <w:t xml:space="preserve"> рассчитывается отношение суммарного фактического </w:t>
            </w:r>
            <w:r>
              <w:t>значения оборота вагона с местным грузом</w:t>
            </w:r>
            <w:r w:rsidRPr="00256345">
              <w:t xml:space="preserve"> на отделениях, входящих в район управления, к сумме плановых значений </w:t>
            </w:r>
            <w:r>
              <w:t>оборота вагона с местным грузом</w:t>
            </w:r>
            <w:r w:rsidRPr="00256345">
              <w:t xml:space="preserve"> </w:t>
            </w:r>
            <w:r>
              <w:t xml:space="preserve">на </w:t>
            </w:r>
            <w:r w:rsidRPr="00256345">
              <w:t>отделениях.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Для диспетчеров расчет производится: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диспетчера ночной смены, чья смена заканчивается в расчетные сутки;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дневной смены, чья смена попадает в расчетные сутки.</w:t>
            </w:r>
          </w:p>
          <w:p w:rsidR="00D414E0" w:rsidRDefault="00D414E0" w:rsidP="00337717">
            <w:pPr>
              <w:ind w:firstLine="317"/>
              <w:rPr>
                <w:spacing w:val="-10"/>
              </w:rPr>
            </w:pPr>
            <w:r>
              <w:lastRenderedPageBreak/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:rsidR="00D414E0" w:rsidRPr="00092905" w:rsidRDefault="00D414E0" w:rsidP="00337717">
            <w:pPr>
              <w:ind w:firstLine="317"/>
              <w:rPr>
                <w:spacing w:val="-10"/>
              </w:rPr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1D270F">
              <w:lastRenderedPageBreak/>
              <w:t>Расчет в Системе</w:t>
            </w:r>
          </w:p>
        </w:tc>
      </w:tr>
      <w:tr w:rsidR="00D414E0" w:rsidRPr="003D09F8" w:rsidTr="00337717">
        <w:trPr>
          <w:trHeight w:val="459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lastRenderedPageBreak/>
              <w:t>11</w:t>
            </w:r>
          </w:p>
        </w:tc>
        <w:tc>
          <w:tcPr>
            <w:tcW w:w="13892" w:type="dxa"/>
            <w:gridSpan w:val="3"/>
          </w:tcPr>
          <w:p w:rsidR="00D414E0" w:rsidRPr="003553EA" w:rsidRDefault="00D414E0" w:rsidP="00337717">
            <w:pPr>
              <w:spacing w:line="235" w:lineRule="auto"/>
              <w:ind w:firstLine="34"/>
              <w:rPr>
                <w:b/>
              </w:rPr>
            </w:pPr>
            <w:r w:rsidRPr="003553EA">
              <w:rPr>
                <w:b/>
              </w:rPr>
              <w:t>Выполнение регулировочного задания за сутки.</w:t>
            </w:r>
          </w:p>
          <w:p w:rsidR="00D414E0" w:rsidRPr="003553EA" w:rsidRDefault="00D414E0" w:rsidP="00337717">
            <w:pPr>
              <w:ind w:firstLine="33"/>
              <w:rPr>
                <w:spacing w:val="-9"/>
              </w:rPr>
            </w:pPr>
            <w:r w:rsidRPr="003553EA">
              <w:t>Рассчитывается для:</w:t>
            </w:r>
            <w:r w:rsidRPr="003553EA">
              <w:rPr>
                <w:spacing w:val="-9"/>
              </w:rPr>
              <w:t xml:space="preserve"> ДГПС за сутки </w:t>
            </w:r>
            <w:r w:rsidRPr="003553EA">
              <w:t>с нарастающим итогом за месяц.</w:t>
            </w:r>
          </w:p>
          <w:p w:rsidR="00D414E0" w:rsidRDefault="00D414E0" w:rsidP="00337717">
            <w:pPr>
              <w:ind w:firstLine="35"/>
            </w:pPr>
            <w:r>
              <w:t xml:space="preserve">Источником получения информации для расчетов являются данные файла, получаемые </w:t>
            </w:r>
            <w:r w:rsidRPr="0006725E">
              <w:t>ежесуточно в 18.30.</w:t>
            </w:r>
            <w:r>
              <w:t xml:space="preserve"> </w:t>
            </w:r>
          </w:p>
          <w:p w:rsidR="00D414E0" w:rsidRPr="00B57CDD" w:rsidRDefault="00D414E0" w:rsidP="00337717">
            <w:pPr>
              <w:ind w:firstLine="35"/>
            </w:pPr>
            <w:r w:rsidRPr="00B57CDD">
              <w:t xml:space="preserve">Общий вид файла с данными для расчета показателя приведен в </w:t>
            </w:r>
            <w:r w:rsidRPr="00B2358E">
              <w:t xml:space="preserve">Приложении </w:t>
            </w:r>
            <w:r>
              <w:t>1, пункт 9 (выходные решения ИАС ПУР ГП).</w:t>
            </w:r>
          </w:p>
          <w:p w:rsidR="00D414E0" w:rsidRPr="003D09F8" w:rsidRDefault="00D414E0" w:rsidP="00337717">
            <w:pPr>
              <w:ind w:firstLine="35"/>
            </w:pPr>
          </w:p>
        </w:tc>
      </w:tr>
      <w:tr w:rsidR="00D414E0" w:rsidRPr="003D09F8" w:rsidTr="009322EE">
        <w:trPr>
          <w:trHeight w:val="65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spacing w:line="235" w:lineRule="auto"/>
              <w:ind w:firstLine="34"/>
            </w:pPr>
            <w:r w:rsidRPr="003D09F8">
              <w:t>План</w:t>
            </w:r>
          </w:p>
          <w:p w:rsidR="00D414E0" w:rsidRDefault="00D414E0" w:rsidP="00337717">
            <w:pPr>
              <w:ind w:firstLine="34"/>
            </w:pP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</w:pPr>
            <w:r w:rsidRPr="003331EB">
              <w:t xml:space="preserve">Данные формируются из файла </w:t>
            </w:r>
            <w:r>
              <w:t xml:space="preserve">(Приложение 1), пункт 9, данные поля «Задание, ваг.». 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t>Данные файлов.</w:t>
            </w:r>
          </w:p>
        </w:tc>
      </w:tr>
      <w:tr w:rsidR="00D414E0" w:rsidRPr="003D09F8" w:rsidTr="009322EE">
        <w:trPr>
          <w:trHeight w:val="52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</w:pPr>
            <w:r w:rsidRPr="003D09F8">
              <w:t>Фактическое 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3331EB">
              <w:t xml:space="preserve">Данные формируются из файла </w:t>
            </w:r>
            <w:r>
              <w:t xml:space="preserve">(Приложение 1) пункт 9, данные поля «Выполнение, ваг.». </w:t>
            </w:r>
          </w:p>
          <w:p w:rsidR="00D414E0" w:rsidRPr="00576EAC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t>Данные файлов.</w:t>
            </w:r>
          </w:p>
        </w:tc>
      </w:tr>
      <w:tr w:rsidR="00D414E0" w:rsidRPr="00813BAF" w:rsidTr="009322EE">
        <w:trPr>
          <w:trHeight w:val="289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pacing w:line="235" w:lineRule="auto"/>
              <w:ind w:firstLine="34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>План выполнен в случае, если фактическое значение больше или равно п</w:t>
            </w:r>
            <w:r w:rsidRPr="00813BAF">
              <w:t>ланов</w:t>
            </w:r>
            <w:r>
              <w:t>ому</w:t>
            </w:r>
            <w:r w:rsidRPr="00813BAF">
              <w:t xml:space="preserve"> значени</w:t>
            </w:r>
            <w:r>
              <w:t xml:space="preserve">ю по каждому из </w:t>
            </w:r>
            <w:r w:rsidRPr="00AD2D22">
              <w:t>РПС.</w:t>
            </w:r>
          </w:p>
          <w:p w:rsidR="00D414E0" w:rsidRPr="00B57CDD" w:rsidRDefault="00D414E0" w:rsidP="00337717">
            <w:pPr>
              <w:ind w:firstLine="317"/>
            </w:pPr>
            <w:r w:rsidRPr="00B57CDD">
              <w:t>При невыполнении плана по одному из родов подвижного состава процент премии не начисляется.</w:t>
            </w:r>
          </w:p>
          <w:p w:rsidR="00D414E0" w:rsidRDefault="00D414E0" w:rsidP="00337717">
            <w:pPr>
              <w:ind w:firstLine="317"/>
            </w:pPr>
            <w:r w:rsidRPr="00B57CDD">
              <w:t xml:space="preserve">При работе ДГПС на двух </w:t>
            </w:r>
            <w:r w:rsidRPr="0006725E">
              <w:t>полигонах</w:t>
            </w:r>
            <w:r w:rsidRPr="00B57CDD">
              <w:t xml:space="preserve"> (</w:t>
            </w:r>
            <w:r>
              <w:t xml:space="preserve">например: </w:t>
            </w:r>
            <w:r w:rsidRPr="00B57CDD">
              <w:t>Могилев и Гомель, Брест и Барановичи) и при невыполнении регулировочного задания по одному из отделений процент премии не начисляется.</w:t>
            </w:r>
          </w:p>
          <w:p w:rsidR="00D414E0" w:rsidRPr="00B57CDD" w:rsidRDefault="00D414E0" w:rsidP="00337717">
            <w:pPr>
              <w:ind w:firstLine="317"/>
            </w:pPr>
            <w:r w:rsidRPr="00B57CDD">
              <w:rPr>
                <w:spacing w:val="-2"/>
              </w:rPr>
              <w:t>В случае выполнения планового значения показателя за сутки показатель учитывается как выполненный обоими ДГПС (ночной и дневной смены), в случае невыполнения планового значения – как невыполненный обоими ДГПС (ночной и дневной смены).</w:t>
            </w:r>
          </w:p>
          <w:p w:rsidR="00D414E0" w:rsidRDefault="00D414E0" w:rsidP="00337717">
            <w:pPr>
              <w:ind w:firstLine="317"/>
            </w:pPr>
            <w:r>
              <w:t>При отсутствии данных для одного или нескольких значений РПС в поле «Задание, ваг.», значения по данному роду подвижного состава в расчет выполнения плана не принимаются.</w:t>
            </w:r>
          </w:p>
          <w:p w:rsidR="009632FA" w:rsidRDefault="009632FA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3C776A">
              <w:t>Расчет в Системе</w:t>
            </w:r>
          </w:p>
        </w:tc>
      </w:tr>
      <w:tr w:rsidR="00D414E0" w:rsidRPr="00813BAF" w:rsidTr="00337717">
        <w:trPr>
          <w:trHeight w:val="43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12</w:t>
            </w:r>
          </w:p>
        </w:tc>
        <w:tc>
          <w:tcPr>
            <w:tcW w:w="13892" w:type="dxa"/>
            <w:gridSpan w:val="3"/>
          </w:tcPr>
          <w:p w:rsidR="00D414E0" w:rsidRPr="00AB1743" w:rsidRDefault="00D414E0" w:rsidP="00337717">
            <w:pPr>
              <w:ind w:firstLine="34"/>
              <w:rPr>
                <w:b/>
              </w:rPr>
            </w:pPr>
            <w:r w:rsidRPr="00AB1743">
              <w:rPr>
                <w:rFonts w:eastAsia="Calibri"/>
                <w:b/>
              </w:rPr>
              <w:t>Выполнение плана развоза местного груза, в вагонах</w:t>
            </w:r>
            <w:r w:rsidRPr="00AB1743">
              <w:rPr>
                <w:b/>
              </w:rPr>
              <w:t>.</w:t>
            </w:r>
          </w:p>
          <w:p w:rsidR="00D414E0" w:rsidRPr="00AB1743" w:rsidRDefault="00D414E0" w:rsidP="00337717">
            <w:pPr>
              <w:ind w:firstLine="34"/>
            </w:pPr>
            <w:r w:rsidRPr="00AB1743">
              <w:t>Рассчитывается для:</w:t>
            </w:r>
            <w:r w:rsidRPr="00AB1743">
              <w:rPr>
                <w:spacing w:val="-9"/>
              </w:rPr>
              <w:t xml:space="preserve"> </w:t>
            </w:r>
            <w:r w:rsidRPr="00AB1743">
              <w:t xml:space="preserve">ДГЦ, </w:t>
            </w:r>
            <w:r w:rsidRPr="00AB1743">
              <w:rPr>
                <w:spacing w:val="-9"/>
              </w:rPr>
              <w:t>ДГПС.</w:t>
            </w:r>
            <w:r w:rsidRPr="00AB1743">
              <w:t xml:space="preserve"> ДНЦ (узловых и участковых) за сутки с нарастающим итогом за месяц.</w:t>
            </w:r>
          </w:p>
          <w:p w:rsidR="00D414E0" w:rsidRPr="004163DE" w:rsidRDefault="00D414E0" w:rsidP="0006725E">
            <w:pPr>
              <w:ind w:firstLine="34"/>
              <w:rPr>
                <w:b/>
              </w:rPr>
            </w:pPr>
            <w:r w:rsidRPr="00AB1743">
              <w:t xml:space="preserve">Источником получения информации для расчетов являются данные файла, получаемые </w:t>
            </w:r>
            <w:r w:rsidRPr="0006725E">
              <w:t xml:space="preserve">ежесуточно в </w:t>
            </w:r>
            <w:r w:rsidR="0006725E" w:rsidRPr="0006725E">
              <w:t>03</w:t>
            </w:r>
            <w:r w:rsidRPr="0006725E">
              <w:t>.</w:t>
            </w:r>
            <w:r w:rsidR="0006725E" w:rsidRPr="0006725E">
              <w:t>00</w:t>
            </w:r>
            <w:r w:rsidRPr="0006725E">
              <w:t>. Данные файла формируются из КПЭ</w:t>
            </w:r>
            <w:r w:rsidRPr="0006725E">
              <w:rPr>
                <w:spacing w:val="-10"/>
              </w:rPr>
              <w:t>.</w:t>
            </w:r>
            <w:r>
              <w:t xml:space="preserve"> </w:t>
            </w:r>
          </w:p>
        </w:tc>
      </w:tr>
      <w:tr w:rsidR="00D414E0" w:rsidRPr="00813BAF" w:rsidTr="009322EE">
        <w:trPr>
          <w:trHeight w:val="20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pacing w:line="235" w:lineRule="auto"/>
              <w:ind w:firstLine="34"/>
            </w:pPr>
            <w:r w:rsidRPr="00813BAF">
              <w:t>План</w:t>
            </w:r>
            <w:r>
              <w:t>овое значение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3331EB">
              <w:t xml:space="preserve">Данные формируются из файла </w:t>
            </w:r>
            <w:r>
              <w:t xml:space="preserve">(Приложение 1), пункт 10, данные поля «План развоза». </w:t>
            </w:r>
          </w:p>
          <w:p w:rsidR="00D414E0" w:rsidRDefault="00D414E0" w:rsidP="00337717">
            <w:pPr>
              <w:ind w:firstLine="317"/>
            </w:pPr>
            <w:r>
              <w:t xml:space="preserve">Для ДГЦ – значение плана развоза по всей дороге. </w:t>
            </w:r>
          </w:p>
          <w:p w:rsidR="00D414E0" w:rsidRDefault="00D414E0" w:rsidP="00337717">
            <w:pPr>
              <w:ind w:firstLine="317"/>
            </w:pPr>
            <w:r>
              <w:lastRenderedPageBreak/>
              <w:t xml:space="preserve">Для ДГПС с районом управления более одного НОД и ДНЦ (узловых, участковых) </w:t>
            </w:r>
            <w:r w:rsidRPr="007F34D2">
              <w:t>которые расположены в границах более чем одного НОД</w:t>
            </w:r>
            <w:r>
              <w:t xml:space="preserve">, план </w:t>
            </w:r>
            <w:r w:rsidRPr="00A62E72">
              <w:t>рассчитывается как сумма планов развоза местного груза для таких НОД.</w:t>
            </w:r>
          </w:p>
          <w:p w:rsidR="00D414E0" w:rsidRPr="007F34D2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lastRenderedPageBreak/>
              <w:t>Данные файлов.</w:t>
            </w:r>
          </w:p>
        </w:tc>
      </w:tr>
      <w:tr w:rsidR="00D414E0" w:rsidRPr="00813BAF" w:rsidTr="009322EE">
        <w:trPr>
          <w:trHeight w:val="20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ind w:firstLine="34"/>
              <w:rPr>
                <w:rFonts w:eastAsia="Calibri"/>
              </w:rPr>
            </w:pPr>
            <w:r w:rsidRPr="00813BAF">
              <w:t>Факт</w:t>
            </w:r>
            <w:r>
              <w:t>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3331EB">
              <w:t xml:space="preserve">Данные формируются из файла </w:t>
            </w:r>
            <w:r>
              <w:t>(Приложение 1) пункт 10, данные поля «Развоз».</w:t>
            </w:r>
          </w:p>
          <w:p w:rsidR="00D414E0" w:rsidRPr="00576EAC" w:rsidRDefault="00D414E0" w:rsidP="00337717">
            <w:pPr>
              <w:ind w:firstLine="317"/>
            </w:pPr>
            <w:r>
              <w:t xml:space="preserve">Для ДГПС с районом управления более одного НОД и ДНЦ (узловых, участковых) </w:t>
            </w:r>
            <w:r w:rsidRPr="007F34D2">
              <w:t>которые расположены в границах более чем одного НОД</w:t>
            </w:r>
            <w:r>
              <w:t>, фактическое значение рассчитывается как</w:t>
            </w:r>
            <w:r w:rsidRPr="007F34D2">
              <w:t xml:space="preserve"> сумма </w:t>
            </w:r>
            <w:r>
              <w:t>фактических значений развоза</w:t>
            </w:r>
            <w:r w:rsidRPr="007F34D2">
              <w:t xml:space="preserve"> местного груза для таких НОД</w:t>
            </w:r>
            <w:r>
              <w:t>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t>Данные файлов.</w:t>
            </w:r>
          </w:p>
        </w:tc>
      </w:tr>
      <w:tr w:rsidR="00D414E0" w:rsidRPr="00813BAF" w:rsidTr="009322EE">
        <w:trPr>
          <w:trHeight w:val="563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ind w:firstLine="34"/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>
              <w:t>)</w:t>
            </w:r>
          </w:p>
          <w:p w:rsidR="00D414E0" w:rsidRDefault="00D414E0" w:rsidP="00337717">
            <w:pPr>
              <w:ind w:firstLine="34"/>
            </w:pPr>
          </w:p>
          <w:p w:rsidR="00D414E0" w:rsidRPr="00813BAF" w:rsidRDefault="00D414E0" w:rsidP="00337717">
            <w:pPr>
              <w:ind w:firstLine="34"/>
              <w:rPr>
                <w:rFonts w:eastAsia="Calibri"/>
              </w:rPr>
            </w:pPr>
          </w:p>
        </w:tc>
        <w:tc>
          <w:tcPr>
            <w:tcW w:w="10489" w:type="dxa"/>
          </w:tcPr>
          <w:p w:rsidR="00D414E0" w:rsidRPr="00E85D2D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Pr="00E85D2D" w:rsidRDefault="00D414E0" w:rsidP="00337717">
            <w:pPr>
              <w:ind w:firstLine="317"/>
            </w:pPr>
            <w:r>
              <w:t>Выполнение</w:t>
            </w:r>
            <w:r w:rsidRPr="00E85D2D">
              <w:t xml:space="preserve"> рассчитывается:</w:t>
            </w:r>
          </w:p>
          <w:p w:rsidR="00D414E0" w:rsidRPr="00E85D2D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E85D2D">
              <w:t>, где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 w:rsidR="00D414E0" w:rsidRPr="00E85D2D">
              <w:t xml:space="preserve">– выполнение плана </w:t>
            </w:r>
            <w:r w:rsidR="00D414E0">
              <w:t>развоза местного груза</w:t>
            </w:r>
            <w:r w:rsidR="00D414E0" w:rsidRPr="00E85D2D">
              <w:t xml:space="preserve">, %. Округляется до </w:t>
            </w:r>
            <w:r w:rsidR="00D414E0">
              <w:t>1</w:t>
            </w:r>
            <w:r w:rsidR="00D414E0" w:rsidRPr="00E85D2D">
              <w:t xml:space="preserve"> знак</w:t>
            </w:r>
            <w:r w:rsidR="00D414E0">
              <w:t>ов</w:t>
            </w:r>
            <w:r w:rsidR="00D414E0" w:rsidRPr="00E85D2D">
              <w:t xml:space="preserve"> после запятой</w:t>
            </w:r>
            <w:r w:rsidR="00D414E0">
              <w:t>.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E85D2D">
              <w:t xml:space="preserve"> – фактическое значение </w:t>
            </w:r>
            <w:r w:rsidR="00D414E0">
              <w:t>развоза местного груза</w:t>
            </w:r>
            <w:r w:rsidR="00D414E0" w:rsidRPr="00E85D2D">
              <w:t>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E85D2D">
              <w:t xml:space="preserve"> - плановое значение </w:t>
            </w:r>
            <w:r w:rsidR="00D414E0">
              <w:t>развоза местного груза.</w:t>
            </w:r>
          </w:p>
          <w:p w:rsidR="00D414E0" w:rsidRPr="00813BAF" w:rsidRDefault="00D414E0" w:rsidP="00337717">
            <w:pPr>
              <w:ind w:firstLine="317"/>
            </w:pPr>
            <w:r w:rsidRPr="00A62E72">
              <w:rPr>
                <w:spacing w:val="-2"/>
              </w:rPr>
              <w:t>В случае выполнения планового значения показателя за сутки показатель учитывается как выполненный обоими ДГПС (ночной и дневной смены), в случае невыполнения планового значения – как невыполненный обоими ДГПС (ночной и дневной смены).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3C776A">
              <w:t>Расчет в Системе</w:t>
            </w:r>
          </w:p>
        </w:tc>
      </w:tr>
      <w:tr w:rsidR="00D414E0" w:rsidRPr="00813BAF" w:rsidTr="00337717">
        <w:trPr>
          <w:trHeight w:val="570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13</w:t>
            </w:r>
          </w:p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3892" w:type="dxa"/>
            <w:gridSpan w:val="3"/>
          </w:tcPr>
          <w:p w:rsidR="00D414E0" w:rsidRPr="00982234" w:rsidRDefault="00D414E0" w:rsidP="00337717">
            <w:pPr>
              <w:spacing w:line="235" w:lineRule="auto"/>
              <w:ind w:firstLine="34"/>
              <w:rPr>
                <w:b/>
                <w:spacing w:val="-1"/>
              </w:rPr>
            </w:pPr>
            <w:r w:rsidRPr="00982234">
              <w:rPr>
                <w:b/>
                <w:spacing w:val="-2"/>
              </w:rPr>
              <w:t xml:space="preserve">Выполнение плана по среднесуточному пробегу </w:t>
            </w:r>
            <w:r w:rsidRPr="00982234">
              <w:rPr>
                <w:b/>
                <w:spacing w:val="-1"/>
              </w:rPr>
              <w:t>поездного локомотива в границах отделения за сутки.</w:t>
            </w:r>
          </w:p>
          <w:p w:rsidR="00D414E0" w:rsidRPr="00982234" w:rsidRDefault="00D414E0" w:rsidP="00337717">
            <w:pPr>
              <w:spacing w:line="235" w:lineRule="auto"/>
              <w:ind w:firstLine="34"/>
              <w:rPr>
                <w:spacing w:val="-1"/>
              </w:rPr>
            </w:pPr>
            <w:r w:rsidRPr="00982234">
              <w:t>Рассчитывается для:</w:t>
            </w:r>
            <w:r w:rsidRPr="00982234">
              <w:rPr>
                <w:spacing w:val="-1"/>
              </w:rPr>
              <w:t xml:space="preserve"> ТНЦ (по отделению), ДГТ</w:t>
            </w:r>
            <w:r>
              <w:rPr>
                <w:spacing w:val="-1"/>
              </w:rPr>
              <w:t xml:space="preserve"> </w:t>
            </w:r>
            <w:r w:rsidRPr="00982234">
              <w:t xml:space="preserve">(по дороге) </w:t>
            </w:r>
            <w:r w:rsidRPr="00982234">
              <w:rPr>
                <w:spacing w:val="-1"/>
              </w:rPr>
              <w:t>за</w:t>
            </w:r>
            <w:r w:rsidRPr="00982234">
              <w:t xml:space="preserve"> каждые сутки с нарастающим итогом за месяц.</w:t>
            </w:r>
          </w:p>
          <w:p w:rsidR="00D414E0" w:rsidRDefault="00D414E0" w:rsidP="00337717">
            <w:pPr>
              <w:spacing w:line="235" w:lineRule="auto"/>
              <w:ind w:firstLine="34"/>
            </w:pPr>
          </w:p>
        </w:tc>
      </w:tr>
      <w:tr w:rsidR="00D414E0" w:rsidRPr="00813BAF" w:rsidTr="009322EE">
        <w:trPr>
          <w:trHeight w:val="724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pacing w:line="235" w:lineRule="auto"/>
              <w:ind w:firstLine="34"/>
            </w:pPr>
            <w:r w:rsidRPr="00813BAF">
              <w:t>План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Pr="004163DE" w:rsidRDefault="00D414E0" w:rsidP="0006725E">
            <w:pPr>
              <w:spacing w:line="235" w:lineRule="auto"/>
              <w:ind w:firstLine="317"/>
              <w:rPr>
                <w:b/>
              </w:rPr>
            </w:pPr>
            <w:r>
              <w:t xml:space="preserve">Для </w:t>
            </w:r>
            <w:r>
              <w:rPr>
                <w:rStyle w:val="12"/>
                <w:rFonts w:eastAsiaTheme="minorHAnsi"/>
                <w:szCs w:val="28"/>
              </w:rPr>
              <w:t>ТНЦ, ДГТ</w:t>
            </w:r>
            <w:r w:rsidRPr="006A4EDB">
              <w:t xml:space="preserve"> </w:t>
            </w:r>
            <w:r>
              <w:t xml:space="preserve">– </w:t>
            </w:r>
            <w:r>
              <w:rPr>
                <w:spacing w:val="-10"/>
              </w:rPr>
              <w:t>данные</w:t>
            </w:r>
            <w:r>
              <w:t xml:space="preserve"> из файла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>, пункт 11, поле «План». Источник - КПЭ</w:t>
            </w:r>
            <w:r>
              <w:rPr>
                <w:spacing w:val="-10"/>
              </w:rPr>
              <w:t xml:space="preserve">. </w:t>
            </w:r>
            <w:r w:rsidRPr="000248CB">
              <w:t xml:space="preserve">Система должна производить получение </w:t>
            </w:r>
            <w:r w:rsidRPr="009632FA">
              <w:t xml:space="preserve">файлов </w:t>
            </w:r>
            <w:r w:rsidR="0006725E" w:rsidRPr="009632FA">
              <w:t>03</w:t>
            </w:r>
            <w:r w:rsidRPr="009632FA">
              <w:t xml:space="preserve"> часов </w:t>
            </w:r>
            <w:r w:rsidR="0006725E" w:rsidRPr="009632FA">
              <w:t>0</w:t>
            </w:r>
            <w:r w:rsidRPr="009632FA">
              <w:t>0 минут, каждые</w:t>
            </w:r>
            <w:r>
              <w:t xml:space="preserve"> сутки. </w:t>
            </w:r>
          </w:p>
        </w:tc>
        <w:tc>
          <w:tcPr>
            <w:tcW w:w="1843" w:type="dxa"/>
          </w:tcPr>
          <w:p w:rsidR="00D414E0" w:rsidRPr="00F96269" w:rsidRDefault="00D414E0" w:rsidP="00337717">
            <w:pPr>
              <w:ind w:firstLine="0"/>
            </w:pPr>
            <w:r>
              <w:t>Данные файлов</w:t>
            </w:r>
          </w:p>
        </w:tc>
      </w:tr>
      <w:tr w:rsidR="00D414E0" w:rsidRPr="00813BAF" w:rsidTr="009322EE">
        <w:trPr>
          <w:trHeight w:val="20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Del="00C40A90" w:rsidRDefault="00D414E0" w:rsidP="00337717">
            <w:pPr>
              <w:spacing w:line="235" w:lineRule="auto"/>
              <w:ind w:firstLine="34"/>
            </w:pPr>
            <w:r w:rsidRPr="00813BAF">
              <w:t>Фактическое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</w:pPr>
            <w:r>
              <w:t xml:space="preserve">Для </w:t>
            </w:r>
            <w:r>
              <w:rPr>
                <w:rStyle w:val="12"/>
                <w:rFonts w:eastAsiaTheme="minorHAnsi"/>
                <w:szCs w:val="28"/>
              </w:rPr>
              <w:t>ТНЦ, ДГТ</w:t>
            </w:r>
            <w:r w:rsidRPr="006A4EDB">
              <w:t xml:space="preserve"> </w:t>
            </w:r>
            <w:r>
              <w:t xml:space="preserve">– </w:t>
            </w:r>
            <w:r>
              <w:rPr>
                <w:spacing w:val="-10"/>
              </w:rPr>
              <w:t>данные</w:t>
            </w:r>
            <w:r>
              <w:t xml:space="preserve"> из файла</w:t>
            </w:r>
            <w:r w:rsidRPr="0043067A">
              <w:t xml:space="preserve"> (</w:t>
            </w:r>
            <w:r>
              <w:t>Приложение 1</w:t>
            </w:r>
            <w:r w:rsidRPr="0043067A">
              <w:t>)</w:t>
            </w:r>
            <w:r>
              <w:t>, пункт 11, поле «Вып. сут.».  Источник - КПЭ</w:t>
            </w:r>
            <w:r>
              <w:rPr>
                <w:spacing w:val="-10"/>
              </w:rPr>
              <w:t>.</w:t>
            </w:r>
          </w:p>
          <w:p w:rsidR="00D414E0" w:rsidRPr="00B11C5D" w:rsidRDefault="00D414E0" w:rsidP="00337717">
            <w:pPr>
              <w:spacing w:line="235" w:lineRule="auto"/>
              <w:ind w:firstLine="317"/>
            </w:pP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35"/>
            </w:pPr>
            <w:r>
              <w:t>Данные файлов</w:t>
            </w:r>
          </w:p>
        </w:tc>
      </w:tr>
      <w:tr w:rsidR="00D414E0" w:rsidRPr="00813BAF" w:rsidTr="009322EE">
        <w:trPr>
          <w:trHeight w:val="1011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spacing w:line="235" w:lineRule="auto"/>
              <w:ind w:firstLine="34"/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</m:oMath>
            <w:r>
              <w:t>)</w:t>
            </w:r>
          </w:p>
          <w:p w:rsidR="00D414E0" w:rsidRPr="00813BAF" w:rsidDel="00C40A90" w:rsidRDefault="00D414E0" w:rsidP="00337717">
            <w:pPr>
              <w:spacing w:line="235" w:lineRule="auto"/>
              <w:ind w:firstLine="34"/>
            </w:pP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Pr="00E85D2D" w:rsidRDefault="00D414E0" w:rsidP="00337717">
            <w:pPr>
              <w:ind w:firstLine="317"/>
            </w:pPr>
            <w:r w:rsidRPr="00267E40">
              <w:t>Выполнение рассчитывается:</w:t>
            </w:r>
          </w:p>
          <w:p w:rsidR="00D414E0" w:rsidRPr="00B640F0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B640F0">
              <w:t>, где</w:t>
            </w:r>
          </w:p>
          <w:p w:rsidR="00D414E0" w:rsidRPr="00D83301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</m:oMath>
            <w:r w:rsidR="00D414E0" w:rsidRPr="00D83301">
              <w:t xml:space="preserve"> – выполнение </w:t>
            </w:r>
            <w:r w:rsidR="00D414E0" w:rsidRPr="00D83301">
              <w:rPr>
                <w:spacing w:val="-2"/>
              </w:rPr>
              <w:t>плана по среднесуточному пробегу поездного локомотива за сутки</w:t>
            </w:r>
            <w:r w:rsidR="00D414E0" w:rsidRPr="00D83301">
              <w:t>, %. Округляется до 1 знака после запятой.</w:t>
            </w:r>
          </w:p>
          <w:p w:rsidR="00D414E0" w:rsidRPr="00D83301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D83301">
              <w:t xml:space="preserve"> – фактическое значение </w:t>
            </w:r>
            <w:r w:rsidR="00D414E0" w:rsidRPr="00D83301">
              <w:rPr>
                <w:spacing w:val="-2"/>
              </w:rPr>
              <w:t>по среднесуточному пробегу поездного локомотива за сутки</w:t>
            </w:r>
            <w:r w:rsidR="00D414E0" w:rsidRPr="00D83301">
              <w:t>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D83301">
              <w:t xml:space="preserve"> - плановое значение </w:t>
            </w:r>
            <w:r w:rsidR="00D414E0" w:rsidRPr="00D83301">
              <w:rPr>
                <w:spacing w:val="-2"/>
              </w:rPr>
              <w:t>по среднесуточному пробегу поездно</w:t>
            </w:r>
            <w:r w:rsidR="00D414E0" w:rsidRPr="00F32DB6">
              <w:rPr>
                <w:spacing w:val="-2"/>
              </w:rPr>
              <w:t>го локомотива за сутки</w:t>
            </w:r>
            <w:r w:rsidR="00D414E0" w:rsidRPr="00F32DB6">
              <w:t>.</w:t>
            </w:r>
          </w:p>
          <w:p w:rsidR="00D414E0" w:rsidRPr="006C09E2" w:rsidRDefault="00D414E0" w:rsidP="00337717">
            <w:pPr>
              <w:ind w:firstLine="317"/>
            </w:pPr>
            <w:r w:rsidRPr="006C09E2">
              <w:rPr>
                <w:spacing w:val="-2"/>
              </w:rPr>
              <w:t xml:space="preserve">Для ТНЦ. В случае, </w:t>
            </w:r>
            <w:r w:rsidRPr="006C09E2">
              <w:t>если в район обслуживания ТНЦ входит более одного отделения</w:t>
            </w:r>
            <w:r w:rsidRPr="006C09E2">
              <w:rPr>
                <w:spacing w:val="-2"/>
              </w:rPr>
              <w:t>,</w:t>
            </w:r>
            <w:r w:rsidRPr="006C09E2">
              <w:t xml:space="preserve"> выполнение плана рассчитывается</w:t>
            </w:r>
            <w:r>
              <w:t xml:space="preserve"> как</w:t>
            </w:r>
            <w:r w:rsidRPr="006C09E2">
              <w:t xml:space="preserve"> отношение суммарного фактического значения </w:t>
            </w:r>
            <w:r w:rsidRPr="006C09E2">
              <w:rPr>
                <w:spacing w:val="-2"/>
              </w:rPr>
              <w:t>по среднесуточному пробегу</w:t>
            </w:r>
            <w:r w:rsidRPr="006C09E2">
              <w:t xml:space="preserve">, к сумме плановых значений </w:t>
            </w:r>
            <w:r w:rsidRPr="006C09E2">
              <w:rPr>
                <w:spacing w:val="-2"/>
              </w:rPr>
              <w:t>по среднесуточному пробегу на отделениях</w:t>
            </w:r>
            <w:r w:rsidRPr="006C09E2">
              <w:t xml:space="preserve">. 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Для диспетчеров расчет производится: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диспетчера ночной смены, чья смена заканчивается в расчетные сутки;</w:t>
            </w:r>
          </w:p>
          <w:p w:rsidR="00D414E0" w:rsidRPr="00B640F0" w:rsidRDefault="00D414E0" w:rsidP="00337717">
            <w:pPr>
              <w:ind w:firstLine="317"/>
            </w:pPr>
            <w:r w:rsidRPr="00B640F0">
              <w:t>- для дневной смены, чья смена попадает в расчетные сутки.</w:t>
            </w:r>
          </w:p>
          <w:p w:rsidR="00D414E0" w:rsidRDefault="00D414E0" w:rsidP="00337717">
            <w:pPr>
              <w:ind w:firstLine="317"/>
            </w:pPr>
            <w:r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:rsidR="00D414E0" w:rsidRPr="00813BAF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35"/>
            </w:pPr>
            <w:r w:rsidRPr="003C776A">
              <w:lastRenderedPageBreak/>
              <w:t>Расчет в Системе</w:t>
            </w:r>
          </w:p>
        </w:tc>
      </w:tr>
      <w:tr w:rsidR="00D414E0" w:rsidRPr="00813BAF" w:rsidTr="00337717">
        <w:trPr>
          <w:trHeight w:val="424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lastRenderedPageBreak/>
              <w:t>14</w:t>
            </w:r>
          </w:p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3892" w:type="dxa"/>
            <w:gridSpan w:val="3"/>
          </w:tcPr>
          <w:p w:rsidR="00D414E0" w:rsidRDefault="00D414E0" w:rsidP="00337717">
            <w:pPr>
              <w:ind w:firstLine="35"/>
              <w:rPr>
                <w:b/>
              </w:rPr>
            </w:pPr>
            <w:r w:rsidRPr="004D7291">
              <w:rPr>
                <w:rFonts w:eastAsia="Calibri"/>
                <w:b/>
                <w:spacing w:val="-4"/>
              </w:rPr>
              <w:t>Отсутствие</w:t>
            </w:r>
            <w:r w:rsidRPr="004D7291">
              <w:rPr>
                <w:rFonts w:eastAsia="Calibri"/>
                <w:b/>
              </w:rPr>
              <w:t xml:space="preserve"> </w:t>
            </w:r>
            <w:r w:rsidRPr="004D7291">
              <w:rPr>
                <w:rFonts w:eastAsia="Calibri"/>
                <w:b/>
                <w:spacing w:val="-4"/>
              </w:rPr>
              <w:t>нарушений</w:t>
            </w:r>
            <w:r w:rsidRPr="004D7291">
              <w:rPr>
                <w:rFonts w:eastAsia="Calibri"/>
                <w:b/>
              </w:rPr>
              <w:t xml:space="preserve"> режима непрерывной работы локомотивных бригад за смену, отнесенных на работников службы перевозок.</w:t>
            </w:r>
            <w:r w:rsidRPr="004D7291">
              <w:rPr>
                <w:b/>
              </w:rPr>
              <w:t xml:space="preserve"> </w:t>
            </w:r>
          </w:p>
          <w:p w:rsidR="00D414E0" w:rsidRPr="004D7291" w:rsidRDefault="00D414E0" w:rsidP="00337717">
            <w:pPr>
              <w:ind w:firstLine="35"/>
            </w:pPr>
            <w:r w:rsidRPr="004D7291">
              <w:t>Рассчитывается для:</w:t>
            </w:r>
            <w:r w:rsidRPr="004D7291">
              <w:rPr>
                <w:spacing w:val="-1"/>
              </w:rPr>
              <w:t xml:space="preserve"> ТНЦ </w:t>
            </w:r>
            <w:r w:rsidRPr="004D7291">
              <w:t>за смену.</w:t>
            </w:r>
          </w:p>
        </w:tc>
      </w:tr>
      <w:tr w:rsidR="00D414E0" w:rsidRPr="00813BAF" w:rsidTr="009322EE">
        <w:trPr>
          <w:trHeight w:val="79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  <w:rPr>
                <w:rFonts w:eastAsia="Calibri"/>
                <w:spacing w:val="-4"/>
              </w:rPr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shd w:val="clear" w:color="auto" w:fill="FFFFFF"/>
              <w:spacing w:line="235" w:lineRule="auto"/>
              <w:ind w:firstLine="317"/>
            </w:pPr>
            <w:r w:rsidRPr="00222F28">
              <w:t xml:space="preserve">Учёт нарушений режима непрерывной </w:t>
            </w:r>
            <w:r w:rsidRPr="00222F28">
              <w:rPr>
                <w:rFonts w:eastAsia="Calibri"/>
              </w:rPr>
              <w:t>работы локомотивных бригад</w:t>
            </w:r>
            <w:r w:rsidRPr="00222F28">
              <w:t xml:space="preserve"> производится индивидуально для каждого диспетчера локомотивного (ТНЦ) за смену.</w:t>
            </w:r>
          </w:p>
          <w:p w:rsidR="00D414E0" w:rsidRPr="00813BAF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t xml:space="preserve">При наличии нарушений, количество нарушений вводится вручную. </w:t>
            </w:r>
            <w:r w:rsidRPr="000B5B65">
              <w:t>По умолчанию показатель принимает значение «0».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35"/>
            </w:pPr>
            <w:r w:rsidRPr="003D09F8">
              <w:t>Ввод вручную</w:t>
            </w:r>
          </w:p>
        </w:tc>
      </w:tr>
      <w:tr w:rsidR="00D414E0" w:rsidRPr="00813BAF" w:rsidTr="009322EE">
        <w:trPr>
          <w:trHeight w:val="1252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813BAF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 xml:space="preserve">Если значение равно «0», рассчитать размер премии. </w:t>
            </w: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8345DC">
              <w:t>Расчет в Системе</w:t>
            </w:r>
          </w:p>
        </w:tc>
      </w:tr>
      <w:tr w:rsidR="00D414E0" w:rsidRPr="00813BAF" w:rsidTr="00337717">
        <w:trPr>
          <w:trHeight w:val="832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15</w:t>
            </w:r>
          </w:p>
        </w:tc>
        <w:tc>
          <w:tcPr>
            <w:tcW w:w="13892" w:type="dxa"/>
            <w:gridSpan w:val="3"/>
          </w:tcPr>
          <w:p w:rsidR="00D414E0" w:rsidRPr="00B90219" w:rsidRDefault="00D414E0" w:rsidP="00337717">
            <w:pPr>
              <w:ind w:firstLine="0"/>
              <w:rPr>
                <w:b/>
              </w:rPr>
            </w:pPr>
            <w:r w:rsidRPr="00B90219">
              <w:rPr>
                <w:rFonts w:eastAsia="Calibri"/>
                <w:b/>
              </w:rPr>
              <w:t>Выполнение своевременной подгонки локомотивов на плановые виды ремонтов и техническое обслуживание (ТР-1,2,3, ТО-3)</w:t>
            </w:r>
            <w:r w:rsidRPr="00B90219">
              <w:rPr>
                <w:b/>
              </w:rPr>
              <w:t>.</w:t>
            </w:r>
          </w:p>
          <w:p w:rsidR="00D414E0" w:rsidRPr="00B90219" w:rsidRDefault="00D414E0" w:rsidP="00337717">
            <w:pPr>
              <w:ind w:firstLine="0"/>
            </w:pPr>
            <w:r w:rsidRPr="00B90219">
              <w:rPr>
                <w:b/>
              </w:rPr>
              <w:t xml:space="preserve"> Рассчитывается для:</w:t>
            </w:r>
            <w:r w:rsidRPr="00B90219">
              <w:rPr>
                <w:b/>
                <w:spacing w:val="-1"/>
              </w:rPr>
              <w:t xml:space="preserve"> ТНЦ,</w:t>
            </w:r>
            <w:r w:rsidRPr="00B90219">
              <w:rPr>
                <w:b/>
              </w:rPr>
              <w:t xml:space="preserve"> ДГТ за месяц. </w:t>
            </w:r>
          </w:p>
        </w:tc>
      </w:tr>
      <w:tr w:rsidR="00D414E0" w:rsidRPr="00813BAF" w:rsidTr="009322EE">
        <w:trPr>
          <w:trHeight w:val="25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ind w:firstLine="34"/>
            </w:pPr>
            <w:r w:rsidRPr="00813BAF">
              <w:t>Фактическое значение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C62C43">
              <w:t xml:space="preserve">Источник - данные предоставляются ведущим инженером по эксплуатации локомотивов службы </w:t>
            </w:r>
            <w:r w:rsidRPr="0027094D">
              <w:t>перевозок, после 15 числа месяца, следующего за отчетным периодом, на основании справки, представляемой службой локомотивного хозяйства.</w:t>
            </w:r>
          </w:p>
          <w:p w:rsidR="00D414E0" w:rsidRDefault="00D414E0" w:rsidP="00337717">
            <w:pPr>
              <w:ind w:firstLine="317"/>
            </w:pPr>
            <w:r w:rsidRPr="00C62C43">
              <w:t>Факты по несвоевременной подгонки локомотивов рассматриваются индивидуально по каждому ДГТ, ТНЦ</w:t>
            </w:r>
            <w:r>
              <w:t xml:space="preserve">. </w:t>
            </w:r>
          </w:p>
          <w:p w:rsidR="00D414E0" w:rsidRPr="00C62C43" w:rsidRDefault="00D414E0" w:rsidP="00337717">
            <w:pPr>
              <w:shd w:val="clear" w:color="auto" w:fill="FFFFFF"/>
              <w:spacing w:line="235" w:lineRule="auto"/>
              <w:ind w:firstLine="317"/>
            </w:pPr>
            <w:r>
              <w:lastRenderedPageBreak/>
              <w:t xml:space="preserve">При наличии нарушений, количество вводится вручную по итогам месяца. </w:t>
            </w:r>
            <w:r w:rsidRPr="000B5B65">
              <w:t>По умолчанию показатель принимает значение «0».</w:t>
            </w:r>
            <w:r w:rsidRPr="00C62C43">
              <w:t xml:space="preserve"> </w:t>
            </w:r>
          </w:p>
        </w:tc>
        <w:tc>
          <w:tcPr>
            <w:tcW w:w="1843" w:type="dxa"/>
          </w:tcPr>
          <w:p w:rsidR="00D414E0" w:rsidRPr="00813BAF" w:rsidRDefault="00D414E0" w:rsidP="00337717">
            <w:pPr>
              <w:ind w:firstLine="35"/>
            </w:pPr>
            <w:r w:rsidRPr="003D09F8">
              <w:lastRenderedPageBreak/>
              <w:t>Ввод вручную</w:t>
            </w:r>
          </w:p>
        </w:tc>
      </w:tr>
      <w:tr w:rsidR="00D414E0" w:rsidRPr="00813BAF" w:rsidTr="009322EE">
        <w:trPr>
          <w:trHeight w:val="109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3D09F8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>
              <w:t>Если значение равно «0», рассчитать размер премии.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BF2A25">
              <w:t>Расчет в Системе</w:t>
            </w:r>
          </w:p>
        </w:tc>
      </w:tr>
      <w:tr w:rsidR="00D414E0" w:rsidRPr="00813BAF" w:rsidTr="00337717">
        <w:trPr>
          <w:trHeight w:val="948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16</w:t>
            </w:r>
          </w:p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3892" w:type="dxa"/>
            <w:gridSpan w:val="3"/>
          </w:tcPr>
          <w:p w:rsidR="00D414E0" w:rsidRPr="00D85A65" w:rsidRDefault="00D414E0" w:rsidP="00337717">
            <w:pPr>
              <w:shd w:val="clear" w:color="auto" w:fill="FFFFFF"/>
              <w:spacing w:line="235" w:lineRule="auto"/>
              <w:ind w:firstLine="0"/>
              <w:rPr>
                <w:b/>
              </w:rPr>
            </w:pPr>
            <w:r w:rsidRPr="00D85A65">
              <w:rPr>
                <w:b/>
              </w:rPr>
              <w:t xml:space="preserve">Выполнение показателя «обеспечение роста положительного сальдо тягового обслуживания с соседними железнодорожными администрациями (к аналогичному периоду прошлого года, в процентах)». </w:t>
            </w:r>
          </w:p>
          <w:p w:rsidR="00D414E0" w:rsidRPr="00D85A65" w:rsidRDefault="00D414E0" w:rsidP="00337717">
            <w:pPr>
              <w:ind w:firstLine="0"/>
            </w:pPr>
            <w:r w:rsidRPr="00D85A65">
              <w:t>Рассчитывается для:</w:t>
            </w:r>
            <w:r w:rsidRPr="00D85A65">
              <w:rPr>
                <w:spacing w:val="-1"/>
              </w:rPr>
              <w:t xml:space="preserve"> </w:t>
            </w:r>
            <w:r w:rsidRPr="00D85A65">
              <w:t>ДГТ за квартал.</w:t>
            </w:r>
          </w:p>
        </w:tc>
      </w:tr>
      <w:tr w:rsidR="00D414E0" w:rsidRPr="001920F9" w:rsidTr="009322EE">
        <w:trPr>
          <w:trHeight w:val="36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027A59" w:rsidRDefault="00D414E0" w:rsidP="00337717">
            <w:pPr>
              <w:ind w:firstLine="34"/>
            </w:pPr>
            <w:r w:rsidRPr="00027A59">
              <w:t>План</w:t>
            </w:r>
          </w:p>
        </w:tc>
        <w:tc>
          <w:tcPr>
            <w:tcW w:w="10489" w:type="dxa"/>
          </w:tcPr>
          <w:p w:rsidR="00D414E0" w:rsidRPr="00027A59" w:rsidRDefault="00D414E0" w:rsidP="00337717">
            <w:pPr>
              <w:ind w:firstLine="317"/>
            </w:pPr>
            <w:r w:rsidRPr="00027A59">
              <w:t>Значение показателя аналогичного периода прошлого года.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34"/>
            </w:pPr>
            <w:r w:rsidRPr="00795D47">
              <w:t>Ввод вручную</w:t>
            </w:r>
          </w:p>
        </w:tc>
      </w:tr>
      <w:tr w:rsidR="00D414E0" w:rsidRPr="001920F9" w:rsidTr="009322EE">
        <w:trPr>
          <w:trHeight w:val="1227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027A59" w:rsidRDefault="00D414E0" w:rsidP="00337717">
            <w:pPr>
              <w:ind w:firstLine="34"/>
            </w:pPr>
            <w:r w:rsidRPr="00027A59">
              <w:t>Фактическое значение</w:t>
            </w:r>
          </w:p>
        </w:tc>
        <w:tc>
          <w:tcPr>
            <w:tcW w:w="10489" w:type="dxa"/>
          </w:tcPr>
          <w:p w:rsidR="00D414E0" w:rsidRPr="00027A59" w:rsidRDefault="00D414E0" w:rsidP="00337717">
            <w:pPr>
              <w:ind w:firstLine="317"/>
            </w:pPr>
            <w:r w:rsidRPr="00027A59">
              <w:t>Рассчитывается для ДГТ по итогам работы за квартал.</w:t>
            </w:r>
          </w:p>
          <w:p w:rsidR="00D414E0" w:rsidRPr="00027A59" w:rsidRDefault="00D414E0" w:rsidP="00337717">
            <w:pPr>
              <w:ind w:firstLine="317"/>
            </w:pPr>
            <w:r w:rsidRPr="00027A59">
              <w:t>Источник – данные на основании расчетных ведомостей о работе бригад и локомотивов на сопредельных дорогах за отчетный период (представляется в службу перевозок РУП «Главный информационный расчетный центр»).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34"/>
            </w:pPr>
            <w:r w:rsidRPr="00795D47">
              <w:t>Ввод вручную</w:t>
            </w:r>
          </w:p>
        </w:tc>
      </w:tr>
      <w:tr w:rsidR="00D414E0" w:rsidRPr="001920F9" w:rsidTr="009322EE">
        <w:trPr>
          <w:trHeight w:val="115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1920F9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813BAF">
              <w:t>Выполнение плана</w:t>
            </w:r>
            <w:r>
              <w:t>, расчет премии (в процентах)</w:t>
            </w:r>
          </w:p>
        </w:tc>
        <w:tc>
          <w:tcPr>
            <w:tcW w:w="10489" w:type="dxa"/>
          </w:tcPr>
          <w:p w:rsidR="00D414E0" w:rsidRDefault="00D414E0" w:rsidP="00337717">
            <w:pPr>
              <w:ind w:firstLine="317"/>
            </w:pPr>
            <w:r w:rsidRPr="00291E58">
              <w:t>Расчет премии</w:t>
            </w:r>
            <w:r>
              <w:t xml:space="preserve"> </w:t>
            </w:r>
            <w:r w:rsidRPr="00291E58">
              <w:t xml:space="preserve">осуществляется в случае, если данные за </w:t>
            </w:r>
            <w:r>
              <w:t>расчетный</w:t>
            </w:r>
            <w:r w:rsidRPr="00291E58">
              <w:t xml:space="preserve"> период </w:t>
            </w:r>
            <w:r>
              <w:t xml:space="preserve">(квартал) </w:t>
            </w:r>
            <w:r w:rsidRPr="00291E58">
              <w:t>больше, чем данные за аналогичный период прошлого года.</w:t>
            </w: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Default="009632FA" w:rsidP="00337717">
            <w:pPr>
              <w:ind w:firstLine="317"/>
            </w:pPr>
          </w:p>
          <w:p w:rsidR="009632FA" w:rsidRPr="00291E58" w:rsidRDefault="009632FA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BF2A25">
              <w:t>Расчет в Системе</w:t>
            </w:r>
          </w:p>
        </w:tc>
      </w:tr>
      <w:tr w:rsidR="00D414E0" w:rsidRPr="001920F9" w:rsidTr="00337717">
        <w:trPr>
          <w:trHeight w:val="781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17</w:t>
            </w:r>
          </w:p>
        </w:tc>
        <w:tc>
          <w:tcPr>
            <w:tcW w:w="13892" w:type="dxa"/>
            <w:gridSpan w:val="3"/>
          </w:tcPr>
          <w:p w:rsidR="00D414E0" w:rsidRPr="00D85A65" w:rsidRDefault="00D414E0" w:rsidP="00337717">
            <w:pPr>
              <w:ind w:firstLine="35"/>
              <w:rPr>
                <w:b/>
                <w:lang w:val="en-US"/>
              </w:rPr>
            </w:pPr>
            <w:r w:rsidRPr="00D85A65">
              <w:rPr>
                <w:b/>
              </w:rPr>
              <w:t xml:space="preserve">Выполнение показателя «Экспорт услуг (к аналогичному периоду прошлого года, в процентах)» рассчитывается за месяц. </w:t>
            </w:r>
            <w:r w:rsidRPr="00D85A65">
              <w:t>Рассчитывается для:</w:t>
            </w:r>
            <w:r w:rsidRPr="00D85A65">
              <w:rPr>
                <w:spacing w:val="-1"/>
              </w:rPr>
              <w:t xml:space="preserve"> </w:t>
            </w:r>
            <w:r w:rsidRPr="00D85A65">
              <w:t>ДГПС, ДГЦ за месяц.</w:t>
            </w:r>
            <w:r w:rsidRPr="00D85A65">
              <w:rPr>
                <w:b/>
              </w:rPr>
              <w:t xml:space="preserve"> </w:t>
            </w:r>
          </w:p>
        </w:tc>
      </w:tr>
      <w:tr w:rsidR="00D414E0" w:rsidRPr="001920F9" w:rsidTr="009322EE">
        <w:trPr>
          <w:trHeight w:val="525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1920F9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027A59">
              <w:t>Фактическое значение</w:t>
            </w:r>
          </w:p>
        </w:tc>
        <w:tc>
          <w:tcPr>
            <w:tcW w:w="10489" w:type="dxa"/>
          </w:tcPr>
          <w:p w:rsidR="00D414E0" w:rsidRPr="00D85A65" w:rsidRDefault="00D414E0" w:rsidP="00337717">
            <w:pPr>
              <w:ind w:firstLine="317"/>
            </w:pPr>
            <w:r w:rsidRPr="00D85A65">
              <w:t>Данные предоставляются финансово-экономической службой.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>
              <w:t>Ввод вручную</w:t>
            </w:r>
          </w:p>
        </w:tc>
      </w:tr>
      <w:tr w:rsidR="00D414E0" w:rsidRPr="001920F9" w:rsidTr="009322EE">
        <w:trPr>
          <w:trHeight w:val="278"/>
        </w:trPr>
        <w:tc>
          <w:tcPr>
            <w:tcW w:w="562" w:type="dxa"/>
            <w:vMerge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813BAF">
              <w:t>Выполнение плана</w:t>
            </w:r>
          </w:p>
          <w:p w:rsidR="00D414E0" w:rsidRPr="00813BAF" w:rsidRDefault="00D414E0" w:rsidP="00337717">
            <w:pPr>
              <w:ind w:firstLine="34"/>
            </w:pPr>
          </w:p>
        </w:tc>
        <w:tc>
          <w:tcPr>
            <w:tcW w:w="10489" w:type="dxa"/>
          </w:tcPr>
          <w:p w:rsidR="00D414E0" w:rsidRPr="00E85D2D" w:rsidRDefault="00D414E0" w:rsidP="00337717">
            <w:pPr>
              <w:ind w:firstLine="317"/>
            </w:pPr>
            <w:r w:rsidRPr="00E85D2D">
              <w:t>План выполнен в случае, если процент выполнения</w:t>
            </w:r>
            <w:r w:rsidRPr="00AF7E13">
              <w:t xml:space="preserve"> </w:t>
            </w:r>
            <w:r w:rsidRPr="001471F7">
              <w:rPr>
                <w:spacing w:val="-4"/>
                <w:szCs w:val="30"/>
              </w:rPr>
              <w:t xml:space="preserve">экспорта услуг </w:t>
            </w:r>
            <w:r w:rsidRPr="00E85D2D">
              <w:t>больше 100%.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BF2A25">
              <w:t>Расчет в Системе</w:t>
            </w:r>
          </w:p>
        </w:tc>
      </w:tr>
      <w:tr w:rsidR="00D414E0" w:rsidRPr="001920F9" w:rsidTr="00337717">
        <w:trPr>
          <w:trHeight w:val="705"/>
        </w:trPr>
        <w:tc>
          <w:tcPr>
            <w:tcW w:w="562" w:type="dxa"/>
            <w:vMerge w:val="restart"/>
          </w:tcPr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  <w:r w:rsidRPr="009632FA">
              <w:rPr>
                <w:b/>
              </w:rPr>
              <w:t>18</w:t>
            </w:r>
          </w:p>
          <w:p w:rsidR="00D414E0" w:rsidRPr="009632FA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3892" w:type="dxa"/>
            <w:gridSpan w:val="3"/>
          </w:tcPr>
          <w:p w:rsidR="00D414E0" w:rsidRPr="004E3414" w:rsidRDefault="00D414E0" w:rsidP="00337717">
            <w:pPr>
              <w:shd w:val="clear" w:color="auto" w:fill="FFFFFF"/>
              <w:tabs>
                <w:tab w:val="left" w:pos="2266"/>
              </w:tabs>
              <w:ind w:firstLine="34"/>
              <w:rPr>
                <w:b/>
              </w:rPr>
            </w:pPr>
            <w:r w:rsidRPr="004E3414">
              <w:rPr>
                <w:rFonts w:eastAsia="Calibri"/>
                <w:b/>
              </w:rPr>
              <w:t xml:space="preserve">Выполнение плана </w:t>
            </w:r>
            <w:r w:rsidRPr="004E3414">
              <w:rPr>
                <w:b/>
              </w:rPr>
              <w:t>передачи</w:t>
            </w:r>
            <w:r w:rsidRPr="004E3414">
              <w:rPr>
                <w:rFonts w:eastAsia="Calibri"/>
                <w:b/>
              </w:rPr>
              <w:t xml:space="preserve"> местного груза, в вагонах</w:t>
            </w:r>
            <w:r w:rsidRPr="004E3414">
              <w:rPr>
                <w:b/>
              </w:rPr>
              <w:t xml:space="preserve"> за сутки.</w:t>
            </w:r>
          </w:p>
          <w:p w:rsidR="00D414E0" w:rsidRPr="004E3414" w:rsidRDefault="00D414E0" w:rsidP="00337717">
            <w:pPr>
              <w:ind w:firstLine="0"/>
            </w:pPr>
            <w:r w:rsidRPr="004E3414">
              <w:t>Рассчитывается для:</w:t>
            </w:r>
            <w:r w:rsidRPr="004E3414">
              <w:rPr>
                <w:spacing w:val="-1"/>
              </w:rPr>
              <w:t xml:space="preserve"> </w:t>
            </w:r>
            <w:r w:rsidRPr="004E3414">
              <w:t>ДГПС, ДНЦ (узловых и участковых), ДГЦ за сутки с нарастающим итогом за месяц.</w:t>
            </w:r>
          </w:p>
          <w:p w:rsidR="00D414E0" w:rsidRPr="004E3414" w:rsidRDefault="00D414E0" w:rsidP="0006725E">
            <w:pPr>
              <w:ind w:firstLine="317"/>
            </w:pPr>
            <w:r w:rsidRPr="004E3414">
              <w:lastRenderedPageBreak/>
              <w:t xml:space="preserve">Источником получения информации для расчетов являются данные файла, получаемые </w:t>
            </w:r>
            <w:r w:rsidRPr="0006725E">
              <w:t xml:space="preserve">ежесуточно в </w:t>
            </w:r>
            <w:r w:rsidR="0006725E" w:rsidRPr="0006725E">
              <w:t>03</w:t>
            </w:r>
            <w:r w:rsidRPr="0006725E">
              <w:t>.</w:t>
            </w:r>
            <w:r w:rsidR="0006725E" w:rsidRPr="0006725E">
              <w:t>0</w:t>
            </w:r>
            <w:r w:rsidRPr="0006725E">
              <w:t>0. Данные файла формируются из КПЭ</w:t>
            </w:r>
            <w:r w:rsidRPr="0006725E">
              <w:rPr>
                <w:spacing w:val="-10"/>
              </w:rPr>
              <w:t>.</w:t>
            </w:r>
            <w:r w:rsidRPr="004E3414">
              <w:t xml:space="preserve"> </w:t>
            </w:r>
          </w:p>
        </w:tc>
      </w:tr>
      <w:tr w:rsidR="00D414E0" w:rsidRPr="001920F9" w:rsidTr="009322EE">
        <w:trPr>
          <w:trHeight w:val="443"/>
        </w:trPr>
        <w:tc>
          <w:tcPr>
            <w:tcW w:w="562" w:type="dxa"/>
            <w:vMerge/>
          </w:tcPr>
          <w:p w:rsidR="00D414E0" w:rsidRPr="001920F9" w:rsidRDefault="00D414E0" w:rsidP="00337717">
            <w:pPr>
              <w:ind w:left="-113" w:right="-108" w:firstLine="113"/>
              <w:rPr>
                <w:b/>
              </w:rPr>
            </w:pPr>
          </w:p>
        </w:tc>
        <w:tc>
          <w:tcPr>
            <w:tcW w:w="1560" w:type="dxa"/>
          </w:tcPr>
          <w:p w:rsidR="00D414E0" w:rsidRPr="001920F9" w:rsidRDefault="00D414E0" w:rsidP="00337717">
            <w:pPr>
              <w:shd w:val="clear" w:color="auto" w:fill="FFFFFF"/>
              <w:tabs>
                <w:tab w:val="left" w:pos="2266"/>
              </w:tabs>
              <w:ind w:firstLine="34"/>
            </w:pPr>
            <w:r w:rsidRPr="001920F9">
              <w:t>План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3331EB">
              <w:t xml:space="preserve">Данные формируются из файла </w:t>
            </w:r>
            <w:r>
              <w:t>(Приложение 1), пункт 12 поле «План передачи». Данные файла из КПЭ</w:t>
            </w:r>
            <w:r>
              <w:rPr>
                <w:spacing w:val="-10"/>
              </w:rPr>
              <w:t>.</w:t>
            </w:r>
          </w:p>
          <w:p w:rsidR="00D414E0" w:rsidRDefault="00D414E0" w:rsidP="00337717">
            <w:pPr>
              <w:ind w:firstLine="317"/>
            </w:pPr>
            <w:r>
              <w:t xml:space="preserve">Для ДГЦ – значение плана передачи по всей дороге. </w:t>
            </w:r>
          </w:p>
          <w:p w:rsidR="00D414E0" w:rsidRDefault="00D414E0" w:rsidP="00337717">
            <w:pPr>
              <w:ind w:firstLine="317"/>
            </w:pPr>
            <w:r>
              <w:t xml:space="preserve">Для ДГПС с районом управления более одного НОД и ДНЦ (узловых, участковых) </w:t>
            </w:r>
            <w:r w:rsidRPr="007F34D2">
              <w:t>которые расположены в границах более чем одного НОД</w:t>
            </w:r>
            <w:r>
              <w:t>, план рассчитывается как</w:t>
            </w:r>
            <w:r w:rsidRPr="007F34D2">
              <w:t xml:space="preserve"> сумма планов </w:t>
            </w:r>
            <w:r>
              <w:t>передачи</w:t>
            </w:r>
            <w:r w:rsidRPr="007F34D2">
              <w:t xml:space="preserve"> местного груза для таких НОД</w:t>
            </w:r>
            <w:r>
              <w:t>.</w:t>
            </w:r>
          </w:p>
          <w:p w:rsidR="00D414E0" w:rsidRPr="007F34D2" w:rsidRDefault="00D414E0" w:rsidP="00337717">
            <w:pPr>
              <w:ind w:firstLine="317"/>
            </w:pPr>
            <w:r>
              <w:t xml:space="preserve"> </w:t>
            </w: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t>Данные файлов.</w:t>
            </w:r>
          </w:p>
        </w:tc>
      </w:tr>
      <w:tr w:rsidR="00D414E0" w:rsidRPr="001920F9" w:rsidTr="009322EE">
        <w:trPr>
          <w:trHeight w:val="974"/>
        </w:trPr>
        <w:tc>
          <w:tcPr>
            <w:tcW w:w="562" w:type="dxa"/>
            <w:vMerge/>
          </w:tcPr>
          <w:p w:rsidR="00D414E0" w:rsidRPr="001920F9" w:rsidRDefault="00D414E0" w:rsidP="00337717"/>
        </w:tc>
        <w:tc>
          <w:tcPr>
            <w:tcW w:w="1560" w:type="dxa"/>
          </w:tcPr>
          <w:p w:rsidR="00D414E0" w:rsidRPr="001920F9" w:rsidRDefault="00D414E0" w:rsidP="00337717">
            <w:pPr>
              <w:shd w:val="clear" w:color="auto" w:fill="FFFFFF"/>
              <w:tabs>
                <w:tab w:val="left" w:pos="2266"/>
              </w:tabs>
              <w:spacing w:before="60" w:after="60"/>
              <w:ind w:firstLine="0"/>
              <w:rPr>
                <w:b/>
              </w:rPr>
            </w:pPr>
            <w:r w:rsidRPr="001920F9">
              <w:t>Фактическое значение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10489" w:type="dxa"/>
          </w:tcPr>
          <w:p w:rsidR="00D414E0" w:rsidRDefault="00D414E0" w:rsidP="00337717">
            <w:pPr>
              <w:spacing w:line="235" w:lineRule="auto"/>
              <w:ind w:firstLine="317"/>
              <w:rPr>
                <w:spacing w:val="-10"/>
              </w:rPr>
            </w:pPr>
            <w:r w:rsidRPr="003331EB">
              <w:t xml:space="preserve">Данные формируются из файла </w:t>
            </w:r>
            <w:r>
              <w:t>(Приложение 1), пункт 12 поле «Передача». Данные файла из КПЭ</w:t>
            </w:r>
            <w:r>
              <w:rPr>
                <w:spacing w:val="-10"/>
              </w:rPr>
              <w:t>.</w:t>
            </w:r>
          </w:p>
          <w:p w:rsidR="00D414E0" w:rsidRDefault="00D414E0" w:rsidP="00337717">
            <w:pPr>
              <w:ind w:firstLine="317"/>
            </w:pPr>
            <w:r>
              <w:t xml:space="preserve">Для ДГПС с районом управления более одного НОД и ДНЦ (узловых, участковых) </w:t>
            </w:r>
            <w:r w:rsidRPr="007F34D2">
              <w:t>которые расположены в границах более чем одного НОД</w:t>
            </w:r>
            <w:r>
              <w:t>, фактическое значение рассчитывается как</w:t>
            </w:r>
            <w:r w:rsidRPr="007F34D2">
              <w:t xml:space="preserve"> сумма </w:t>
            </w:r>
            <w:r>
              <w:t>фактических значений передачи</w:t>
            </w:r>
            <w:r w:rsidRPr="007F34D2">
              <w:t xml:space="preserve"> местного груза для таких НОД</w:t>
            </w:r>
            <w:r>
              <w:t>.</w:t>
            </w:r>
          </w:p>
          <w:p w:rsidR="00D414E0" w:rsidRPr="00576EAC" w:rsidRDefault="00D414E0" w:rsidP="00337717">
            <w:pPr>
              <w:ind w:firstLine="317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C04944">
              <w:t>Данные файлов.</w:t>
            </w:r>
          </w:p>
        </w:tc>
      </w:tr>
      <w:tr w:rsidR="00D414E0" w:rsidRPr="001920F9" w:rsidTr="009322EE">
        <w:trPr>
          <w:trHeight w:val="1020"/>
        </w:trPr>
        <w:tc>
          <w:tcPr>
            <w:tcW w:w="562" w:type="dxa"/>
            <w:vMerge/>
          </w:tcPr>
          <w:p w:rsidR="00D414E0" w:rsidRPr="001920F9" w:rsidRDefault="00D414E0" w:rsidP="00337717"/>
        </w:tc>
        <w:tc>
          <w:tcPr>
            <w:tcW w:w="1560" w:type="dxa"/>
          </w:tcPr>
          <w:p w:rsidR="00D414E0" w:rsidRDefault="00D414E0" w:rsidP="00337717">
            <w:pPr>
              <w:shd w:val="clear" w:color="auto" w:fill="FFFFFF"/>
              <w:tabs>
                <w:tab w:val="left" w:pos="2266"/>
              </w:tabs>
              <w:spacing w:line="235" w:lineRule="auto"/>
              <w:ind w:firstLine="0"/>
            </w:pPr>
            <w:r w:rsidRPr="00813BAF">
              <w:t>Выполнение плана</w:t>
            </w:r>
            <w:r>
              <w:t>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oMath>
            <w:r>
              <w:t>)</w:t>
            </w:r>
          </w:p>
          <w:p w:rsidR="00D414E0" w:rsidRPr="001920F9" w:rsidRDefault="00D414E0" w:rsidP="00337717">
            <w:pPr>
              <w:shd w:val="clear" w:color="auto" w:fill="FFFFFF"/>
              <w:tabs>
                <w:tab w:val="left" w:pos="2266"/>
              </w:tabs>
              <w:spacing w:before="60" w:after="60"/>
              <w:ind w:firstLine="0"/>
              <w:rPr>
                <w:b/>
              </w:rPr>
            </w:pPr>
          </w:p>
        </w:tc>
        <w:tc>
          <w:tcPr>
            <w:tcW w:w="10489" w:type="dxa"/>
          </w:tcPr>
          <w:p w:rsidR="00D414E0" w:rsidRPr="00E85D2D" w:rsidRDefault="00D414E0" w:rsidP="00337717">
            <w:pPr>
              <w:ind w:firstLine="317"/>
            </w:pPr>
            <w:r w:rsidRPr="00E85D2D">
              <w:t xml:space="preserve">План выполнен в случае, если процент выполнения плана больше или равен 100%. </w:t>
            </w:r>
          </w:p>
          <w:p w:rsidR="00D414E0" w:rsidRPr="00E85D2D" w:rsidRDefault="00D414E0" w:rsidP="00337717">
            <w:pPr>
              <w:ind w:firstLine="317"/>
            </w:pPr>
            <w:r>
              <w:t>Выполнение</w:t>
            </w:r>
            <w:r w:rsidRPr="00E85D2D">
              <w:t xml:space="preserve"> рассчитывается:</w:t>
            </w:r>
          </w:p>
          <w:p w:rsidR="00D414E0" w:rsidRPr="00E85D2D" w:rsidRDefault="00197DA9" w:rsidP="00337717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D414E0" w:rsidRPr="00E85D2D">
              <w:t>, где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 w:rsidR="00D414E0" w:rsidRPr="00E85D2D">
              <w:t xml:space="preserve">– выполнение плана </w:t>
            </w:r>
            <w:r w:rsidR="00D414E0">
              <w:t>передачи местного груза</w:t>
            </w:r>
            <w:r w:rsidR="00D414E0" w:rsidRPr="00E85D2D">
              <w:t xml:space="preserve">, %. Округляется до </w:t>
            </w:r>
            <w:r w:rsidR="00D414E0">
              <w:t>1</w:t>
            </w:r>
            <w:r w:rsidR="00D414E0" w:rsidRPr="00E85D2D">
              <w:t xml:space="preserve"> знак</w:t>
            </w:r>
            <w:r w:rsidR="00D414E0">
              <w:t>ов</w:t>
            </w:r>
            <w:r w:rsidR="00D414E0" w:rsidRPr="00E85D2D">
              <w:t xml:space="preserve"> после запятой</w:t>
            </w:r>
            <w:r w:rsidR="00D414E0">
              <w:t>.</w:t>
            </w:r>
          </w:p>
          <w:p w:rsidR="00D414E0" w:rsidRPr="00E85D2D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D414E0" w:rsidRPr="00E85D2D">
              <w:t xml:space="preserve"> – фактическое значение </w:t>
            </w:r>
            <w:r w:rsidR="00D414E0">
              <w:t>передачи местного груза</w:t>
            </w:r>
            <w:r w:rsidR="00D414E0" w:rsidRPr="00E85D2D">
              <w:t>;</w:t>
            </w:r>
          </w:p>
          <w:p w:rsidR="00D414E0" w:rsidRDefault="00197DA9" w:rsidP="00337717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D414E0" w:rsidRPr="00E85D2D">
              <w:t xml:space="preserve"> - плановое значение </w:t>
            </w:r>
            <w:r w:rsidR="00D414E0">
              <w:t>передачи местного груза.</w:t>
            </w:r>
          </w:p>
          <w:p w:rsidR="00D414E0" w:rsidRPr="00D414E0" w:rsidRDefault="00D414E0" w:rsidP="00337717">
            <w:pPr>
              <w:ind w:firstLine="317"/>
            </w:pPr>
            <w:r w:rsidRPr="00B57CDD">
              <w:rPr>
                <w:spacing w:val="-2"/>
              </w:rPr>
              <w:t>В случае выполнения планового значения показателя за сутки показатель учитывается как выполненный обоими ДГПС (ночной и дневной смены), в случае не</w:t>
            </w:r>
            <w:r>
              <w:rPr>
                <w:spacing w:val="-2"/>
              </w:rPr>
              <w:t xml:space="preserve"> </w:t>
            </w:r>
            <w:r w:rsidRPr="00B57CDD">
              <w:rPr>
                <w:spacing w:val="-2"/>
              </w:rPr>
              <w:t>выполнения планового значения – как невыполненный обоими ДГПС (ночной и дневной смены).</w:t>
            </w:r>
            <w:r>
              <w:rPr>
                <w:spacing w:val="-2"/>
              </w:rPr>
              <w:t xml:space="preserve"> </w:t>
            </w:r>
          </w:p>
          <w:p w:rsidR="00D414E0" w:rsidRPr="00813BAF" w:rsidRDefault="00D414E0" w:rsidP="00337717">
            <w:pPr>
              <w:ind w:firstLine="33"/>
            </w:pPr>
          </w:p>
        </w:tc>
        <w:tc>
          <w:tcPr>
            <w:tcW w:w="1843" w:type="dxa"/>
          </w:tcPr>
          <w:p w:rsidR="00D414E0" w:rsidRDefault="00D414E0" w:rsidP="00337717">
            <w:pPr>
              <w:ind w:firstLine="0"/>
            </w:pPr>
            <w:r w:rsidRPr="003C776A">
              <w:t>Расчет в Системе</w:t>
            </w:r>
          </w:p>
        </w:tc>
      </w:tr>
    </w:tbl>
    <w:p w:rsidR="00D414E0" w:rsidRDefault="00D414E0" w:rsidP="00A50638">
      <w:pPr>
        <w:jc w:val="both"/>
        <w:rPr>
          <w:sz w:val="28"/>
          <w:szCs w:val="28"/>
        </w:rPr>
      </w:pPr>
    </w:p>
    <w:p w:rsidR="00D414E0" w:rsidRDefault="00D414E0" w:rsidP="00A50638">
      <w:pPr>
        <w:jc w:val="both"/>
        <w:rPr>
          <w:sz w:val="28"/>
          <w:szCs w:val="28"/>
        </w:rPr>
      </w:pPr>
    </w:p>
    <w:p w:rsidR="000637BB" w:rsidRDefault="000637BB" w:rsidP="009929BC">
      <w:pPr>
        <w:ind w:firstLine="567"/>
        <w:rPr>
          <w:sz w:val="28"/>
          <w:szCs w:val="28"/>
        </w:rPr>
      </w:pPr>
    </w:p>
    <w:p w:rsidR="003B4AC7" w:rsidRDefault="003B4AC7" w:rsidP="009929BC">
      <w:pPr>
        <w:ind w:firstLine="567"/>
        <w:rPr>
          <w:sz w:val="28"/>
          <w:szCs w:val="28"/>
        </w:rPr>
      </w:pPr>
    </w:p>
    <w:p w:rsidR="003B4AC7" w:rsidRDefault="003B4AC7" w:rsidP="003B4AC7">
      <w:pPr>
        <w:jc w:val="right"/>
        <w:sectPr w:rsidR="003B4AC7" w:rsidSect="00261CCC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D7A08" w:rsidRDefault="004D7A08" w:rsidP="004D7A08">
      <w:pPr>
        <w:pStyle w:val="1"/>
        <w:numPr>
          <w:ilvl w:val="0"/>
          <w:numId w:val="0"/>
        </w:numPr>
        <w:ind w:left="432"/>
        <w:jc w:val="right"/>
      </w:pPr>
      <w:bookmarkStart w:id="124" w:name="_Toc79736852"/>
      <w:r>
        <w:lastRenderedPageBreak/>
        <w:t xml:space="preserve">Приложение </w:t>
      </w:r>
      <w:r w:rsidR="0027224E">
        <w:t>3</w:t>
      </w:r>
      <w:bookmarkEnd w:id="124"/>
    </w:p>
    <w:p w:rsidR="004D7A08" w:rsidRPr="004D7A08" w:rsidRDefault="000456E5" w:rsidP="004D7A08">
      <w:r>
        <w:rPr>
          <w:sz w:val="28"/>
          <w:szCs w:val="28"/>
        </w:rPr>
        <w:t xml:space="preserve"> </w:t>
      </w:r>
    </w:p>
    <w:p w:rsidR="000456E5" w:rsidRDefault="000456E5" w:rsidP="000456E5">
      <w:pPr>
        <w:jc w:val="center"/>
        <w:rPr>
          <w:b/>
          <w:sz w:val="28"/>
          <w:szCs w:val="28"/>
        </w:rPr>
      </w:pPr>
      <w:r w:rsidRPr="005A72E5">
        <w:rPr>
          <w:b/>
          <w:sz w:val="28"/>
          <w:szCs w:val="28"/>
        </w:rPr>
        <w:t>Порядок определения данных для расчета</w:t>
      </w:r>
    </w:p>
    <w:p w:rsidR="002745A1" w:rsidRDefault="002745A1" w:rsidP="000456E5">
      <w:pPr>
        <w:jc w:val="center"/>
        <w:rPr>
          <w:b/>
          <w:sz w:val="28"/>
          <w:szCs w:val="28"/>
        </w:rPr>
      </w:pPr>
    </w:p>
    <w:p w:rsidR="005C4AFA" w:rsidRPr="005C4AFA" w:rsidRDefault="005C4AFA" w:rsidP="002745A1">
      <w:pPr>
        <w:pStyle w:val="a7"/>
        <w:numPr>
          <w:ilvl w:val="0"/>
          <w:numId w:val="31"/>
        </w:numPr>
        <w:ind w:left="0" w:firstLine="709"/>
        <w:rPr>
          <w:b/>
          <w:sz w:val="28"/>
          <w:szCs w:val="28"/>
        </w:rPr>
      </w:pPr>
      <w:r w:rsidRPr="005C4AFA">
        <w:rPr>
          <w:b/>
          <w:sz w:val="28"/>
          <w:szCs w:val="28"/>
        </w:rPr>
        <w:t>Диапазон номеров поездов</w:t>
      </w:r>
      <w:r w:rsidR="00462780">
        <w:rPr>
          <w:b/>
          <w:sz w:val="28"/>
          <w:szCs w:val="28"/>
        </w:rPr>
        <w:t>, используемый</w:t>
      </w:r>
      <w:r w:rsidRPr="005C4AFA">
        <w:rPr>
          <w:b/>
          <w:sz w:val="28"/>
          <w:szCs w:val="28"/>
        </w:rPr>
        <w:t xml:space="preserve"> при расчётах </w:t>
      </w:r>
    </w:p>
    <w:p w:rsidR="005C4AFA" w:rsidRPr="00462780" w:rsidRDefault="005C4AFA" w:rsidP="002745A1">
      <w:pPr>
        <w:pStyle w:val="a7"/>
        <w:ind w:left="0" w:firstLine="709"/>
        <w:jc w:val="both"/>
        <w:rPr>
          <w:sz w:val="28"/>
          <w:szCs w:val="28"/>
        </w:rPr>
      </w:pPr>
      <w:r w:rsidRPr="00462780">
        <w:rPr>
          <w:sz w:val="28"/>
          <w:szCs w:val="28"/>
        </w:rPr>
        <w:t>Расчёт производится для грузовых поездов следующих категорий</w:t>
      </w:r>
      <w:r w:rsidR="00462780">
        <w:rPr>
          <w:sz w:val="28"/>
          <w:szCs w:val="28"/>
        </w:rPr>
        <w:t xml:space="preserve"> в соответствии с действующей системой нумерации</w:t>
      </w:r>
      <w:r w:rsidR="00292EE4">
        <w:rPr>
          <w:sz w:val="28"/>
          <w:szCs w:val="28"/>
        </w:rPr>
        <w:t xml:space="preserve"> (далее </w:t>
      </w:r>
      <w:r w:rsidR="00462780">
        <w:rPr>
          <w:sz w:val="28"/>
          <w:szCs w:val="28"/>
        </w:rPr>
        <w:t xml:space="preserve">- </w:t>
      </w:r>
      <w:r w:rsidR="00292EE4">
        <w:rPr>
          <w:sz w:val="28"/>
          <w:szCs w:val="28"/>
        </w:rPr>
        <w:t>Диапазон):</w:t>
      </w:r>
    </w:p>
    <w:p w:rsidR="005C4AFA" w:rsidRDefault="005C4AFA" w:rsidP="002745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специализированные грузовые поезда, в т.ч на удлинённых плечах обслуживания;</w:t>
      </w:r>
    </w:p>
    <w:p w:rsidR="005C4AFA" w:rsidRDefault="005C4AFA" w:rsidP="002745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 w:rsidR="004E4E3A">
        <w:rPr>
          <w:sz w:val="28"/>
          <w:szCs w:val="28"/>
        </w:rPr>
        <w:t>г</w:t>
      </w:r>
      <w:r>
        <w:rPr>
          <w:sz w:val="28"/>
          <w:szCs w:val="28"/>
        </w:rPr>
        <w:t>рузовые поезда: соединённые (сдвоенные) поезда</w:t>
      </w:r>
      <w:r w:rsidR="00292EE4">
        <w:rPr>
          <w:sz w:val="28"/>
          <w:szCs w:val="28"/>
        </w:rPr>
        <w:t>, составы из порожних вагонов в количестве 350-520 осей с одним локомотивом в голове, поезда повышенного веса, сквозные, в т.ч.  на удлинённых плечах</w:t>
      </w:r>
      <w:r w:rsidR="00462780">
        <w:rPr>
          <w:sz w:val="28"/>
          <w:szCs w:val="28"/>
        </w:rPr>
        <w:t xml:space="preserve"> обслуживания,</w:t>
      </w:r>
      <w:r w:rsidR="00292EE4">
        <w:rPr>
          <w:sz w:val="28"/>
          <w:szCs w:val="28"/>
        </w:rPr>
        <w:t xml:space="preserve"> участковые, сборные. </w:t>
      </w:r>
      <w:r>
        <w:rPr>
          <w:sz w:val="28"/>
          <w:szCs w:val="28"/>
        </w:rPr>
        <w:t xml:space="preserve">  </w:t>
      </w:r>
    </w:p>
    <w:p w:rsidR="005C4AFA" w:rsidRPr="005C4AFA" w:rsidRDefault="005C4AFA" w:rsidP="002745A1">
      <w:pPr>
        <w:pStyle w:val="a7"/>
        <w:ind w:left="0" w:firstLine="709"/>
        <w:jc w:val="both"/>
        <w:rPr>
          <w:sz w:val="28"/>
          <w:szCs w:val="28"/>
        </w:rPr>
      </w:pPr>
      <w:r w:rsidRPr="005C4AFA">
        <w:rPr>
          <w:sz w:val="28"/>
          <w:szCs w:val="28"/>
        </w:rPr>
        <w:t>Поездные события с поезд</w:t>
      </w:r>
      <w:r w:rsidR="004E4E3A">
        <w:rPr>
          <w:sz w:val="28"/>
          <w:szCs w:val="28"/>
        </w:rPr>
        <w:t>ами</w:t>
      </w:r>
      <w:r w:rsidR="00462780">
        <w:rPr>
          <w:sz w:val="28"/>
          <w:szCs w:val="28"/>
        </w:rPr>
        <w:t>,</w:t>
      </w:r>
      <w:r w:rsidR="004E4E3A">
        <w:rPr>
          <w:sz w:val="28"/>
          <w:szCs w:val="28"/>
        </w:rPr>
        <w:t xml:space="preserve"> нумерацией</w:t>
      </w:r>
      <w:r w:rsidR="004E4E3A" w:rsidRPr="005C4AFA">
        <w:rPr>
          <w:sz w:val="28"/>
          <w:szCs w:val="28"/>
        </w:rPr>
        <w:t xml:space="preserve"> </w:t>
      </w:r>
      <w:r w:rsidRPr="005C4AFA">
        <w:rPr>
          <w:sz w:val="28"/>
          <w:szCs w:val="28"/>
        </w:rPr>
        <w:t>не входящ</w:t>
      </w:r>
      <w:r w:rsidR="004E4E3A">
        <w:rPr>
          <w:sz w:val="28"/>
          <w:szCs w:val="28"/>
        </w:rPr>
        <w:t>ей</w:t>
      </w:r>
      <w:r w:rsidRPr="005C4AFA">
        <w:rPr>
          <w:sz w:val="28"/>
          <w:szCs w:val="28"/>
        </w:rPr>
        <w:t xml:space="preserve"> в Диапазон</w:t>
      </w:r>
      <w:r w:rsidR="00462780">
        <w:rPr>
          <w:sz w:val="28"/>
          <w:szCs w:val="28"/>
        </w:rPr>
        <w:t>,</w:t>
      </w:r>
      <w:r w:rsidRPr="005C4AFA">
        <w:rPr>
          <w:sz w:val="28"/>
          <w:szCs w:val="28"/>
        </w:rPr>
        <w:t xml:space="preserve"> игнорируются на этапе загрузки данных </w:t>
      </w:r>
      <w:r w:rsidR="00292EE4">
        <w:rPr>
          <w:sz w:val="28"/>
          <w:szCs w:val="28"/>
        </w:rPr>
        <w:t>в Систему</w:t>
      </w:r>
      <w:r w:rsidRPr="005C4AFA">
        <w:rPr>
          <w:sz w:val="28"/>
          <w:szCs w:val="28"/>
        </w:rPr>
        <w:t xml:space="preserve">. </w:t>
      </w:r>
    </w:p>
    <w:p w:rsidR="005C4AFA" w:rsidRDefault="005C4AFA" w:rsidP="002745A1">
      <w:pPr>
        <w:pStyle w:val="a7"/>
        <w:ind w:left="0" w:firstLine="709"/>
        <w:rPr>
          <w:b/>
          <w:sz w:val="28"/>
          <w:szCs w:val="28"/>
        </w:rPr>
      </w:pPr>
    </w:p>
    <w:p w:rsidR="000456E5" w:rsidRDefault="002745A1" w:rsidP="002745A1">
      <w:pPr>
        <w:pStyle w:val="a7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0456E5" w:rsidRPr="00C52B37">
        <w:rPr>
          <w:b/>
          <w:sz w:val="28"/>
          <w:szCs w:val="28"/>
        </w:rPr>
        <w:t xml:space="preserve">Общие положения  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Поезд принимается в расчет как одна единица с момента </w:t>
      </w:r>
      <w:r w:rsidR="004E26AF" w:rsidRPr="004E26AF">
        <w:rPr>
          <w:sz w:val="28"/>
          <w:szCs w:val="28"/>
        </w:rPr>
        <w:t>отправления</w:t>
      </w:r>
      <w:r w:rsidRPr="004E26AF">
        <w:rPr>
          <w:sz w:val="28"/>
          <w:szCs w:val="28"/>
        </w:rPr>
        <w:t xml:space="preserve"> </w:t>
      </w:r>
      <w:r w:rsidR="004E26AF" w:rsidRPr="004E26AF">
        <w:rPr>
          <w:sz w:val="28"/>
          <w:szCs w:val="28"/>
        </w:rPr>
        <w:t>поезда</w:t>
      </w:r>
      <w:r w:rsidRPr="004E26A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или приёма по межгосударственному стыку), до </w:t>
      </w:r>
      <w:r w:rsidRPr="004E26AF">
        <w:rPr>
          <w:sz w:val="28"/>
          <w:szCs w:val="28"/>
        </w:rPr>
        <w:t xml:space="preserve">момента </w:t>
      </w:r>
      <w:r w:rsidR="004E26AF" w:rsidRPr="004E26AF">
        <w:rPr>
          <w:sz w:val="28"/>
          <w:szCs w:val="28"/>
        </w:rPr>
        <w:t>прибытия</w:t>
      </w:r>
      <w:r>
        <w:rPr>
          <w:sz w:val="28"/>
          <w:szCs w:val="28"/>
        </w:rPr>
        <w:t xml:space="preserve">, </w:t>
      </w:r>
      <w:r w:rsidR="004E26AF">
        <w:rPr>
          <w:sz w:val="28"/>
          <w:szCs w:val="28"/>
        </w:rPr>
        <w:t>(</w:t>
      </w:r>
      <w:r>
        <w:rPr>
          <w:sz w:val="28"/>
          <w:szCs w:val="28"/>
        </w:rPr>
        <w:t>сдачи по межгосударственному стык</w:t>
      </w:r>
      <w:r w:rsidRPr="004E26AF">
        <w:rPr>
          <w:sz w:val="28"/>
          <w:szCs w:val="28"/>
        </w:rPr>
        <w:t>у</w:t>
      </w:r>
      <w:r w:rsidR="00106B14" w:rsidRPr="004E26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0456E5" w:rsidRPr="001D0DA0" w:rsidRDefault="000456E5" w:rsidP="000456E5">
      <w:pPr>
        <w:ind w:firstLine="567"/>
        <w:jc w:val="both"/>
        <w:rPr>
          <w:sz w:val="28"/>
          <w:szCs w:val="28"/>
        </w:rPr>
      </w:pPr>
      <w:r w:rsidRPr="001D0DA0">
        <w:rPr>
          <w:sz w:val="28"/>
          <w:szCs w:val="28"/>
        </w:rPr>
        <w:t>При смене номера поезда</w:t>
      </w:r>
      <w:r w:rsidR="00462780">
        <w:rPr>
          <w:sz w:val="28"/>
          <w:szCs w:val="28"/>
        </w:rPr>
        <w:t>,</w:t>
      </w:r>
      <w:r>
        <w:rPr>
          <w:sz w:val="28"/>
          <w:szCs w:val="28"/>
        </w:rPr>
        <w:t xml:space="preserve"> включая чётность</w:t>
      </w:r>
      <w:r w:rsidRPr="001D0DA0">
        <w:rPr>
          <w:sz w:val="28"/>
          <w:szCs w:val="28"/>
        </w:rPr>
        <w:t xml:space="preserve">, </w:t>
      </w:r>
      <w:r w:rsidR="00462780" w:rsidRPr="001D0DA0">
        <w:rPr>
          <w:sz w:val="28"/>
          <w:szCs w:val="28"/>
        </w:rPr>
        <w:t xml:space="preserve">поезд </w:t>
      </w:r>
      <w:r w:rsidRPr="001D0DA0">
        <w:rPr>
          <w:sz w:val="28"/>
          <w:szCs w:val="28"/>
        </w:rPr>
        <w:t xml:space="preserve">принимается </w:t>
      </w:r>
      <w:r w:rsidR="00462780" w:rsidRPr="001D0DA0">
        <w:rPr>
          <w:sz w:val="28"/>
          <w:szCs w:val="28"/>
        </w:rPr>
        <w:t>к расчет</w:t>
      </w:r>
      <w:r w:rsidR="00462780">
        <w:rPr>
          <w:sz w:val="28"/>
          <w:szCs w:val="28"/>
        </w:rPr>
        <w:t>у</w:t>
      </w:r>
      <w:r w:rsidR="00462780" w:rsidRPr="001D0DA0">
        <w:rPr>
          <w:sz w:val="28"/>
          <w:szCs w:val="28"/>
        </w:rPr>
        <w:t xml:space="preserve"> </w:t>
      </w:r>
      <w:r w:rsidRPr="001D0DA0">
        <w:rPr>
          <w:sz w:val="28"/>
          <w:szCs w:val="28"/>
        </w:rPr>
        <w:t>как одна единица.</w:t>
      </w:r>
    </w:p>
    <w:p w:rsidR="000456E5" w:rsidRPr="003F220B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изменении </w:t>
      </w:r>
      <w:r w:rsidRPr="003F220B">
        <w:rPr>
          <w:sz w:val="28"/>
          <w:szCs w:val="28"/>
        </w:rPr>
        <w:t xml:space="preserve">индекса </w:t>
      </w:r>
      <w:r w:rsidR="00106B14" w:rsidRPr="003F220B">
        <w:rPr>
          <w:sz w:val="28"/>
          <w:szCs w:val="28"/>
        </w:rPr>
        <w:t xml:space="preserve">поезда </w:t>
      </w:r>
      <w:r w:rsidR="00106B14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9B1BB5" w:rsidRPr="003F220B">
        <w:rPr>
          <w:sz w:val="28"/>
          <w:szCs w:val="28"/>
        </w:rPr>
        <w:t>расчет</w:t>
      </w:r>
      <w:r w:rsidR="009B1BB5">
        <w:rPr>
          <w:sz w:val="28"/>
          <w:szCs w:val="28"/>
        </w:rPr>
        <w:t>у</w:t>
      </w:r>
      <w:r w:rsidR="009B1BB5" w:rsidRPr="003F220B">
        <w:rPr>
          <w:sz w:val="28"/>
          <w:szCs w:val="28"/>
        </w:rPr>
        <w:t xml:space="preserve"> </w:t>
      </w:r>
      <w:r w:rsidRPr="003F220B">
        <w:rPr>
          <w:sz w:val="28"/>
          <w:szCs w:val="28"/>
        </w:rPr>
        <w:t>принимается только один поезд с учетом операции изменения индекса поезда.</w:t>
      </w:r>
    </w:p>
    <w:p w:rsidR="000456E5" w:rsidRPr="00860DC6" w:rsidRDefault="000456E5" w:rsidP="000456E5">
      <w:pPr>
        <w:ind w:firstLine="567"/>
        <w:jc w:val="both"/>
        <w:rPr>
          <w:i/>
          <w:sz w:val="28"/>
          <w:szCs w:val="28"/>
        </w:rPr>
      </w:pPr>
      <w:r w:rsidRPr="00860DC6">
        <w:rPr>
          <w:i/>
          <w:sz w:val="28"/>
          <w:szCs w:val="28"/>
        </w:rPr>
        <w:t>При изменении номера поезда на номер</w:t>
      </w:r>
      <w:r w:rsidR="009B1BB5">
        <w:rPr>
          <w:i/>
          <w:sz w:val="28"/>
          <w:szCs w:val="28"/>
        </w:rPr>
        <w:t>,</w:t>
      </w:r>
      <w:r w:rsidRPr="00860DC6">
        <w:rPr>
          <w:i/>
          <w:sz w:val="28"/>
          <w:szCs w:val="28"/>
        </w:rPr>
        <w:t xml:space="preserve"> не попадающий в Диапазон номеров, поезд с новым номером не попадает в расчет.  </w:t>
      </w:r>
    </w:p>
    <w:p w:rsidR="000456E5" w:rsidRDefault="000456E5" w:rsidP="000456E5">
      <w:pPr>
        <w:ind w:left="567"/>
        <w:jc w:val="both"/>
      </w:pPr>
    </w:p>
    <w:p w:rsidR="000456E5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  <w:r w:rsidRPr="00100420">
        <w:rPr>
          <w:sz w:val="28"/>
          <w:szCs w:val="28"/>
        </w:rPr>
        <w:t>К</w:t>
      </w:r>
      <w:r>
        <w:rPr>
          <w:b/>
          <w:sz w:val="28"/>
          <w:szCs w:val="28"/>
        </w:rPr>
        <w:t xml:space="preserve"> п</w:t>
      </w:r>
      <w:r w:rsidRPr="00D97029">
        <w:rPr>
          <w:b/>
          <w:sz w:val="28"/>
          <w:szCs w:val="28"/>
        </w:rPr>
        <w:t>оездн</w:t>
      </w:r>
      <w:r>
        <w:rPr>
          <w:b/>
          <w:sz w:val="28"/>
          <w:szCs w:val="28"/>
        </w:rPr>
        <w:t>ым</w:t>
      </w:r>
      <w:r w:rsidRPr="00D97029">
        <w:rPr>
          <w:b/>
          <w:sz w:val="28"/>
          <w:szCs w:val="28"/>
        </w:rPr>
        <w:t xml:space="preserve"> операция</w:t>
      </w:r>
      <w:r>
        <w:rPr>
          <w:b/>
          <w:sz w:val="28"/>
          <w:szCs w:val="28"/>
        </w:rPr>
        <w:t xml:space="preserve">м </w:t>
      </w:r>
      <w:r w:rsidRPr="00100420">
        <w:rPr>
          <w:sz w:val="28"/>
          <w:szCs w:val="28"/>
        </w:rPr>
        <w:t>относятся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операци</w:t>
      </w:r>
      <w:r w:rsidR="00462780">
        <w:rPr>
          <w:sz w:val="28"/>
          <w:szCs w:val="28"/>
        </w:rPr>
        <w:t>и</w:t>
      </w:r>
      <w:r>
        <w:rPr>
          <w:sz w:val="28"/>
          <w:szCs w:val="28"/>
        </w:rPr>
        <w:t xml:space="preserve"> по сообщениям: </w:t>
      </w:r>
    </w:p>
    <w:p w:rsidR="000456E5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- прибытие, отправление, проследование</w:t>
      </w:r>
      <w:r w:rsidRPr="003F220B">
        <w:rPr>
          <w:sz w:val="28"/>
          <w:szCs w:val="28"/>
        </w:rPr>
        <w:t>;</w:t>
      </w:r>
    </w:p>
    <w:p w:rsidR="000456E5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- сдача, прием по межгосударственным, межотделенческим стыковым пунктам.</w:t>
      </w:r>
    </w:p>
    <w:p w:rsidR="0047798D" w:rsidRDefault="0047798D" w:rsidP="0047798D">
      <w:pPr>
        <w:ind w:firstLine="567"/>
        <w:jc w:val="both"/>
        <w:rPr>
          <w:sz w:val="28"/>
          <w:szCs w:val="28"/>
        </w:rPr>
      </w:pPr>
    </w:p>
    <w:p w:rsidR="0047798D" w:rsidRPr="00FB0CF4" w:rsidRDefault="003B5CCA" w:rsidP="00EC00BF">
      <w:pPr>
        <w:ind w:firstLine="567"/>
        <w:jc w:val="both"/>
        <w:rPr>
          <w:sz w:val="28"/>
          <w:szCs w:val="28"/>
        </w:rPr>
      </w:pPr>
      <w:r w:rsidRPr="00FB0CF4">
        <w:rPr>
          <w:sz w:val="28"/>
          <w:szCs w:val="28"/>
        </w:rPr>
        <w:t xml:space="preserve">Порядок выполнения расчётных операций по </w:t>
      </w:r>
      <w:r w:rsidR="00DC12F2" w:rsidRPr="00FB0CF4">
        <w:rPr>
          <w:sz w:val="28"/>
          <w:szCs w:val="28"/>
        </w:rPr>
        <w:t>определени</w:t>
      </w:r>
      <w:r w:rsidR="00462780" w:rsidRPr="00FB0CF4">
        <w:rPr>
          <w:sz w:val="28"/>
          <w:szCs w:val="28"/>
        </w:rPr>
        <w:t>ю</w:t>
      </w:r>
      <w:r w:rsidR="00DC12F2" w:rsidRPr="003B5CCA">
        <w:rPr>
          <w:sz w:val="28"/>
          <w:szCs w:val="28"/>
        </w:rPr>
        <w:t xml:space="preserve"> перечня поездов для расчетов из ГИД Неман, ИАС ПУР ГП</w:t>
      </w:r>
    </w:p>
    <w:tbl>
      <w:tblPr>
        <w:tblStyle w:val="a8"/>
        <w:tblW w:w="9257" w:type="dxa"/>
        <w:tblInd w:w="108" w:type="dxa"/>
        <w:tblLook w:val="04A0" w:firstRow="1" w:lastRow="0" w:firstColumn="1" w:lastColumn="0" w:noHBand="0" w:noVBand="1"/>
      </w:tblPr>
      <w:tblGrid>
        <w:gridCol w:w="473"/>
        <w:gridCol w:w="4683"/>
        <w:gridCol w:w="4101"/>
      </w:tblGrid>
      <w:tr w:rsidR="0047798D" w:rsidRPr="003B5CCA" w:rsidTr="009E6391">
        <w:trPr>
          <w:trHeight w:val="702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  <w:rPr>
                <w:b/>
              </w:rPr>
            </w:pPr>
            <w:r w:rsidRPr="00FB0CF4">
              <w:rPr>
                <w:b/>
              </w:rPr>
              <w:t>№</w:t>
            </w:r>
          </w:p>
        </w:tc>
        <w:tc>
          <w:tcPr>
            <w:tcW w:w="4683" w:type="dxa"/>
          </w:tcPr>
          <w:p w:rsidR="0047798D" w:rsidRPr="00FB0CF4" w:rsidRDefault="0047798D" w:rsidP="009E6391">
            <w:pPr>
              <w:ind w:firstLine="0"/>
              <w:jc w:val="left"/>
              <w:rPr>
                <w:b/>
              </w:rPr>
            </w:pPr>
            <w:r w:rsidRPr="00FB0CF4">
              <w:rPr>
                <w:b/>
              </w:rPr>
              <w:t xml:space="preserve">Наименование операции </w:t>
            </w:r>
          </w:p>
        </w:tc>
        <w:tc>
          <w:tcPr>
            <w:tcW w:w="4101" w:type="dxa"/>
          </w:tcPr>
          <w:p w:rsidR="0047798D" w:rsidRPr="00FB0CF4" w:rsidRDefault="0047798D" w:rsidP="009E6391">
            <w:pPr>
              <w:ind w:firstLine="0"/>
              <w:jc w:val="left"/>
              <w:rPr>
                <w:b/>
              </w:rPr>
            </w:pPr>
            <w:r w:rsidRPr="00FB0CF4">
              <w:rPr>
                <w:b/>
              </w:rPr>
              <w:t>Примечание</w:t>
            </w:r>
          </w:p>
        </w:tc>
      </w:tr>
      <w:tr w:rsidR="0047798D" w:rsidRPr="003B5CCA" w:rsidTr="009E6391">
        <w:trPr>
          <w:trHeight w:val="1211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</w:pPr>
            <w:r w:rsidRPr="00FB0CF4">
              <w:t>1</w:t>
            </w:r>
          </w:p>
        </w:tc>
        <w:tc>
          <w:tcPr>
            <w:tcW w:w="4683" w:type="dxa"/>
          </w:tcPr>
          <w:p w:rsidR="0047798D" w:rsidRPr="00FB0CF4" w:rsidRDefault="0047798D" w:rsidP="009E6391">
            <w:pPr>
              <w:ind w:firstLine="273"/>
              <w:jc w:val="left"/>
            </w:pPr>
            <w:r w:rsidRPr="00FB0CF4">
              <w:t>Производится загрузка данных из «Архив ГИД Неман»</w:t>
            </w:r>
          </w:p>
        </w:tc>
        <w:tc>
          <w:tcPr>
            <w:tcW w:w="4101" w:type="dxa"/>
          </w:tcPr>
          <w:p w:rsidR="0047798D" w:rsidRPr="00FB0CF4" w:rsidRDefault="0047798D" w:rsidP="009E6391">
            <w:pPr>
              <w:ind w:firstLine="258"/>
              <w:jc w:val="left"/>
            </w:pPr>
            <w:r w:rsidRPr="00FB0CF4">
              <w:t>«Архив ГИД Неман» должен включать в себя весь перечень данных со всех рабочих мест ДНЦ.</w:t>
            </w:r>
          </w:p>
        </w:tc>
      </w:tr>
      <w:tr w:rsidR="0047798D" w:rsidRPr="003B5CCA" w:rsidTr="009E6391">
        <w:trPr>
          <w:trHeight w:val="1207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</w:pPr>
            <w:r w:rsidRPr="00FB0CF4">
              <w:t>2</w:t>
            </w:r>
          </w:p>
        </w:tc>
        <w:tc>
          <w:tcPr>
            <w:tcW w:w="4683" w:type="dxa"/>
          </w:tcPr>
          <w:p w:rsidR="0047798D" w:rsidRPr="00FB0CF4" w:rsidRDefault="0047798D" w:rsidP="009E6391">
            <w:pPr>
              <w:ind w:firstLine="273"/>
              <w:jc w:val="left"/>
            </w:pPr>
            <w:r w:rsidRPr="00FB0CF4">
              <w:t>Производится загрузка данных из ИАС ПУР ГП.</w:t>
            </w:r>
          </w:p>
        </w:tc>
        <w:tc>
          <w:tcPr>
            <w:tcW w:w="4101" w:type="dxa"/>
          </w:tcPr>
          <w:p w:rsidR="0047798D" w:rsidRPr="00FB0CF4" w:rsidRDefault="0047798D" w:rsidP="00FB0CF4">
            <w:pPr>
              <w:ind w:firstLine="258"/>
              <w:jc w:val="left"/>
            </w:pPr>
            <w:r w:rsidRPr="00FB0CF4">
              <w:t xml:space="preserve">Данные ИАС ПУР ГП формируются </w:t>
            </w:r>
            <w:r w:rsidR="00FB0CF4">
              <w:t>с использованием</w:t>
            </w:r>
            <w:r w:rsidRPr="00FB0CF4">
              <w:t xml:space="preserve"> </w:t>
            </w:r>
            <w:r w:rsidR="00FB0CF4" w:rsidRPr="00FB0CF4">
              <w:t>с.5676</w:t>
            </w:r>
            <w:r w:rsidR="00FB0CF4">
              <w:t xml:space="preserve"> в </w:t>
            </w:r>
            <w:r w:rsidRPr="00FB0CF4">
              <w:t>регламент</w:t>
            </w:r>
            <w:r w:rsidR="00FB0CF4">
              <w:t>е</w:t>
            </w:r>
            <w:r w:rsidRPr="00FB0CF4">
              <w:t>.</w:t>
            </w:r>
          </w:p>
        </w:tc>
      </w:tr>
      <w:tr w:rsidR="0047798D" w:rsidRPr="003B5CCA" w:rsidTr="009E6391">
        <w:trPr>
          <w:trHeight w:val="1764"/>
        </w:trPr>
        <w:tc>
          <w:tcPr>
            <w:tcW w:w="473" w:type="dxa"/>
          </w:tcPr>
          <w:p w:rsidR="0047798D" w:rsidRPr="00462780" w:rsidRDefault="0047798D" w:rsidP="009E6391">
            <w:pPr>
              <w:ind w:firstLine="0"/>
              <w:jc w:val="left"/>
            </w:pPr>
            <w:r w:rsidRPr="00462780">
              <w:lastRenderedPageBreak/>
              <w:t>3</w:t>
            </w:r>
          </w:p>
        </w:tc>
        <w:tc>
          <w:tcPr>
            <w:tcW w:w="4683" w:type="dxa"/>
          </w:tcPr>
          <w:p w:rsidR="0047798D" w:rsidRPr="00462780" w:rsidRDefault="0047798D" w:rsidP="009E6391">
            <w:pPr>
              <w:ind w:firstLine="273"/>
              <w:jc w:val="left"/>
            </w:pPr>
            <w:r w:rsidRPr="00462780">
              <w:t xml:space="preserve">Производится </w:t>
            </w:r>
            <w:r w:rsidR="00462780">
              <w:t>идентификация поездов</w:t>
            </w:r>
            <w:r w:rsidRPr="00462780">
              <w:t xml:space="preserve"> из ГИД Неман с </w:t>
            </w:r>
            <w:r w:rsidR="00462780">
              <w:t>данными</w:t>
            </w:r>
            <w:r w:rsidRPr="00462780">
              <w:t xml:space="preserve"> ИАС ПУР ГП</w:t>
            </w:r>
            <w:r w:rsidR="004E26AF">
              <w:t>.</w:t>
            </w:r>
          </w:p>
          <w:p w:rsidR="0047798D" w:rsidRPr="00462780" w:rsidRDefault="0047798D" w:rsidP="009E6391">
            <w:pPr>
              <w:ind w:firstLine="273"/>
              <w:jc w:val="left"/>
            </w:pPr>
          </w:p>
        </w:tc>
        <w:tc>
          <w:tcPr>
            <w:tcW w:w="4101" w:type="dxa"/>
          </w:tcPr>
          <w:p w:rsidR="0047798D" w:rsidRPr="00462780" w:rsidRDefault="00462780" w:rsidP="009E6391">
            <w:pPr>
              <w:ind w:firstLine="258"/>
              <w:jc w:val="left"/>
            </w:pPr>
            <w:r>
              <w:t>Идентификация</w:t>
            </w:r>
            <w:r w:rsidR="0047798D" w:rsidRPr="00462780">
              <w:t xml:space="preserve"> производится путем найденных совпадений в данных по номеру поезда, станции совершения операции, временем совершения операции с возможным отклонением не более 15 минут.</w:t>
            </w:r>
          </w:p>
          <w:p w:rsidR="0047798D" w:rsidRPr="00462780" w:rsidRDefault="0047798D" w:rsidP="009E6391">
            <w:pPr>
              <w:ind w:firstLine="258"/>
              <w:jc w:val="left"/>
            </w:pPr>
          </w:p>
        </w:tc>
      </w:tr>
      <w:tr w:rsidR="0047798D" w:rsidRPr="003B5CCA" w:rsidTr="009E6391">
        <w:trPr>
          <w:trHeight w:val="1209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</w:pPr>
            <w:r w:rsidRPr="00FB0CF4">
              <w:t>4</w:t>
            </w:r>
          </w:p>
        </w:tc>
        <w:tc>
          <w:tcPr>
            <w:tcW w:w="4683" w:type="dxa"/>
          </w:tcPr>
          <w:p w:rsidR="0047798D" w:rsidRPr="00FB0CF4" w:rsidRDefault="0047798D" w:rsidP="00FB0CF4">
            <w:pPr>
              <w:ind w:firstLine="273"/>
            </w:pPr>
            <w:r w:rsidRPr="00FB0CF4">
              <w:t>Производится определение станций, по которым рассчитается факт при</w:t>
            </w:r>
            <w:r w:rsidR="00FB0CF4">
              <w:t>бытия</w:t>
            </w:r>
            <w:r w:rsidRPr="00FB0CF4">
              <w:t>/отправления,</w:t>
            </w:r>
            <w:r w:rsidR="00FB0CF4">
              <w:t xml:space="preserve"> </w:t>
            </w:r>
            <w:r w:rsidRPr="00FB0CF4">
              <w:t>проследования</w:t>
            </w:r>
            <w:r w:rsidR="00FB0CF4">
              <w:t xml:space="preserve"> на</w:t>
            </w:r>
            <w:r w:rsidRPr="00FB0CF4">
              <w:t xml:space="preserve"> узел/участок. </w:t>
            </w:r>
          </w:p>
        </w:tc>
        <w:tc>
          <w:tcPr>
            <w:tcW w:w="4101" w:type="dxa"/>
          </w:tcPr>
          <w:p w:rsidR="0047798D" w:rsidRPr="00FB0CF4" w:rsidRDefault="0047798D" w:rsidP="00FB0CF4">
            <w:pPr>
              <w:ind w:firstLine="258"/>
            </w:pPr>
            <w:r w:rsidRPr="00FB0CF4">
              <w:t>Порядок определения станций прибытия/отправления на узел/участок приведены в Приложении 3 настоящего документа.</w:t>
            </w:r>
          </w:p>
        </w:tc>
      </w:tr>
      <w:tr w:rsidR="0047798D" w:rsidRPr="003B5CCA" w:rsidTr="009E6391">
        <w:trPr>
          <w:trHeight w:val="742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</w:pPr>
            <w:r w:rsidRPr="00FB0CF4">
              <w:t>5</w:t>
            </w:r>
          </w:p>
        </w:tc>
        <w:tc>
          <w:tcPr>
            <w:tcW w:w="4683" w:type="dxa"/>
          </w:tcPr>
          <w:p w:rsidR="0047798D" w:rsidRPr="00FB0CF4" w:rsidRDefault="0047798D" w:rsidP="00FB0CF4">
            <w:pPr>
              <w:ind w:firstLine="273"/>
            </w:pPr>
            <w:r w:rsidRPr="00FB0CF4">
              <w:t>Определяется точное время прибытия/отправления.</w:t>
            </w:r>
          </w:p>
        </w:tc>
        <w:tc>
          <w:tcPr>
            <w:tcW w:w="4101" w:type="dxa"/>
          </w:tcPr>
          <w:p w:rsidR="0047798D" w:rsidRPr="00FB0CF4" w:rsidRDefault="0047798D" w:rsidP="009E6391">
            <w:pPr>
              <w:ind w:firstLine="258"/>
              <w:jc w:val="left"/>
            </w:pPr>
          </w:p>
        </w:tc>
      </w:tr>
      <w:tr w:rsidR="0047798D" w:rsidRPr="005A72E5" w:rsidTr="009E6391">
        <w:trPr>
          <w:trHeight w:val="2868"/>
        </w:trPr>
        <w:tc>
          <w:tcPr>
            <w:tcW w:w="473" w:type="dxa"/>
          </w:tcPr>
          <w:p w:rsidR="0047798D" w:rsidRPr="00FB0CF4" w:rsidRDefault="0047798D" w:rsidP="009E6391">
            <w:pPr>
              <w:ind w:firstLine="0"/>
              <w:jc w:val="left"/>
            </w:pPr>
            <w:r w:rsidRPr="00FB0CF4">
              <w:t>6</w:t>
            </w:r>
          </w:p>
        </w:tc>
        <w:tc>
          <w:tcPr>
            <w:tcW w:w="4683" w:type="dxa"/>
          </w:tcPr>
          <w:p w:rsidR="0047798D" w:rsidRPr="00FB0CF4" w:rsidRDefault="0047798D" w:rsidP="00FB0CF4">
            <w:pPr>
              <w:ind w:firstLine="273"/>
            </w:pPr>
            <w:r w:rsidRPr="00FB0CF4">
              <w:t>Формируется итоговый Архив подсистемы расчета оперативных показателей (далее - Перечень поездов).</w:t>
            </w:r>
          </w:p>
          <w:p w:rsidR="0047798D" w:rsidRPr="00FB0CF4" w:rsidRDefault="0047798D" w:rsidP="00FB0CF4">
            <w:pPr>
              <w:ind w:firstLine="273"/>
            </w:pPr>
            <w:r w:rsidRPr="00FB0CF4">
              <w:t>Архив подсистемы содержит перечень основных исходных данных</w:t>
            </w:r>
            <w:r w:rsidR="00FB0CF4">
              <w:t>,</w:t>
            </w:r>
            <w:r w:rsidRPr="00FB0CF4">
              <w:t xml:space="preserve"> по которым будет производит</w:t>
            </w:r>
            <w:r w:rsidR="00E230A3">
              <w:t>ь</w:t>
            </w:r>
            <w:r w:rsidRPr="00FB0CF4">
              <w:t xml:space="preserve">ся расчёт показателей. </w:t>
            </w:r>
          </w:p>
        </w:tc>
        <w:tc>
          <w:tcPr>
            <w:tcW w:w="4101" w:type="dxa"/>
          </w:tcPr>
          <w:p w:rsidR="0047798D" w:rsidRPr="00FB0CF4" w:rsidRDefault="0047798D" w:rsidP="009E6391">
            <w:pPr>
              <w:ind w:firstLine="258"/>
              <w:jc w:val="left"/>
            </w:pPr>
            <w:r w:rsidRPr="00FB0CF4">
              <w:t>В сформированном перечне данных каждый поезд должен содержать обязательную информацию:</w:t>
            </w:r>
          </w:p>
          <w:p w:rsidR="0047798D" w:rsidRPr="00FB0CF4" w:rsidRDefault="0047798D" w:rsidP="009E6391">
            <w:pPr>
              <w:ind w:firstLine="258"/>
              <w:jc w:val="left"/>
            </w:pPr>
            <w:r w:rsidRPr="00FB0CF4">
              <w:t>- источник получения информации;</w:t>
            </w:r>
          </w:p>
          <w:p w:rsidR="0047798D" w:rsidRPr="00FB0CF4" w:rsidRDefault="0047798D" w:rsidP="009E6391">
            <w:pPr>
              <w:ind w:firstLine="258"/>
              <w:jc w:val="left"/>
            </w:pPr>
            <w:r w:rsidRPr="00FB0CF4">
              <w:t>- станция совершения операции;</w:t>
            </w:r>
          </w:p>
          <w:p w:rsidR="0047798D" w:rsidRPr="00FB0CF4" w:rsidRDefault="0047798D" w:rsidP="009E6391">
            <w:pPr>
              <w:ind w:firstLine="258"/>
              <w:jc w:val="left"/>
            </w:pPr>
            <w:r w:rsidRPr="00FB0CF4">
              <w:t>- номер поезда;</w:t>
            </w:r>
          </w:p>
          <w:p w:rsidR="0047798D" w:rsidRPr="00FB0CF4" w:rsidRDefault="0047798D" w:rsidP="009E6391">
            <w:pPr>
              <w:ind w:firstLine="258"/>
              <w:jc w:val="left"/>
            </w:pPr>
            <w:r w:rsidRPr="00FB0CF4">
              <w:t>- индекс поезда;</w:t>
            </w:r>
          </w:p>
          <w:p w:rsidR="0047798D" w:rsidRPr="00FB0CF4" w:rsidRDefault="0047798D" w:rsidP="009E6391">
            <w:pPr>
              <w:ind w:firstLine="258"/>
              <w:jc w:val="left"/>
            </w:pPr>
            <w:r w:rsidRPr="00FB0CF4">
              <w:t>- время совершения операции,</w:t>
            </w:r>
          </w:p>
          <w:p w:rsidR="0047798D" w:rsidRPr="005A72E5" w:rsidRDefault="0047798D" w:rsidP="009E6391">
            <w:pPr>
              <w:ind w:firstLine="258"/>
            </w:pPr>
            <w:r w:rsidRPr="00FB0CF4">
              <w:t>Перечень дополнительных полей дополняется из регламента 5676.</w:t>
            </w:r>
          </w:p>
        </w:tc>
      </w:tr>
    </w:tbl>
    <w:p w:rsidR="003B5CCA" w:rsidRPr="00FB0CF4" w:rsidRDefault="0047798D" w:rsidP="0047798D">
      <w:pPr>
        <w:ind w:firstLine="567"/>
        <w:jc w:val="both"/>
        <w:rPr>
          <w:sz w:val="28"/>
          <w:szCs w:val="28"/>
        </w:rPr>
      </w:pPr>
      <w:r w:rsidRPr="00FB0CF4">
        <w:rPr>
          <w:sz w:val="28"/>
          <w:szCs w:val="28"/>
        </w:rPr>
        <w:t xml:space="preserve">Если </w:t>
      </w:r>
      <w:r w:rsidR="003B5CCA" w:rsidRPr="00FB0CF4">
        <w:rPr>
          <w:sz w:val="28"/>
          <w:szCs w:val="28"/>
        </w:rPr>
        <w:t xml:space="preserve">в ГИД «НЕМАН» </w:t>
      </w:r>
      <w:r w:rsidRPr="00FB0CF4">
        <w:rPr>
          <w:sz w:val="28"/>
          <w:szCs w:val="28"/>
        </w:rPr>
        <w:t>поезд меняет идентификатор (</w:t>
      </w:r>
      <w:r w:rsidR="003B5CCA" w:rsidRPr="00FB0CF4">
        <w:rPr>
          <w:sz w:val="28"/>
          <w:szCs w:val="28"/>
        </w:rPr>
        <w:t>«</w:t>
      </w:r>
      <w:r w:rsidRPr="00FB0CF4">
        <w:rPr>
          <w:sz w:val="28"/>
          <w:szCs w:val="28"/>
        </w:rPr>
        <w:t>рвется</w:t>
      </w:r>
      <w:r w:rsidR="003B5CCA" w:rsidRPr="00FB0CF4">
        <w:rPr>
          <w:sz w:val="28"/>
          <w:szCs w:val="28"/>
        </w:rPr>
        <w:t>»  нитка</w:t>
      </w:r>
      <w:r w:rsidR="00DC12F2" w:rsidRPr="00FB0CF4">
        <w:rPr>
          <w:sz w:val="28"/>
          <w:szCs w:val="28"/>
        </w:rPr>
        <w:t>)</w:t>
      </w:r>
      <w:r w:rsidR="003B5CCA" w:rsidRPr="00FB0CF4">
        <w:rPr>
          <w:sz w:val="28"/>
          <w:szCs w:val="28"/>
        </w:rPr>
        <w:t xml:space="preserve"> Система должна обеспечивать выполнение следующих действий</w:t>
      </w:r>
      <w:r w:rsidR="00FB0CF4">
        <w:rPr>
          <w:sz w:val="28"/>
          <w:szCs w:val="28"/>
        </w:rPr>
        <w:t>:</w:t>
      </w:r>
      <w:r w:rsidR="003B5CCA" w:rsidRPr="00FB0CF4">
        <w:rPr>
          <w:sz w:val="28"/>
          <w:szCs w:val="28"/>
        </w:rPr>
        <w:t xml:space="preserve"> </w:t>
      </w:r>
    </w:p>
    <w:p w:rsidR="00253130" w:rsidRPr="00FB0CF4" w:rsidRDefault="00253130" w:rsidP="0047798D">
      <w:pPr>
        <w:ind w:firstLine="567"/>
        <w:jc w:val="both"/>
        <w:rPr>
          <w:sz w:val="28"/>
          <w:szCs w:val="28"/>
        </w:rPr>
      </w:pPr>
      <w:r w:rsidRPr="00FB0CF4">
        <w:rPr>
          <w:sz w:val="28"/>
          <w:szCs w:val="28"/>
        </w:rPr>
        <w:t>- с</w:t>
      </w:r>
      <w:r w:rsidR="003B5CCA" w:rsidRPr="00FB0CF4">
        <w:rPr>
          <w:sz w:val="28"/>
          <w:szCs w:val="28"/>
        </w:rPr>
        <w:t>вязать фрагмент</w:t>
      </w:r>
      <w:r w:rsidRPr="00FB0CF4">
        <w:rPr>
          <w:sz w:val="28"/>
          <w:szCs w:val="28"/>
        </w:rPr>
        <w:t>ы</w:t>
      </w:r>
      <w:r w:rsidR="003B5CCA" w:rsidRPr="00FB0CF4">
        <w:rPr>
          <w:sz w:val="28"/>
          <w:szCs w:val="28"/>
        </w:rPr>
        <w:t xml:space="preserve"> нит</w:t>
      </w:r>
      <w:r w:rsidRPr="00FB0CF4">
        <w:rPr>
          <w:sz w:val="28"/>
          <w:szCs w:val="28"/>
        </w:rPr>
        <w:t>о</w:t>
      </w:r>
      <w:r w:rsidR="003B5CCA" w:rsidRPr="00FB0CF4">
        <w:rPr>
          <w:sz w:val="28"/>
          <w:szCs w:val="28"/>
        </w:rPr>
        <w:t>к</w:t>
      </w:r>
      <w:r w:rsidRPr="00FB0CF4">
        <w:rPr>
          <w:sz w:val="28"/>
          <w:szCs w:val="28"/>
        </w:rPr>
        <w:t xml:space="preserve"> с одинаковым номером </w:t>
      </w:r>
      <w:r w:rsidR="003B5CCA" w:rsidRPr="00FB0CF4">
        <w:rPr>
          <w:sz w:val="28"/>
          <w:szCs w:val="28"/>
        </w:rPr>
        <w:t xml:space="preserve">при наличии </w:t>
      </w:r>
      <w:r w:rsidRPr="00FB0CF4">
        <w:rPr>
          <w:sz w:val="28"/>
          <w:szCs w:val="28"/>
        </w:rPr>
        <w:t>в об</w:t>
      </w:r>
      <w:r w:rsidR="00FB0CF4">
        <w:rPr>
          <w:sz w:val="28"/>
          <w:szCs w:val="28"/>
        </w:rPr>
        <w:t>е</w:t>
      </w:r>
      <w:r w:rsidRPr="00FB0CF4">
        <w:rPr>
          <w:sz w:val="28"/>
          <w:szCs w:val="28"/>
        </w:rPr>
        <w:t>их нитках события с одинаковым путём на станции и расхождением по времени не более 5 минут</w:t>
      </w:r>
      <w:r w:rsidR="00FB0CF4">
        <w:rPr>
          <w:sz w:val="28"/>
          <w:szCs w:val="28"/>
        </w:rPr>
        <w:t>;</w:t>
      </w:r>
      <w:r w:rsidRPr="00FB0CF4">
        <w:rPr>
          <w:sz w:val="28"/>
          <w:szCs w:val="28"/>
        </w:rPr>
        <w:t xml:space="preserve">  </w:t>
      </w:r>
    </w:p>
    <w:p w:rsidR="00253130" w:rsidRPr="00FB0CF4" w:rsidRDefault="00253130" w:rsidP="0047798D">
      <w:pPr>
        <w:ind w:firstLine="567"/>
        <w:jc w:val="both"/>
        <w:rPr>
          <w:sz w:val="28"/>
          <w:szCs w:val="28"/>
        </w:rPr>
      </w:pPr>
      <w:r w:rsidRPr="00FB0CF4">
        <w:rPr>
          <w:sz w:val="28"/>
          <w:szCs w:val="28"/>
        </w:rPr>
        <w:t xml:space="preserve">- связать фрагменты ниток ГИД при </w:t>
      </w:r>
      <w:r w:rsidR="00FB0CF4">
        <w:rPr>
          <w:sz w:val="28"/>
          <w:szCs w:val="28"/>
        </w:rPr>
        <w:t>сопоставлениями</w:t>
      </w:r>
      <w:r w:rsidRPr="00FB0CF4">
        <w:rPr>
          <w:sz w:val="28"/>
          <w:szCs w:val="28"/>
        </w:rPr>
        <w:t xml:space="preserve"> их с поездными сообщениями из ИАС ПУРГП</w:t>
      </w:r>
      <w:r w:rsidR="00FB0CF4">
        <w:rPr>
          <w:sz w:val="28"/>
          <w:szCs w:val="28"/>
        </w:rPr>
        <w:t>.</w:t>
      </w:r>
    </w:p>
    <w:p w:rsidR="00253130" w:rsidRDefault="00253130" w:rsidP="0047798D">
      <w:pPr>
        <w:ind w:firstLine="567"/>
        <w:jc w:val="both"/>
        <w:rPr>
          <w:sz w:val="28"/>
          <w:szCs w:val="28"/>
          <w:highlight w:val="green"/>
        </w:rPr>
      </w:pPr>
    </w:p>
    <w:p w:rsidR="000456E5" w:rsidRPr="002745A1" w:rsidRDefault="002745A1" w:rsidP="002745A1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="004B1051" w:rsidRPr="002745A1">
        <w:rPr>
          <w:b/>
          <w:sz w:val="28"/>
          <w:szCs w:val="28"/>
        </w:rPr>
        <w:t xml:space="preserve"> </w:t>
      </w:r>
      <w:r w:rsidR="000456E5" w:rsidRPr="002745A1">
        <w:rPr>
          <w:b/>
          <w:sz w:val="28"/>
          <w:szCs w:val="28"/>
        </w:rPr>
        <w:t>Общие требования к структуре полигона</w:t>
      </w:r>
    </w:p>
    <w:p w:rsidR="000456E5" w:rsidRPr="004D1FA6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Расчетный полигон может состоять из линейных и узловых участков. 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Линейные участки могут стыковаться непосредственно друг с другом без узловых станций (Степянка – Хороброво).</w:t>
      </w:r>
    </w:p>
    <w:p w:rsidR="000456E5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Узловой участок может состоять из нескольких участков.   </w:t>
      </w:r>
    </w:p>
    <w:p w:rsidR="000456E5" w:rsidRPr="008D389E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  <w:r w:rsidRPr="00360373">
        <w:rPr>
          <w:sz w:val="28"/>
          <w:szCs w:val="28"/>
        </w:rPr>
        <w:t>В состав расчетного полигона ДНЦ (узлового) могут входить станции узла и линейные станции. При расчете выполнения показателей ДНЦ (узлового) к расчету принимается данные на узловых и участковых станциях. Перечень станций, по которым берутся данные для расчета</w:t>
      </w:r>
      <w:r w:rsidR="00E230A3">
        <w:rPr>
          <w:sz w:val="28"/>
          <w:szCs w:val="28"/>
        </w:rPr>
        <w:t>,</w:t>
      </w:r>
      <w:r w:rsidRPr="00360373">
        <w:rPr>
          <w:sz w:val="28"/>
          <w:szCs w:val="28"/>
        </w:rPr>
        <w:t xml:space="preserve"> должен быть описан в </w:t>
      </w:r>
      <w:r w:rsidR="00E230A3" w:rsidRPr="004E26AF">
        <w:rPr>
          <w:sz w:val="28"/>
          <w:szCs w:val="28"/>
        </w:rPr>
        <w:t>НСИ</w:t>
      </w:r>
      <w:r w:rsidR="004E26AF">
        <w:rPr>
          <w:sz w:val="28"/>
          <w:szCs w:val="28"/>
        </w:rPr>
        <w:t>.</w:t>
      </w:r>
    </w:p>
    <w:p w:rsidR="000456E5" w:rsidRDefault="000456E5" w:rsidP="000456E5">
      <w:pPr>
        <w:pStyle w:val="a7"/>
        <w:ind w:left="0" w:firstLine="567"/>
        <w:jc w:val="both"/>
        <w:rPr>
          <w:sz w:val="28"/>
          <w:szCs w:val="28"/>
        </w:rPr>
      </w:pPr>
    </w:p>
    <w:p w:rsidR="000456E5" w:rsidRPr="007F1CE1" w:rsidRDefault="002745A1" w:rsidP="00E230A3">
      <w:pP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456E5">
        <w:rPr>
          <w:b/>
          <w:sz w:val="28"/>
          <w:szCs w:val="28"/>
        </w:rPr>
        <w:t xml:space="preserve">. </w:t>
      </w:r>
      <w:r w:rsidR="000456E5" w:rsidRPr="007F1CE1">
        <w:rPr>
          <w:b/>
          <w:sz w:val="28"/>
          <w:szCs w:val="28"/>
        </w:rPr>
        <w:t xml:space="preserve">Определение </w:t>
      </w:r>
      <w:r w:rsidR="009B1BB5" w:rsidRPr="007F1CE1">
        <w:rPr>
          <w:b/>
          <w:sz w:val="28"/>
          <w:szCs w:val="28"/>
        </w:rPr>
        <w:t>станци</w:t>
      </w:r>
      <w:r w:rsidR="009B1BB5">
        <w:rPr>
          <w:b/>
          <w:sz w:val="28"/>
          <w:szCs w:val="28"/>
        </w:rPr>
        <w:t>и</w:t>
      </w:r>
      <w:r w:rsidR="009B1BB5" w:rsidRPr="007F1CE1">
        <w:rPr>
          <w:b/>
          <w:sz w:val="28"/>
          <w:szCs w:val="28"/>
        </w:rPr>
        <w:t xml:space="preserve"> </w:t>
      </w:r>
      <w:r w:rsidR="000456E5" w:rsidRPr="007F1CE1">
        <w:rPr>
          <w:b/>
          <w:sz w:val="28"/>
          <w:szCs w:val="28"/>
        </w:rPr>
        <w:t xml:space="preserve">отправления, прибытия для расчетов показателей.  Определение времени отправления, прибытия </w:t>
      </w:r>
    </w:p>
    <w:p w:rsidR="000456E5" w:rsidRPr="007F1CE1" w:rsidRDefault="002745A1" w:rsidP="00E230A3">
      <w:pP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456E5">
        <w:rPr>
          <w:b/>
          <w:sz w:val="28"/>
          <w:szCs w:val="28"/>
        </w:rPr>
        <w:t xml:space="preserve">.1 </w:t>
      </w:r>
      <w:r w:rsidR="000456E5" w:rsidRPr="007F1CE1">
        <w:rPr>
          <w:b/>
          <w:sz w:val="28"/>
          <w:szCs w:val="28"/>
        </w:rPr>
        <w:t>Станция отправления, прибытия для расчетов показателей</w:t>
      </w:r>
    </w:p>
    <w:p w:rsidR="000456E5" w:rsidRPr="00B33C1C" w:rsidRDefault="000456E5" w:rsidP="000456E5">
      <w:pPr>
        <w:ind w:firstLine="567"/>
        <w:jc w:val="both"/>
        <w:rPr>
          <w:sz w:val="28"/>
          <w:szCs w:val="28"/>
        </w:rPr>
      </w:pPr>
      <w:r w:rsidRPr="00C55C93">
        <w:rPr>
          <w:b/>
          <w:sz w:val="28"/>
          <w:szCs w:val="28"/>
        </w:rPr>
        <w:lastRenderedPageBreak/>
        <w:t>Станция отправления</w:t>
      </w:r>
      <w:r>
        <w:rPr>
          <w:sz w:val="28"/>
          <w:szCs w:val="28"/>
        </w:rPr>
        <w:t xml:space="preserve"> с узла при следовании поезда </w:t>
      </w:r>
      <w:r w:rsidRPr="00B33C1C">
        <w:rPr>
          <w:sz w:val="28"/>
          <w:szCs w:val="28"/>
        </w:rPr>
        <w:t>через две или более станций в данном узле определяется: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 w:rsidRPr="00B33C1C">
        <w:rPr>
          <w:sz w:val="28"/>
          <w:szCs w:val="28"/>
        </w:rPr>
        <w:t>- станцией формирования (при наличии поездных сообщений по станции, код которой соответствует пкз.1 индекса поезда);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 w:rsidRPr="00C55C93">
        <w:rPr>
          <w:sz w:val="28"/>
          <w:szCs w:val="28"/>
        </w:rPr>
        <w:t>- при отсутствии</w:t>
      </w:r>
      <w:r>
        <w:rPr>
          <w:sz w:val="28"/>
          <w:szCs w:val="28"/>
        </w:rPr>
        <w:t xml:space="preserve"> с</w:t>
      </w:r>
      <w:r w:rsidRPr="004D1FA6">
        <w:rPr>
          <w:sz w:val="28"/>
          <w:szCs w:val="28"/>
        </w:rPr>
        <w:t>танци</w:t>
      </w:r>
      <w:r>
        <w:rPr>
          <w:sz w:val="28"/>
          <w:szCs w:val="28"/>
        </w:rPr>
        <w:t>и формирования – станцией, на которой производилась прицепка-отцепка локомотива;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5C93">
        <w:rPr>
          <w:sz w:val="28"/>
          <w:szCs w:val="28"/>
        </w:rPr>
        <w:t>при отсутствии</w:t>
      </w:r>
      <w:r>
        <w:rPr>
          <w:sz w:val="28"/>
          <w:szCs w:val="28"/>
        </w:rPr>
        <w:t xml:space="preserve"> прицепки</w:t>
      </w:r>
      <w:r w:rsidR="00E230A3">
        <w:rPr>
          <w:sz w:val="28"/>
          <w:szCs w:val="28"/>
        </w:rPr>
        <w:t>/</w:t>
      </w:r>
      <w:r>
        <w:rPr>
          <w:sz w:val="28"/>
          <w:szCs w:val="28"/>
        </w:rPr>
        <w:t>отцепки локомотива - последняя станция на которой производилась прицепка</w:t>
      </w:r>
      <w:r w:rsidR="00E230A3">
        <w:rPr>
          <w:sz w:val="28"/>
          <w:szCs w:val="28"/>
        </w:rPr>
        <w:t>/</w:t>
      </w:r>
      <w:r>
        <w:rPr>
          <w:sz w:val="28"/>
          <w:szCs w:val="28"/>
        </w:rPr>
        <w:t>отцепка вагонов</w:t>
      </w:r>
      <w:r w:rsidR="00E230A3">
        <w:rPr>
          <w:sz w:val="28"/>
          <w:szCs w:val="28"/>
        </w:rPr>
        <w:t>.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</w:p>
    <w:p w:rsidR="000456E5" w:rsidRDefault="007D16E6" w:rsidP="000456E5">
      <w:pPr>
        <w:ind w:firstLine="567"/>
        <w:jc w:val="both"/>
        <w:rPr>
          <w:sz w:val="28"/>
          <w:szCs w:val="28"/>
        </w:rPr>
      </w:pPr>
      <w:r w:rsidRPr="001A41CB">
        <w:rPr>
          <w:b/>
          <w:sz w:val="28"/>
          <w:szCs w:val="28"/>
        </w:rPr>
        <w:t>Станци</w:t>
      </w:r>
      <w:r>
        <w:rPr>
          <w:b/>
          <w:sz w:val="28"/>
          <w:szCs w:val="28"/>
        </w:rPr>
        <w:t>я</w:t>
      </w:r>
      <w:r w:rsidRPr="001A41CB">
        <w:rPr>
          <w:b/>
          <w:sz w:val="28"/>
          <w:szCs w:val="28"/>
        </w:rPr>
        <w:t xml:space="preserve"> </w:t>
      </w:r>
      <w:r w:rsidR="000456E5" w:rsidRPr="001A41CB">
        <w:rPr>
          <w:b/>
          <w:sz w:val="28"/>
          <w:szCs w:val="28"/>
        </w:rPr>
        <w:t xml:space="preserve">прибытия на узел </w:t>
      </w:r>
      <w:r w:rsidR="000456E5">
        <w:rPr>
          <w:sz w:val="28"/>
          <w:szCs w:val="28"/>
        </w:rPr>
        <w:t>при следовании поезда через две или более станци</w:t>
      </w:r>
      <w:r w:rsidR="00E230A3">
        <w:rPr>
          <w:sz w:val="28"/>
          <w:szCs w:val="28"/>
        </w:rPr>
        <w:t>и</w:t>
      </w:r>
      <w:r w:rsidR="000456E5">
        <w:rPr>
          <w:sz w:val="28"/>
          <w:szCs w:val="28"/>
        </w:rPr>
        <w:t xml:space="preserve"> в данном узле определяется: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4D1FA6">
        <w:rPr>
          <w:sz w:val="28"/>
          <w:szCs w:val="28"/>
        </w:rPr>
        <w:t>танцией</w:t>
      </w:r>
      <w:r>
        <w:rPr>
          <w:sz w:val="28"/>
          <w:szCs w:val="28"/>
        </w:rPr>
        <w:t xml:space="preserve"> назначения (при наличии поездных сообщений по станции, код которой соответствует пкз.3 индекса поезда);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 w:rsidRPr="00C55C93">
        <w:rPr>
          <w:sz w:val="28"/>
          <w:szCs w:val="28"/>
        </w:rPr>
        <w:t>- при отсутствии</w:t>
      </w:r>
      <w:r>
        <w:rPr>
          <w:sz w:val="28"/>
          <w:szCs w:val="28"/>
        </w:rPr>
        <w:t xml:space="preserve"> с</w:t>
      </w:r>
      <w:r w:rsidRPr="004D1FA6">
        <w:rPr>
          <w:sz w:val="28"/>
          <w:szCs w:val="28"/>
        </w:rPr>
        <w:t>танци</w:t>
      </w:r>
      <w:r>
        <w:rPr>
          <w:sz w:val="28"/>
          <w:szCs w:val="28"/>
        </w:rPr>
        <w:t>и назначения – станцией, на которой производилась прицепка</w:t>
      </w:r>
      <w:r w:rsidR="00E230A3">
        <w:rPr>
          <w:sz w:val="28"/>
          <w:szCs w:val="28"/>
        </w:rPr>
        <w:t>/</w:t>
      </w:r>
      <w:r>
        <w:rPr>
          <w:sz w:val="28"/>
          <w:szCs w:val="28"/>
        </w:rPr>
        <w:t>отцепка локомотива;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5C93">
        <w:rPr>
          <w:sz w:val="28"/>
          <w:szCs w:val="28"/>
        </w:rPr>
        <w:t>при отсутствии</w:t>
      </w:r>
      <w:r>
        <w:rPr>
          <w:sz w:val="28"/>
          <w:szCs w:val="28"/>
        </w:rPr>
        <w:t xml:space="preserve"> прицепки</w:t>
      </w:r>
      <w:r w:rsidR="00E230A3">
        <w:rPr>
          <w:sz w:val="28"/>
          <w:szCs w:val="28"/>
        </w:rPr>
        <w:t>/</w:t>
      </w:r>
      <w:r>
        <w:rPr>
          <w:sz w:val="28"/>
          <w:szCs w:val="28"/>
        </w:rPr>
        <w:t>отцепки локомотива - последняя станция на которой производилась прицепка</w:t>
      </w:r>
      <w:r w:rsidR="00E230A3">
        <w:rPr>
          <w:sz w:val="28"/>
          <w:szCs w:val="28"/>
        </w:rPr>
        <w:t>/</w:t>
      </w:r>
      <w:r>
        <w:rPr>
          <w:sz w:val="28"/>
          <w:szCs w:val="28"/>
        </w:rPr>
        <w:t>отцепка вагонов</w:t>
      </w:r>
      <w:r w:rsidR="00E230A3">
        <w:rPr>
          <w:sz w:val="28"/>
          <w:szCs w:val="28"/>
        </w:rPr>
        <w:t>.</w:t>
      </w:r>
    </w:p>
    <w:p w:rsidR="00E230A3" w:rsidRDefault="00E230A3" w:rsidP="000456E5">
      <w:pPr>
        <w:ind w:firstLine="567"/>
        <w:jc w:val="both"/>
        <w:rPr>
          <w:sz w:val="28"/>
          <w:szCs w:val="28"/>
        </w:rPr>
      </w:pPr>
    </w:p>
    <w:p w:rsidR="000456E5" w:rsidRDefault="000456E5" w:rsidP="000456E5">
      <w:pPr>
        <w:ind w:firstLine="567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8644D">
        <w:rPr>
          <w:b/>
          <w:sz w:val="28"/>
          <w:szCs w:val="28"/>
        </w:rPr>
        <w:t xml:space="preserve">Станция входа </w:t>
      </w:r>
      <w:r w:rsidR="004B1051">
        <w:rPr>
          <w:b/>
          <w:sz w:val="28"/>
          <w:szCs w:val="28"/>
        </w:rPr>
        <w:t xml:space="preserve">на </w:t>
      </w:r>
      <w:r w:rsidRPr="00F8644D">
        <w:rPr>
          <w:b/>
          <w:sz w:val="28"/>
          <w:szCs w:val="28"/>
        </w:rPr>
        <w:t xml:space="preserve">участок </w:t>
      </w:r>
      <w:r w:rsidRPr="008C5CC2">
        <w:rPr>
          <w:sz w:val="28"/>
          <w:szCs w:val="28"/>
        </w:rPr>
        <w:t>определяется</w:t>
      </w:r>
      <w:r>
        <w:rPr>
          <w:b/>
          <w:sz w:val="28"/>
          <w:szCs w:val="28"/>
        </w:rPr>
        <w:t>: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перв</w:t>
      </w:r>
      <w:r w:rsidR="00E22B98">
        <w:rPr>
          <w:sz w:val="28"/>
          <w:szCs w:val="28"/>
        </w:rPr>
        <w:t xml:space="preserve">ой </w:t>
      </w:r>
      <w:r>
        <w:rPr>
          <w:sz w:val="28"/>
          <w:szCs w:val="28"/>
        </w:rPr>
        <w:t>станци</w:t>
      </w:r>
      <w:r w:rsidR="00E22B98">
        <w:rPr>
          <w:sz w:val="28"/>
          <w:szCs w:val="28"/>
        </w:rPr>
        <w:t>ей</w:t>
      </w:r>
      <w:r>
        <w:rPr>
          <w:sz w:val="28"/>
          <w:szCs w:val="28"/>
        </w:rPr>
        <w:t xml:space="preserve"> участка </w:t>
      </w:r>
      <w:r w:rsidR="00253130">
        <w:rPr>
          <w:sz w:val="28"/>
          <w:szCs w:val="28"/>
        </w:rPr>
        <w:t>(или стыков</w:t>
      </w:r>
      <w:r w:rsidR="00E22B98">
        <w:rPr>
          <w:sz w:val="28"/>
          <w:szCs w:val="28"/>
        </w:rPr>
        <w:t>ого</w:t>
      </w:r>
      <w:r w:rsidR="00253130">
        <w:rPr>
          <w:sz w:val="28"/>
          <w:szCs w:val="28"/>
        </w:rPr>
        <w:t xml:space="preserve"> пункт</w:t>
      </w:r>
      <w:r w:rsidR="00E22B98">
        <w:rPr>
          <w:sz w:val="28"/>
          <w:szCs w:val="28"/>
        </w:rPr>
        <w:t>а приема</w:t>
      </w:r>
      <w:r w:rsidR="00253130">
        <w:rPr>
          <w:sz w:val="28"/>
          <w:szCs w:val="28"/>
        </w:rPr>
        <w:t xml:space="preserve">) </w:t>
      </w:r>
      <w:r>
        <w:rPr>
          <w:sz w:val="28"/>
          <w:szCs w:val="28"/>
        </w:rPr>
        <w:t>или отправление</w:t>
      </w:r>
      <w:r w:rsidR="00E22B98">
        <w:rPr>
          <w:sz w:val="28"/>
          <w:szCs w:val="28"/>
        </w:rPr>
        <w:t>м</w:t>
      </w:r>
      <w:r>
        <w:rPr>
          <w:sz w:val="28"/>
          <w:szCs w:val="28"/>
        </w:rPr>
        <w:t xml:space="preserve"> с последней узловой станции или раздельного пункта (</w:t>
      </w:r>
      <w:r w:rsidRPr="004E26AF">
        <w:rPr>
          <w:sz w:val="28"/>
          <w:szCs w:val="28"/>
        </w:rPr>
        <w:t xml:space="preserve">определяется </w:t>
      </w:r>
      <w:r w:rsidR="004E26AF" w:rsidRPr="004E26AF">
        <w:rPr>
          <w:sz w:val="28"/>
          <w:szCs w:val="28"/>
        </w:rPr>
        <w:t>НСИ</w:t>
      </w:r>
      <w:r w:rsidRPr="004E26AF">
        <w:rPr>
          <w:sz w:val="28"/>
          <w:szCs w:val="28"/>
        </w:rPr>
        <w:t>).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станцией формирования поезда. Для случая, когда поезд сформирован на не узловой станции.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</w:p>
    <w:p w:rsidR="000456E5" w:rsidRDefault="000456E5" w:rsidP="000456E5">
      <w:pPr>
        <w:ind w:firstLine="567"/>
        <w:jc w:val="both"/>
        <w:rPr>
          <w:b/>
          <w:sz w:val="28"/>
          <w:szCs w:val="28"/>
        </w:rPr>
      </w:pPr>
      <w:r w:rsidRPr="00F8644D">
        <w:rPr>
          <w:b/>
          <w:sz w:val="28"/>
          <w:szCs w:val="28"/>
        </w:rPr>
        <w:t xml:space="preserve">Станция </w:t>
      </w:r>
      <w:r>
        <w:rPr>
          <w:b/>
          <w:sz w:val="28"/>
          <w:szCs w:val="28"/>
        </w:rPr>
        <w:t xml:space="preserve">выхода с </w:t>
      </w:r>
      <w:r w:rsidRPr="00F8644D">
        <w:rPr>
          <w:b/>
          <w:sz w:val="28"/>
          <w:szCs w:val="28"/>
        </w:rPr>
        <w:t>участк</w:t>
      </w:r>
      <w:r>
        <w:rPr>
          <w:b/>
          <w:sz w:val="28"/>
          <w:szCs w:val="28"/>
        </w:rPr>
        <w:t>а</w:t>
      </w:r>
      <w:r w:rsidRPr="00F8644D">
        <w:rPr>
          <w:b/>
          <w:sz w:val="28"/>
          <w:szCs w:val="28"/>
        </w:rPr>
        <w:t xml:space="preserve"> </w:t>
      </w:r>
      <w:r w:rsidRPr="008C5CC2">
        <w:rPr>
          <w:sz w:val="28"/>
          <w:szCs w:val="28"/>
        </w:rPr>
        <w:t>определяется</w:t>
      </w:r>
      <w:r>
        <w:rPr>
          <w:b/>
          <w:sz w:val="28"/>
          <w:szCs w:val="28"/>
        </w:rPr>
        <w:t>:</w:t>
      </w:r>
    </w:p>
    <w:p w:rsidR="000456E5" w:rsidRPr="00E22B98" w:rsidRDefault="000456E5" w:rsidP="000456E5">
      <w:pPr>
        <w:ind w:firstLine="567"/>
        <w:jc w:val="both"/>
        <w:rPr>
          <w:sz w:val="28"/>
          <w:szCs w:val="28"/>
        </w:rPr>
      </w:pPr>
      <w:r w:rsidRPr="00E22B98">
        <w:rPr>
          <w:sz w:val="28"/>
          <w:szCs w:val="28"/>
        </w:rPr>
        <w:t>- последней станцией участка</w:t>
      </w:r>
      <w:r w:rsidR="007F5A6E" w:rsidRPr="00E22B98">
        <w:rPr>
          <w:sz w:val="28"/>
          <w:szCs w:val="28"/>
        </w:rPr>
        <w:t xml:space="preserve"> (стыково</w:t>
      </w:r>
      <w:r w:rsidR="00E22B98" w:rsidRPr="00E22B98">
        <w:rPr>
          <w:sz w:val="28"/>
          <w:szCs w:val="28"/>
        </w:rPr>
        <w:t>го</w:t>
      </w:r>
      <w:r w:rsidR="007F5A6E" w:rsidRPr="00E22B98">
        <w:rPr>
          <w:sz w:val="28"/>
          <w:szCs w:val="28"/>
        </w:rPr>
        <w:t xml:space="preserve"> пункт</w:t>
      </w:r>
      <w:r w:rsidR="00E22B98" w:rsidRPr="00E22B98">
        <w:rPr>
          <w:sz w:val="28"/>
          <w:szCs w:val="28"/>
        </w:rPr>
        <w:t>а сдачи</w:t>
      </w:r>
      <w:r w:rsidR="007F5A6E" w:rsidRPr="00E22B98">
        <w:rPr>
          <w:sz w:val="28"/>
          <w:szCs w:val="28"/>
        </w:rPr>
        <w:t>)</w:t>
      </w:r>
      <w:r w:rsidRPr="00E22B98">
        <w:rPr>
          <w:sz w:val="28"/>
          <w:szCs w:val="28"/>
        </w:rPr>
        <w:t xml:space="preserve"> или прибыти</w:t>
      </w:r>
      <w:r w:rsidR="00E22B98" w:rsidRPr="00E22B98">
        <w:rPr>
          <w:sz w:val="28"/>
          <w:szCs w:val="28"/>
        </w:rPr>
        <w:t>я</w:t>
      </w:r>
      <w:r w:rsidRPr="00E22B98">
        <w:rPr>
          <w:sz w:val="28"/>
          <w:szCs w:val="28"/>
        </w:rPr>
        <w:t xml:space="preserve"> на первую узловую станцию или раздельны</w:t>
      </w:r>
      <w:r w:rsidR="00E22B98" w:rsidRPr="00E22B98">
        <w:rPr>
          <w:sz w:val="28"/>
          <w:szCs w:val="28"/>
        </w:rPr>
        <w:t>й</w:t>
      </w:r>
      <w:r w:rsidRPr="00E22B98">
        <w:rPr>
          <w:sz w:val="28"/>
          <w:szCs w:val="28"/>
        </w:rPr>
        <w:t xml:space="preserve"> пункт </w:t>
      </w:r>
      <w:r w:rsidRPr="004E26AF">
        <w:rPr>
          <w:sz w:val="28"/>
          <w:szCs w:val="28"/>
        </w:rPr>
        <w:t xml:space="preserve">(определяется </w:t>
      </w:r>
      <w:r w:rsidR="004E26AF" w:rsidRPr="004E26AF">
        <w:rPr>
          <w:sz w:val="28"/>
          <w:szCs w:val="28"/>
        </w:rPr>
        <w:t>НСИ</w:t>
      </w:r>
      <w:r w:rsidRPr="004E26AF">
        <w:rPr>
          <w:sz w:val="28"/>
          <w:szCs w:val="28"/>
        </w:rPr>
        <w:t>).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  <w:r w:rsidRPr="00E22B98">
        <w:rPr>
          <w:sz w:val="28"/>
          <w:szCs w:val="28"/>
        </w:rPr>
        <w:t>- станцией расформирования поезда. Для случая, когда поезд расформирован на не узловой станции.</w:t>
      </w:r>
    </w:p>
    <w:p w:rsidR="000456E5" w:rsidRDefault="000456E5" w:rsidP="000456E5">
      <w:pPr>
        <w:ind w:firstLine="567"/>
        <w:jc w:val="both"/>
        <w:rPr>
          <w:sz w:val="28"/>
          <w:szCs w:val="28"/>
        </w:rPr>
      </w:pPr>
    </w:p>
    <w:p w:rsidR="000456E5" w:rsidRPr="007F1CE1" w:rsidRDefault="002745A1" w:rsidP="00E22B98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456E5" w:rsidRPr="007F1CE1">
        <w:rPr>
          <w:b/>
          <w:sz w:val="28"/>
          <w:szCs w:val="28"/>
        </w:rPr>
        <w:t>.2 Время отправления на участок, прибытия с участка для расчетов показателей</w:t>
      </w:r>
    </w:p>
    <w:p w:rsidR="000456E5" w:rsidRPr="00CA2F15" w:rsidRDefault="000456E5" w:rsidP="00E22B98">
      <w:pPr>
        <w:ind w:firstLine="709"/>
        <w:jc w:val="both"/>
        <w:rPr>
          <w:sz w:val="28"/>
          <w:szCs w:val="28"/>
        </w:rPr>
      </w:pPr>
      <w:r w:rsidRPr="00E22B98">
        <w:rPr>
          <w:sz w:val="28"/>
          <w:szCs w:val="28"/>
        </w:rPr>
        <w:t>Для станции расчета приоритетным временем является время, полученное из системы ГИД Неман, при его отсутствии время берется из с.5676 ИАС ПУП ГП.</w:t>
      </w:r>
      <w:r w:rsidR="00E22B98">
        <w:rPr>
          <w:sz w:val="28"/>
          <w:szCs w:val="28"/>
        </w:rPr>
        <w:t xml:space="preserve"> </w:t>
      </w:r>
      <w:r w:rsidR="00E22B98" w:rsidRPr="004E26AF">
        <w:rPr>
          <w:sz w:val="28"/>
          <w:szCs w:val="28"/>
        </w:rPr>
        <w:t>(</w:t>
      </w:r>
      <w:r w:rsidR="004E26AF" w:rsidRPr="004E26AF">
        <w:rPr>
          <w:sz w:val="28"/>
          <w:szCs w:val="28"/>
        </w:rPr>
        <w:t>П</w:t>
      </w:r>
      <w:r w:rsidR="00E22B98" w:rsidRPr="004E26AF">
        <w:rPr>
          <w:sz w:val="28"/>
          <w:szCs w:val="28"/>
        </w:rPr>
        <w:t>ри внедрении технологии единого времени – ИАС ПУРГП)</w:t>
      </w:r>
      <w:r>
        <w:rPr>
          <w:sz w:val="28"/>
          <w:szCs w:val="28"/>
        </w:rPr>
        <w:t xml:space="preserve"> </w:t>
      </w:r>
    </w:p>
    <w:p w:rsidR="000456E5" w:rsidRDefault="000456E5" w:rsidP="00E22B98">
      <w:pPr>
        <w:ind w:firstLine="709"/>
        <w:jc w:val="both"/>
        <w:rPr>
          <w:sz w:val="28"/>
          <w:szCs w:val="28"/>
        </w:rPr>
      </w:pPr>
      <w:r w:rsidRPr="00CA2F15">
        <w:rPr>
          <w:b/>
          <w:sz w:val="28"/>
          <w:szCs w:val="28"/>
        </w:rPr>
        <w:t>Время отправления</w:t>
      </w:r>
      <w:r>
        <w:rPr>
          <w:sz w:val="28"/>
          <w:szCs w:val="28"/>
        </w:rPr>
        <w:t xml:space="preserve"> на участок – время отправления, проследования поезда по рассчитанной станции отправления. </w:t>
      </w:r>
    </w:p>
    <w:p w:rsidR="000456E5" w:rsidRDefault="000456E5" w:rsidP="00E22B98">
      <w:pPr>
        <w:ind w:firstLine="709"/>
        <w:jc w:val="both"/>
        <w:rPr>
          <w:sz w:val="28"/>
          <w:szCs w:val="28"/>
        </w:rPr>
      </w:pPr>
      <w:r w:rsidRPr="00CA2F15">
        <w:rPr>
          <w:b/>
          <w:sz w:val="28"/>
          <w:szCs w:val="28"/>
        </w:rPr>
        <w:t>Время прибытия</w:t>
      </w:r>
      <w:r>
        <w:rPr>
          <w:sz w:val="28"/>
          <w:szCs w:val="28"/>
        </w:rPr>
        <w:t xml:space="preserve"> с участка - время прибытия, проследования поезда по рассчитанной станции прибытия.</w:t>
      </w:r>
    </w:p>
    <w:p w:rsidR="000456E5" w:rsidRDefault="000456E5" w:rsidP="00E22B98">
      <w:pPr>
        <w:ind w:firstLine="709"/>
        <w:jc w:val="both"/>
        <w:rPr>
          <w:sz w:val="28"/>
          <w:szCs w:val="28"/>
        </w:rPr>
      </w:pPr>
    </w:p>
    <w:p w:rsidR="000456E5" w:rsidRDefault="002745A1" w:rsidP="00E22B98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0456E5">
        <w:rPr>
          <w:b/>
          <w:sz w:val="28"/>
          <w:szCs w:val="28"/>
        </w:rPr>
        <w:t xml:space="preserve">. </w:t>
      </w:r>
      <w:r w:rsidR="000456E5" w:rsidRPr="007F1CE1">
        <w:rPr>
          <w:b/>
          <w:sz w:val="28"/>
          <w:szCs w:val="28"/>
        </w:rPr>
        <w:t xml:space="preserve">Определение суммарного количества поездов для </w:t>
      </w:r>
      <w:r w:rsidR="000456E5">
        <w:rPr>
          <w:b/>
          <w:sz w:val="28"/>
          <w:szCs w:val="28"/>
        </w:rPr>
        <w:t xml:space="preserve">расчета показателей премирования </w:t>
      </w:r>
      <w:r w:rsidR="000456E5" w:rsidRPr="007F1CE1">
        <w:rPr>
          <w:b/>
          <w:sz w:val="28"/>
          <w:szCs w:val="28"/>
        </w:rPr>
        <w:t xml:space="preserve"> </w:t>
      </w:r>
    </w:p>
    <w:p w:rsidR="000456E5" w:rsidRPr="007F1CE1" w:rsidRDefault="002745A1" w:rsidP="00E22B98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0456E5">
        <w:rPr>
          <w:b/>
          <w:sz w:val="28"/>
          <w:szCs w:val="28"/>
        </w:rPr>
        <w:t xml:space="preserve">.1 </w:t>
      </w:r>
      <w:r w:rsidR="000456E5" w:rsidRPr="007F1CE1">
        <w:rPr>
          <w:b/>
          <w:sz w:val="28"/>
          <w:szCs w:val="28"/>
        </w:rPr>
        <w:t>Общие условия расчета суммарного количества поездов</w:t>
      </w:r>
      <w:r w:rsidR="000456E5">
        <w:rPr>
          <w:b/>
          <w:sz w:val="28"/>
          <w:szCs w:val="28"/>
        </w:rPr>
        <w:t xml:space="preserve"> за период времени</w:t>
      </w:r>
    </w:p>
    <w:p w:rsidR="000456E5" w:rsidRDefault="000456E5" w:rsidP="00E22B98">
      <w:pPr>
        <w:tabs>
          <w:tab w:val="left" w:pos="0"/>
        </w:tabs>
        <w:ind w:firstLine="709"/>
        <w:jc w:val="both"/>
        <w:rPr>
          <w:sz w:val="28"/>
          <w:szCs w:val="28"/>
        </w:rPr>
      </w:pPr>
      <w:r w:rsidRPr="00E61D07">
        <w:rPr>
          <w:sz w:val="28"/>
          <w:szCs w:val="28"/>
        </w:rPr>
        <w:lastRenderedPageBreak/>
        <w:t xml:space="preserve">Для анализа работы </w:t>
      </w:r>
      <w:r w:rsidR="00E22B98">
        <w:rPr>
          <w:sz w:val="28"/>
          <w:szCs w:val="28"/>
        </w:rPr>
        <w:t>вы</w:t>
      </w:r>
      <w:r w:rsidRPr="00E61D07">
        <w:rPr>
          <w:sz w:val="28"/>
          <w:szCs w:val="28"/>
        </w:rPr>
        <w:t>бираются грузовые поезда</w:t>
      </w:r>
      <w:r>
        <w:rPr>
          <w:sz w:val="28"/>
          <w:szCs w:val="28"/>
        </w:rPr>
        <w:t xml:space="preserve"> </w:t>
      </w:r>
      <w:r w:rsidR="00E22B98" w:rsidRPr="00E22B98">
        <w:rPr>
          <w:sz w:val="28"/>
          <w:szCs w:val="28"/>
        </w:rPr>
        <w:t>в соответствии с</w:t>
      </w:r>
      <w:r w:rsidRPr="00E22B98">
        <w:rPr>
          <w:sz w:val="28"/>
          <w:szCs w:val="28"/>
        </w:rPr>
        <w:t xml:space="preserve"> Диапазон</w:t>
      </w:r>
      <w:r w:rsidR="00E22B98" w:rsidRPr="00E22B98">
        <w:rPr>
          <w:sz w:val="28"/>
          <w:szCs w:val="28"/>
        </w:rPr>
        <w:t>ом</w:t>
      </w:r>
      <w:r w:rsidRPr="00E22B98">
        <w:rPr>
          <w:sz w:val="28"/>
          <w:szCs w:val="28"/>
        </w:rPr>
        <w:t xml:space="preserve"> номеров по всему перечню операций (событий) за расчетный период времени (дневная, ночная смена, сутки) в</w:t>
      </w:r>
      <w:r>
        <w:rPr>
          <w:sz w:val="28"/>
          <w:szCs w:val="28"/>
        </w:rPr>
        <w:t xml:space="preserve"> границах расчетного полигона.</w:t>
      </w:r>
    </w:p>
    <w:p w:rsidR="000456E5" w:rsidRDefault="000456E5" w:rsidP="00E22B98">
      <w:pPr>
        <w:ind w:firstLine="709"/>
        <w:jc w:val="both"/>
        <w:rPr>
          <w:sz w:val="28"/>
          <w:szCs w:val="28"/>
        </w:rPr>
      </w:pPr>
      <w:r w:rsidRPr="00E22B98">
        <w:rPr>
          <w:sz w:val="28"/>
          <w:szCs w:val="28"/>
        </w:rPr>
        <w:t xml:space="preserve">Если </w:t>
      </w:r>
      <w:r w:rsidR="00E22B98" w:rsidRPr="00E22B98">
        <w:rPr>
          <w:sz w:val="28"/>
          <w:szCs w:val="28"/>
        </w:rPr>
        <w:t xml:space="preserve">номер </w:t>
      </w:r>
      <w:r w:rsidR="00E22B98">
        <w:rPr>
          <w:sz w:val="28"/>
          <w:szCs w:val="28"/>
        </w:rPr>
        <w:t>или индекс поезда</w:t>
      </w:r>
      <w:r w:rsidRPr="00E22B98">
        <w:rPr>
          <w:sz w:val="28"/>
          <w:szCs w:val="28"/>
        </w:rPr>
        <w:t xml:space="preserve"> меняет</w:t>
      </w:r>
      <w:r w:rsidR="00E22B98" w:rsidRPr="00E22B98">
        <w:rPr>
          <w:sz w:val="28"/>
          <w:szCs w:val="28"/>
        </w:rPr>
        <w:t>ся</w:t>
      </w:r>
      <w:r>
        <w:rPr>
          <w:sz w:val="28"/>
          <w:szCs w:val="28"/>
        </w:rPr>
        <w:t>, для одного диспетчера такой поезд рассчитывается как одна единица.</w:t>
      </w:r>
    </w:p>
    <w:p w:rsidR="000456E5" w:rsidRPr="00E61D07" w:rsidRDefault="000456E5" w:rsidP="00E22B98">
      <w:pPr>
        <w:tabs>
          <w:tab w:val="left" w:pos="0"/>
        </w:tabs>
        <w:ind w:firstLine="709"/>
        <w:jc w:val="both"/>
        <w:rPr>
          <w:sz w:val="28"/>
          <w:szCs w:val="28"/>
        </w:rPr>
      </w:pPr>
    </w:p>
    <w:p w:rsidR="000456E5" w:rsidRPr="007F1CE1" w:rsidRDefault="002745A1" w:rsidP="00E22B98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0456E5">
        <w:rPr>
          <w:b/>
          <w:sz w:val="28"/>
          <w:szCs w:val="28"/>
        </w:rPr>
        <w:t xml:space="preserve">.2 </w:t>
      </w:r>
      <w:r w:rsidR="000456E5" w:rsidRPr="007F1CE1">
        <w:rPr>
          <w:b/>
          <w:sz w:val="28"/>
          <w:szCs w:val="28"/>
        </w:rPr>
        <w:t xml:space="preserve">Определение перечня отправленных поездов для узла, участка </w:t>
      </w:r>
    </w:p>
    <w:p w:rsidR="000456E5" w:rsidRPr="0044351E" w:rsidRDefault="000456E5" w:rsidP="00E22B98">
      <w:pPr>
        <w:pStyle w:val="a7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44351E">
        <w:rPr>
          <w:sz w:val="28"/>
          <w:szCs w:val="28"/>
        </w:rPr>
        <w:t>ереч</w:t>
      </w:r>
      <w:r>
        <w:rPr>
          <w:sz w:val="28"/>
          <w:szCs w:val="28"/>
        </w:rPr>
        <w:t>е</w:t>
      </w:r>
      <w:r w:rsidRPr="0044351E">
        <w:rPr>
          <w:sz w:val="28"/>
          <w:szCs w:val="28"/>
        </w:rPr>
        <w:t>н</w:t>
      </w:r>
      <w:r>
        <w:rPr>
          <w:sz w:val="28"/>
          <w:szCs w:val="28"/>
        </w:rPr>
        <w:t>ь</w:t>
      </w:r>
      <w:r w:rsidRPr="0044351E">
        <w:rPr>
          <w:sz w:val="28"/>
          <w:szCs w:val="28"/>
        </w:rPr>
        <w:t xml:space="preserve"> отправленных поездов </w:t>
      </w:r>
      <w:r w:rsidRPr="00E22B98">
        <w:rPr>
          <w:sz w:val="28"/>
          <w:szCs w:val="28"/>
        </w:rPr>
        <w:t>для узла</w:t>
      </w:r>
      <w:r>
        <w:rPr>
          <w:sz w:val="28"/>
          <w:szCs w:val="28"/>
        </w:rPr>
        <w:t xml:space="preserve"> определяется суммой поездов за смену согласно рассчитанным значениям </w:t>
      </w:r>
      <w:r w:rsidR="00E22B98" w:rsidRPr="001A0ADF">
        <w:rPr>
          <w:sz w:val="28"/>
          <w:szCs w:val="28"/>
        </w:rPr>
        <w:t xml:space="preserve">по </w:t>
      </w:r>
      <w:r w:rsidRPr="001A0ADF">
        <w:rPr>
          <w:sz w:val="28"/>
          <w:szCs w:val="28"/>
        </w:rPr>
        <w:t>станции отправления с узла</w:t>
      </w:r>
      <w:r>
        <w:rPr>
          <w:sz w:val="28"/>
          <w:szCs w:val="28"/>
        </w:rPr>
        <w:t xml:space="preserve"> (п.2.1) и времени отправления (п.2.2).</w:t>
      </w:r>
    </w:p>
    <w:p w:rsidR="000456E5" w:rsidRPr="0044351E" w:rsidRDefault="000456E5" w:rsidP="00E22B98">
      <w:pPr>
        <w:pStyle w:val="a7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44351E">
        <w:rPr>
          <w:sz w:val="28"/>
          <w:szCs w:val="28"/>
        </w:rPr>
        <w:t>ереч</w:t>
      </w:r>
      <w:r>
        <w:rPr>
          <w:sz w:val="28"/>
          <w:szCs w:val="28"/>
        </w:rPr>
        <w:t>е</w:t>
      </w:r>
      <w:r w:rsidRPr="0044351E">
        <w:rPr>
          <w:sz w:val="28"/>
          <w:szCs w:val="28"/>
        </w:rPr>
        <w:t>н</w:t>
      </w:r>
      <w:r>
        <w:rPr>
          <w:sz w:val="28"/>
          <w:szCs w:val="28"/>
        </w:rPr>
        <w:t>ь</w:t>
      </w:r>
      <w:r w:rsidRPr="0044351E">
        <w:rPr>
          <w:sz w:val="28"/>
          <w:szCs w:val="28"/>
        </w:rPr>
        <w:t xml:space="preserve"> отправленных поездов </w:t>
      </w:r>
      <w:r w:rsidRPr="00E22B98">
        <w:rPr>
          <w:sz w:val="28"/>
          <w:szCs w:val="28"/>
        </w:rPr>
        <w:t xml:space="preserve">на участок </w:t>
      </w:r>
      <w:r>
        <w:rPr>
          <w:sz w:val="28"/>
          <w:szCs w:val="28"/>
        </w:rPr>
        <w:t xml:space="preserve">определяется суммой поездов за смену согласно рассчитанным значениям </w:t>
      </w:r>
      <w:r w:rsidR="00C2254E" w:rsidRPr="001A0ADF">
        <w:rPr>
          <w:sz w:val="28"/>
          <w:szCs w:val="28"/>
        </w:rPr>
        <w:t xml:space="preserve">по </w:t>
      </w:r>
      <w:r w:rsidRPr="001A0ADF">
        <w:rPr>
          <w:sz w:val="28"/>
          <w:szCs w:val="28"/>
        </w:rPr>
        <w:t xml:space="preserve">станции </w:t>
      </w:r>
      <w:r w:rsidR="001A0ADF" w:rsidRPr="001A0ADF">
        <w:rPr>
          <w:sz w:val="28"/>
          <w:szCs w:val="28"/>
        </w:rPr>
        <w:t>приема</w:t>
      </w:r>
      <w:r w:rsidRPr="001A0ADF">
        <w:rPr>
          <w:sz w:val="28"/>
          <w:szCs w:val="28"/>
        </w:rPr>
        <w:t xml:space="preserve"> на участок (</w:t>
      </w:r>
      <w:r>
        <w:rPr>
          <w:sz w:val="28"/>
          <w:szCs w:val="28"/>
        </w:rPr>
        <w:t>п.2.1) и времени отправления (п.2.2).</w:t>
      </w:r>
    </w:p>
    <w:p w:rsidR="000456E5" w:rsidRDefault="000456E5" w:rsidP="00E22B98">
      <w:pPr>
        <w:pStyle w:val="a7"/>
        <w:ind w:left="0" w:firstLine="709"/>
        <w:jc w:val="both"/>
        <w:rPr>
          <w:sz w:val="28"/>
          <w:szCs w:val="28"/>
        </w:rPr>
      </w:pPr>
    </w:p>
    <w:p w:rsidR="000456E5" w:rsidRDefault="002745A1" w:rsidP="00E22B98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0456E5">
        <w:rPr>
          <w:b/>
          <w:sz w:val="28"/>
          <w:szCs w:val="28"/>
        </w:rPr>
        <w:t xml:space="preserve">.3 </w:t>
      </w:r>
      <w:r w:rsidR="000456E5" w:rsidRPr="00307785">
        <w:rPr>
          <w:b/>
          <w:sz w:val="28"/>
          <w:szCs w:val="28"/>
        </w:rPr>
        <w:t>Определение времени нахождения поезда в движении</w:t>
      </w:r>
    </w:p>
    <w:p w:rsidR="000456E5" w:rsidRPr="00A658E5" w:rsidRDefault="000456E5" w:rsidP="002745A1">
      <w:pPr>
        <w:pStyle w:val="a7"/>
        <w:tabs>
          <w:tab w:val="left" w:pos="851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658E5">
        <w:rPr>
          <w:color w:val="000000" w:themeColor="text1"/>
          <w:sz w:val="28"/>
          <w:szCs w:val="28"/>
          <w:shd w:val="clear" w:color="auto" w:fill="FFFFFF"/>
        </w:rPr>
        <w:t>Время каждого поезда на участке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анализа в составе расчетного полигона,</w:t>
      </w:r>
      <w:r w:rsidRPr="00A658E5">
        <w:rPr>
          <w:color w:val="000000" w:themeColor="text1"/>
          <w:sz w:val="28"/>
          <w:szCs w:val="28"/>
          <w:shd w:val="clear" w:color="auto" w:fill="FFFFFF"/>
        </w:rPr>
        <w:t xml:space="preserve"> определяется как разность времени </w:t>
      </w:r>
      <w:r w:rsidR="00B23529">
        <w:rPr>
          <w:color w:val="000000" w:themeColor="text1"/>
          <w:sz w:val="28"/>
          <w:szCs w:val="28"/>
          <w:shd w:val="clear" w:color="auto" w:fill="FFFFFF"/>
        </w:rPr>
        <w:t>поступления</w:t>
      </w:r>
      <w:r w:rsidR="00B23529" w:rsidRPr="00A658E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658E5">
        <w:rPr>
          <w:color w:val="000000" w:themeColor="text1"/>
          <w:sz w:val="28"/>
          <w:szCs w:val="28"/>
          <w:shd w:val="clear" w:color="auto" w:fill="FFFFFF"/>
        </w:rPr>
        <w:t xml:space="preserve">поезда </w:t>
      </w:r>
      <w:r w:rsidR="00A51FB2">
        <w:rPr>
          <w:color w:val="000000" w:themeColor="text1"/>
          <w:sz w:val="28"/>
          <w:szCs w:val="28"/>
          <w:shd w:val="clear" w:color="auto" w:fill="FFFFFF"/>
        </w:rPr>
        <w:t xml:space="preserve">на </w:t>
      </w:r>
      <w:r w:rsidRPr="00A658E5">
        <w:rPr>
          <w:color w:val="000000" w:themeColor="text1"/>
          <w:sz w:val="28"/>
          <w:szCs w:val="28"/>
          <w:shd w:val="clear" w:color="auto" w:fill="FFFFFF"/>
        </w:rPr>
        <w:t>участ</w:t>
      </w:r>
      <w:r w:rsidR="00A51FB2">
        <w:rPr>
          <w:color w:val="000000" w:themeColor="text1"/>
          <w:sz w:val="28"/>
          <w:szCs w:val="28"/>
          <w:shd w:val="clear" w:color="auto" w:fill="FFFFFF"/>
        </w:rPr>
        <w:t>о</w:t>
      </w:r>
      <w:r w:rsidRPr="00A658E5">
        <w:rPr>
          <w:color w:val="000000" w:themeColor="text1"/>
          <w:sz w:val="28"/>
          <w:szCs w:val="28"/>
          <w:shd w:val="clear" w:color="auto" w:fill="FFFFFF"/>
        </w:rPr>
        <w:t xml:space="preserve">к и времени отправления поезда </w:t>
      </w:r>
      <w:r w:rsidR="00B23529">
        <w:rPr>
          <w:color w:val="000000" w:themeColor="text1"/>
          <w:sz w:val="28"/>
          <w:szCs w:val="28"/>
          <w:shd w:val="clear" w:color="auto" w:fill="FFFFFF"/>
        </w:rPr>
        <w:t>с</w:t>
      </w:r>
      <w:r w:rsidR="00B23529" w:rsidRPr="00A658E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658E5">
        <w:rPr>
          <w:color w:val="000000" w:themeColor="text1"/>
          <w:sz w:val="28"/>
          <w:szCs w:val="28"/>
          <w:shd w:val="clear" w:color="auto" w:fill="FFFFFF"/>
        </w:rPr>
        <w:t>участ</w:t>
      </w:r>
      <w:r w:rsidR="00B23529">
        <w:rPr>
          <w:color w:val="000000" w:themeColor="text1"/>
          <w:sz w:val="28"/>
          <w:szCs w:val="28"/>
          <w:shd w:val="clear" w:color="auto" w:fill="FFFFFF"/>
        </w:rPr>
        <w:t>ка</w:t>
      </w:r>
      <w:r w:rsidRPr="00A658E5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456E5" w:rsidRPr="0065428C" w:rsidRDefault="000456E5" w:rsidP="002745A1">
      <w:pPr>
        <w:pStyle w:val="a7"/>
        <w:tabs>
          <w:tab w:val="left" w:pos="851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5428C">
        <w:rPr>
          <w:sz w:val="28"/>
          <w:szCs w:val="28"/>
        </w:rPr>
        <w:t>Суммарное время нахождения поездов в движении</w:t>
      </w:r>
      <w:r w:rsidRPr="0065428C">
        <w:rPr>
          <w:i/>
          <w:sz w:val="28"/>
          <w:szCs w:val="28"/>
        </w:rPr>
        <w:t xml:space="preserve"> </w:t>
      </w:r>
      <w:r w:rsidRPr="0065428C">
        <w:rPr>
          <w:color w:val="000000" w:themeColor="text1"/>
          <w:sz w:val="28"/>
          <w:szCs w:val="28"/>
          <w:shd w:val="clear" w:color="auto" w:fill="FFFFFF"/>
        </w:rPr>
        <w:t>определяется как сумма времени нахож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дения каждого поезда на участке, </w:t>
      </w:r>
    </w:p>
    <w:p w:rsidR="000456E5" w:rsidRPr="00A658E5" w:rsidRDefault="000456E5" w:rsidP="00E22B98">
      <w:pPr>
        <w:ind w:firstLine="709"/>
        <w:jc w:val="center"/>
        <w:rPr>
          <w:sz w:val="28"/>
          <w:szCs w:val="28"/>
        </w:rPr>
      </w:pPr>
      <w:r w:rsidRPr="00016048">
        <w:object w:dxaOrig="2439" w:dyaOrig="400">
          <v:shape id="_x0000_i1026" type="#_x0000_t75" style="width:125pt;height:21.5pt" o:ole="">
            <v:imagedata r:id="rId18" o:title=""/>
          </v:shape>
          <o:OLEObject Type="Embed" ProgID="Equation.3" ShapeID="_x0000_i1026" DrawAspect="Content" ObjectID="_1693049420" r:id="rId19"/>
        </w:object>
      </w:r>
    </w:p>
    <w:p w:rsidR="000456E5" w:rsidRDefault="000456E5" w:rsidP="00E22B98">
      <w:pPr>
        <w:ind w:firstLine="709"/>
        <w:jc w:val="both"/>
        <w:rPr>
          <w:i/>
          <w:sz w:val="28"/>
          <w:szCs w:val="28"/>
        </w:rPr>
      </w:pPr>
    </w:p>
    <w:p w:rsidR="000456E5" w:rsidRPr="00307785" w:rsidRDefault="002745A1" w:rsidP="00E22B98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0456E5">
        <w:rPr>
          <w:b/>
          <w:sz w:val="28"/>
          <w:szCs w:val="28"/>
        </w:rPr>
        <w:t xml:space="preserve">.4 </w:t>
      </w:r>
      <w:r w:rsidR="000456E5" w:rsidRPr="00307785">
        <w:rPr>
          <w:b/>
          <w:sz w:val="28"/>
          <w:szCs w:val="28"/>
        </w:rPr>
        <w:t>Расстояние, пройденное поездом:</w:t>
      </w:r>
    </w:p>
    <w:p w:rsidR="000456E5" w:rsidRPr="002745A1" w:rsidRDefault="000456E5" w:rsidP="002745A1">
      <w:pPr>
        <w:tabs>
          <w:tab w:val="left" w:pos="851"/>
        </w:tabs>
        <w:ind w:firstLine="709"/>
        <w:jc w:val="both"/>
        <w:rPr>
          <w:i/>
          <w:sz w:val="28"/>
          <w:szCs w:val="28"/>
        </w:rPr>
      </w:pPr>
      <w:r w:rsidRPr="002745A1">
        <w:rPr>
          <w:color w:val="000000" w:themeColor="text1"/>
          <w:sz w:val="28"/>
          <w:szCs w:val="28"/>
          <w:shd w:val="clear" w:color="auto" w:fill="FFFFFF"/>
        </w:rPr>
        <w:t>Расстояние</w:t>
      </w:r>
      <w:r w:rsidR="00C2254E" w:rsidRPr="002745A1">
        <w:rPr>
          <w:color w:val="000000" w:themeColor="text1"/>
          <w:sz w:val="28"/>
          <w:szCs w:val="28"/>
          <w:shd w:val="clear" w:color="auto" w:fill="FFFFFF"/>
        </w:rPr>
        <w:t>,</w:t>
      </w:r>
      <w:r w:rsidRPr="002745A1">
        <w:rPr>
          <w:color w:val="000000" w:themeColor="text1"/>
          <w:sz w:val="28"/>
          <w:szCs w:val="28"/>
          <w:shd w:val="clear" w:color="auto" w:fill="FFFFFF"/>
        </w:rPr>
        <w:t xml:space="preserve"> пройденное поездом между станциями</w:t>
      </w:r>
      <w:r w:rsidR="00C2254E" w:rsidRPr="002745A1">
        <w:rPr>
          <w:color w:val="000000" w:themeColor="text1"/>
          <w:sz w:val="28"/>
          <w:szCs w:val="28"/>
          <w:shd w:val="clear" w:color="auto" w:fill="FFFFFF"/>
        </w:rPr>
        <w:t>,</w:t>
      </w:r>
      <w:r w:rsidRPr="002745A1">
        <w:rPr>
          <w:color w:val="000000" w:themeColor="text1"/>
          <w:sz w:val="28"/>
          <w:szCs w:val="28"/>
          <w:shd w:val="clear" w:color="auto" w:fill="FFFFFF"/>
        </w:rPr>
        <w:t xml:space="preserve"> определяется </w:t>
      </w:r>
      <w:r w:rsidR="001A0ADF">
        <w:rPr>
          <w:color w:val="000000" w:themeColor="text1"/>
          <w:sz w:val="28"/>
          <w:szCs w:val="28"/>
          <w:shd w:val="clear" w:color="auto" w:fill="FFFFFF"/>
        </w:rPr>
        <w:t>на основании эксплуатационной длины участка.</w:t>
      </w:r>
    </w:p>
    <w:p w:rsidR="000456E5" w:rsidRPr="00B13CC4" w:rsidRDefault="000456E5" w:rsidP="002745A1">
      <w:pPr>
        <w:pStyle w:val="a7"/>
        <w:tabs>
          <w:tab w:val="left" w:pos="851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33C1C">
        <w:rPr>
          <w:sz w:val="28"/>
          <w:szCs w:val="28"/>
        </w:rPr>
        <w:t>Суммарное расстояние о</w:t>
      </w:r>
      <w:r w:rsidRPr="00B33C1C">
        <w:rPr>
          <w:color w:val="000000" w:themeColor="text1"/>
          <w:sz w:val="28"/>
          <w:szCs w:val="28"/>
          <w:shd w:val="clear" w:color="auto" w:fill="FFFFFF"/>
        </w:rPr>
        <w:t>пределяется как сумма</w:t>
      </w:r>
      <w:r w:rsidRPr="00AB5231">
        <w:rPr>
          <w:color w:val="000000" w:themeColor="text1"/>
          <w:sz w:val="28"/>
          <w:szCs w:val="28"/>
          <w:shd w:val="clear" w:color="auto" w:fill="FFFFFF"/>
        </w:rPr>
        <w:t xml:space="preserve"> расстояний пройденного каждым</w:t>
      </w:r>
      <w:r w:rsidRPr="0065428C">
        <w:rPr>
          <w:color w:val="000000" w:themeColor="text1"/>
          <w:sz w:val="28"/>
          <w:szCs w:val="28"/>
          <w:shd w:val="clear" w:color="auto" w:fill="FFFFFF"/>
        </w:rPr>
        <w:t xml:space="preserve"> поездом на участке анализа </w:t>
      </w: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Pr="0065428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начальной до конечной станции, </w:t>
      </w:r>
      <w:r w:rsidRPr="00016048">
        <w:rPr>
          <w:position w:val="-14"/>
          <w:sz w:val="28"/>
          <w:szCs w:val="28"/>
        </w:rPr>
        <w:object w:dxaOrig="680" w:dyaOrig="400">
          <v:shape id="_x0000_i1027" type="#_x0000_t75" style="width:35pt;height:21.5pt" o:ole="">
            <v:imagedata r:id="rId20" o:title=""/>
          </v:shape>
          <o:OLEObject Type="Embed" ProgID="Equation.3" ShapeID="_x0000_i1027" DrawAspect="Content" ObjectID="_1693049421" r:id="rId21"/>
        </w:object>
      </w:r>
    </w:p>
    <w:p w:rsidR="000456E5" w:rsidRPr="00016048" w:rsidRDefault="000456E5" w:rsidP="000456E5">
      <w:pPr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016048">
        <w:rPr>
          <w:position w:val="-14"/>
          <w:sz w:val="28"/>
          <w:szCs w:val="28"/>
        </w:rPr>
        <w:object w:dxaOrig="2079" w:dyaOrig="400">
          <v:shape id="_x0000_i1028" type="#_x0000_t75" style="width:106pt;height:21.5pt" o:ole="">
            <v:imagedata r:id="rId22" o:title=""/>
          </v:shape>
          <o:OLEObject Type="Embed" ProgID="Equation.3" ShapeID="_x0000_i1028" DrawAspect="Content" ObjectID="_1693049422" r:id="rId23"/>
        </w:object>
      </w:r>
      <w:r>
        <w:rPr>
          <w:position w:val="-14"/>
          <w:sz w:val="28"/>
          <w:szCs w:val="28"/>
        </w:rPr>
        <w:t>.</w:t>
      </w:r>
    </w:p>
    <w:p w:rsidR="000456E5" w:rsidRPr="00F83138" w:rsidRDefault="002745A1" w:rsidP="00C2254E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0456E5" w:rsidRPr="00307785">
        <w:rPr>
          <w:b/>
          <w:sz w:val="28"/>
          <w:szCs w:val="28"/>
        </w:rPr>
        <w:t>. Порядок о</w:t>
      </w:r>
      <w:r w:rsidR="000456E5">
        <w:rPr>
          <w:b/>
          <w:sz w:val="28"/>
          <w:szCs w:val="28"/>
        </w:rPr>
        <w:t>кругления значений при расчетах</w:t>
      </w:r>
    </w:p>
    <w:p w:rsidR="000456E5" w:rsidRDefault="00281D77" w:rsidP="00326777">
      <w:pPr>
        <w:pStyle w:val="a7"/>
        <w:tabs>
          <w:tab w:val="left" w:pos="0"/>
          <w:tab w:val="left" w:pos="851"/>
        </w:tabs>
        <w:ind w:left="0" w:firstLine="567"/>
        <w:jc w:val="both"/>
        <w:rPr>
          <w:sz w:val="28"/>
          <w:szCs w:val="28"/>
        </w:rPr>
        <w:sectPr w:rsidR="000456E5" w:rsidSect="003B4AC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При округлении данных для расчета (фактическая участковая скорость, фактический средний вес отправленных грузовых поездов своего формирования и т.д.)</w:t>
      </w:r>
      <w:r w:rsidRPr="00281D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итоговых значений процента премирования необходимо применять правило </w:t>
      </w:r>
      <w:r w:rsidR="00DE130C">
        <w:rPr>
          <w:sz w:val="28"/>
          <w:szCs w:val="28"/>
        </w:rPr>
        <w:t>математического округления к ближайшему целому</w:t>
      </w:r>
      <w:r w:rsidRPr="004A20E3">
        <w:rPr>
          <w:color w:val="202124"/>
          <w:sz w:val="28"/>
          <w:szCs w:val="28"/>
          <w:shd w:val="clear" w:color="auto" w:fill="FFFFFF"/>
        </w:rPr>
        <w:t xml:space="preserve">. </w:t>
      </w:r>
    </w:p>
    <w:p w:rsidR="0027224E" w:rsidRDefault="0027224E" w:rsidP="0027224E">
      <w:pPr>
        <w:pStyle w:val="1"/>
        <w:numPr>
          <w:ilvl w:val="0"/>
          <w:numId w:val="0"/>
        </w:numPr>
        <w:ind w:left="432"/>
        <w:jc w:val="right"/>
      </w:pPr>
      <w:bookmarkStart w:id="125" w:name="_Toc79736853"/>
      <w:r>
        <w:lastRenderedPageBreak/>
        <w:t>Приложение 4</w:t>
      </w:r>
      <w:bookmarkEnd w:id="125"/>
    </w:p>
    <w:p w:rsidR="004D7A08" w:rsidRDefault="004D7A08" w:rsidP="003B4AC7">
      <w:pPr>
        <w:jc w:val="right"/>
        <w:rPr>
          <w:sz w:val="28"/>
          <w:szCs w:val="28"/>
        </w:rPr>
      </w:pPr>
    </w:p>
    <w:p w:rsidR="000456E5" w:rsidRPr="00934946" w:rsidRDefault="000456E5" w:rsidP="007123B5">
      <w:pPr>
        <w:tabs>
          <w:tab w:val="left" w:pos="0"/>
        </w:tabs>
        <w:rPr>
          <w:sz w:val="28"/>
          <w:szCs w:val="28"/>
        </w:rPr>
      </w:pPr>
      <w:r w:rsidRPr="00934946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Pr="00934946">
        <w:rPr>
          <w:sz w:val="28"/>
          <w:szCs w:val="28"/>
        </w:rPr>
        <w:t xml:space="preserve"> - Перечень полей таблицы «График дежурств»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1"/>
        <w:gridCol w:w="2907"/>
        <w:gridCol w:w="4807"/>
        <w:gridCol w:w="6045"/>
      </w:tblGrid>
      <w:tr w:rsidR="000456E5" w:rsidRPr="00934946" w:rsidTr="000456E5">
        <w:trPr>
          <w:trHeight w:val="421"/>
        </w:trPr>
        <w:tc>
          <w:tcPr>
            <w:tcW w:w="769" w:type="dxa"/>
          </w:tcPr>
          <w:p w:rsidR="000456E5" w:rsidRPr="00934946" w:rsidRDefault="000456E5" w:rsidP="000456E5">
            <w:pPr>
              <w:ind w:firstLine="0"/>
              <w:rPr>
                <w:b/>
              </w:rPr>
            </w:pPr>
            <w:r w:rsidRPr="00934946">
              <w:rPr>
                <w:b/>
              </w:rPr>
              <w:t>№п</w:t>
            </w:r>
            <w:r w:rsidRPr="00934946">
              <w:rPr>
                <w:b/>
                <w:lang w:val="en-US"/>
              </w:rPr>
              <w:t>/</w:t>
            </w:r>
            <w:r w:rsidRPr="00934946">
              <w:rPr>
                <w:b/>
              </w:rPr>
              <w:t>п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firstLine="176"/>
              <w:rPr>
                <w:b/>
              </w:rPr>
            </w:pPr>
            <w:r w:rsidRPr="00934946">
              <w:rPr>
                <w:b/>
              </w:rPr>
              <w:t>Наименование поля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34"/>
              <w:rPr>
                <w:b/>
              </w:rPr>
            </w:pPr>
            <w:r w:rsidRPr="00934946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  <w:rPr>
                <w:b/>
              </w:rPr>
            </w:pPr>
            <w:r w:rsidRPr="00934946">
              <w:rPr>
                <w:b/>
              </w:rPr>
              <w:t>Примечание</w:t>
            </w:r>
          </w:p>
        </w:tc>
      </w:tr>
      <w:tr w:rsidR="000456E5" w:rsidRPr="00934946" w:rsidTr="000456E5">
        <w:tc>
          <w:tcPr>
            <w:tcW w:w="769" w:type="dxa"/>
          </w:tcPr>
          <w:p w:rsidR="000456E5" w:rsidRPr="00934946" w:rsidRDefault="000456E5" w:rsidP="000456E5">
            <w:pPr>
              <w:ind w:firstLine="0"/>
            </w:pPr>
            <w:r w:rsidRPr="00934946">
              <w:t>1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З</w:t>
            </w:r>
            <w:r w:rsidRPr="00934946">
              <w:t>аписи</w:t>
            </w:r>
          </w:p>
        </w:tc>
        <w:tc>
          <w:tcPr>
            <w:tcW w:w="4819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769" w:type="dxa"/>
          </w:tcPr>
          <w:p w:rsidR="000456E5" w:rsidRPr="00934946" w:rsidRDefault="000456E5" w:rsidP="000456E5">
            <w:pPr>
              <w:ind w:firstLine="0"/>
            </w:pPr>
            <w:r w:rsidRPr="00934946">
              <w:t>2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lang w:val="en-US"/>
              </w:rPr>
              <w:t xml:space="preserve">ID </w:t>
            </w:r>
            <w:r w:rsidRPr="00934946">
              <w:t>Расчетного полигона</w:t>
            </w:r>
          </w:p>
        </w:tc>
        <w:tc>
          <w:tcPr>
            <w:tcW w:w="4819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769" w:type="dxa"/>
          </w:tcPr>
          <w:p w:rsidR="000456E5" w:rsidRPr="00934946" w:rsidRDefault="000456E5" w:rsidP="000456E5">
            <w:pPr>
              <w:ind w:firstLine="0"/>
            </w:pPr>
            <w:r w:rsidRPr="00934946">
              <w:t>3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lang w:val="en-US"/>
              </w:rPr>
              <w:t xml:space="preserve">ID </w:t>
            </w:r>
            <w:r w:rsidRPr="00934946">
              <w:t>Диспетчера</w:t>
            </w:r>
          </w:p>
        </w:tc>
        <w:tc>
          <w:tcPr>
            <w:tcW w:w="4819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769" w:type="dxa"/>
          </w:tcPr>
          <w:p w:rsidR="000456E5" w:rsidRPr="00934946" w:rsidRDefault="000456E5" w:rsidP="000456E5">
            <w:pPr>
              <w:ind w:firstLine="0"/>
            </w:pPr>
            <w:r w:rsidRPr="00934946">
              <w:t>4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hanging="31"/>
            </w:pPr>
            <w:r w:rsidRPr="00934946">
              <w:t>Дата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281D77">
              <w:t xml:space="preserve">Дата начала смены Принимает значение в формате </w:t>
            </w:r>
            <w:r w:rsidRPr="00281D77"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0456E5" w:rsidRPr="00934946" w:rsidTr="000456E5">
        <w:tc>
          <w:tcPr>
            <w:tcW w:w="769" w:type="dxa"/>
          </w:tcPr>
          <w:p w:rsidR="000456E5" w:rsidRPr="00934946" w:rsidRDefault="000456E5" w:rsidP="000456E5">
            <w:pPr>
              <w:ind w:firstLine="0"/>
            </w:pPr>
            <w:r w:rsidRPr="00934946">
              <w:t>5</w:t>
            </w:r>
          </w:p>
        </w:tc>
        <w:tc>
          <w:tcPr>
            <w:tcW w:w="2912" w:type="dxa"/>
          </w:tcPr>
          <w:p w:rsidR="000456E5" w:rsidRPr="00934946" w:rsidRDefault="000456E5" w:rsidP="000456E5">
            <w:pPr>
              <w:ind w:hanging="31"/>
            </w:pPr>
            <w:r w:rsidRPr="00934946">
              <w:t>Смена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0"/>
            </w:pPr>
            <w:r w:rsidRPr="00934946">
              <w:t>Буквенное поле</w:t>
            </w:r>
          </w:p>
          <w:p w:rsidR="000456E5" w:rsidRPr="00934946" w:rsidRDefault="000456E5" w:rsidP="000456E5">
            <w:pPr>
              <w:ind w:firstLine="0"/>
            </w:pP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>Принимает значение «Д» - дневная, «Н» - ночная</w:t>
            </w:r>
          </w:p>
        </w:tc>
      </w:tr>
    </w:tbl>
    <w:p w:rsidR="000456E5" w:rsidRDefault="000456E5" w:rsidP="000456E5"/>
    <w:p w:rsidR="000456E5" w:rsidRDefault="000456E5" w:rsidP="000456E5">
      <w:pPr>
        <w:rPr>
          <w:sz w:val="28"/>
          <w:szCs w:val="28"/>
        </w:rPr>
      </w:pPr>
      <w:r w:rsidRPr="00934946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Pr="00934946">
        <w:rPr>
          <w:sz w:val="28"/>
          <w:szCs w:val="28"/>
        </w:rPr>
        <w:t xml:space="preserve"> - Перечень полей таблицы «</w:t>
      </w:r>
      <w:r>
        <w:rPr>
          <w:sz w:val="28"/>
          <w:szCs w:val="28"/>
        </w:rPr>
        <w:t>Должность</w:t>
      </w:r>
      <w:r w:rsidRPr="00934946"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1"/>
        <w:gridCol w:w="2907"/>
        <w:gridCol w:w="4807"/>
        <w:gridCol w:w="6045"/>
      </w:tblGrid>
      <w:tr w:rsidR="000456E5" w:rsidRPr="00934946" w:rsidTr="000456E5">
        <w:trPr>
          <w:trHeight w:val="421"/>
        </w:trPr>
        <w:tc>
          <w:tcPr>
            <w:tcW w:w="801" w:type="dxa"/>
          </w:tcPr>
          <w:p w:rsidR="000456E5" w:rsidRPr="00934946" w:rsidRDefault="000456E5" w:rsidP="000456E5">
            <w:pPr>
              <w:ind w:firstLine="0"/>
              <w:rPr>
                <w:b/>
              </w:rPr>
            </w:pPr>
            <w:r w:rsidRPr="00934946">
              <w:rPr>
                <w:b/>
              </w:rPr>
              <w:t>№п</w:t>
            </w:r>
            <w:r w:rsidRPr="00934946">
              <w:rPr>
                <w:b/>
                <w:lang w:val="en-US"/>
              </w:rPr>
              <w:t>/</w:t>
            </w:r>
            <w:r w:rsidRPr="00934946">
              <w:rPr>
                <w:b/>
              </w:rPr>
              <w:t>п</w:t>
            </w:r>
          </w:p>
        </w:tc>
        <w:tc>
          <w:tcPr>
            <w:tcW w:w="2907" w:type="dxa"/>
          </w:tcPr>
          <w:p w:rsidR="000456E5" w:rsidRPr="00934946" w:rsidRDefault="000456E5" w:rsidP="000456E5">
            <w:pPr>
              <w:ind w:firstLine="176"/>
              <w:rPr>
                <w:b/>
              </w:rPr>
            </w:pPr>
            <w:r w:rsidRPr="00934946">
              <w:rPr>
                <w:b/>
              </w:rPr>
              <w:t>Наименование поля</w:t>
            </w:r>
          </w:p>
        </w:tc>
        <w:tc>
          <w:tcPr>
            <w:tcW w:w="4807" w:type="dxa"/>
          </w:tcPr>
          <w:p w:rsidR="000456E5" w:rsidRPr="00934946" w:rsidRDefault="000456E5" w:rsidP="000456E5">
            <w:pPr>
              <w:ind w:firstLine="34"/>
              <w:rPr>
                <w:b/>
              </w:rPr>
            </w:pPr>
            <w:r w:rsidRPr="00934946">
              <w:rPr>
                <w:b/>
              </w:rPr>
              <w:t>Тип данных</w:t>
            </w:r>
          </w:p>
        </w:tc>
        <w:tc>
          <w:tcPr>
            <w:tcW w:w="6045" w:type="dxa"/>
          </w:tcPr>
          <w:p w:rsidR="000456E5" w:rsidRPr="00934946" w:rsidRDefault="000456E5" w:rsidP="000456E5">
            <w:pPr>
              <w:ind w:firstLine="0"/>
              <w:rPr>
                <w:b/>
              </w:rPr>
            </w:pPr>
            <w:r w:rsidRPr="00934946">
              <w:rPr>
                <w:b/>
              </w:rPr>
              <w:t>Примечание</w:t>
            </w:r>
          </w:p>
        </w:tc>
      </w:tr>
      <w:tr w:rsidR="000456E5" w:rsidRPr="00934946" w:rsidTr="000456E5">
        <w:tc>
          <w:tcPr>
            <w:tcW w:w="801" w:type="dxa"/>
          </w:tcPr>
          <w:p w:rsidR="000456E5" w:rsidRPr="00934946" w:rsidRDefault="000456E5" w:rsidP="000456E5">
            <w:pPr>
              <w:ind w:firstLine="0"/>
            </w:pPr>
            <w:r w:rsidRPr="00934946">
              <w:t>1</w:t>
            </w:r>
          </w:p>
        </w:tc>
        <w:tc>
          <w:tcPr>
            <w:tcW w:w="2907" w:type="dxa"/>
          </w:tcPr>
          <w:p w:rsidR="000456E5" w:rsidRPr="00C958BE" w:rsidRDefault="000456E5" w:rsidP="000456E5">
            <w:pPr>
              <w:ind w:firstLine="0"/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Должности</w:t>
            </w:r>
          </w:p>
        </w:tc>
        <w:tc>
          <w:tcPr>
            <w:tcW w:w="4807" w:type="dxa"/>
          </w:tcPr>
          <w:p w:rsidR="000456E5" w:rsidRPr="00934946" w:rsidRDefault="000456E5" w:rsidP="000456E5"/>
        </w:tc>
        <w:tc>
          <w:tcPr>
            <w:tcW w:w="6045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801" w:type="dxa"/>
          </w:tcPr>
          <w:p w:rsidR="000456E5" w:rsidRPr="00934946" w:rsidRDefault="000456E5" w:rsidP="000456E5">
            <w:pPr>
              <w:ind w:firstLine="0"/>
            </w:pPr>
            <w:r w:rsidRPr="00934946">
              <w:t>2</w:t>
            </w:r>
          </w:p>
        </w:tc>
        <w:tc>
          <w:tcPr>
            <w:tcW w:w="2907" w:type="dxa"/>
          </w:tcPr>
          <w:p w:rsidR="000456E5" w:rsidRPr="00C958BE" w:rsidRDefault="000456E5" w:rsidP="000456E5">
            <w:pPr>
              <w:ind w:firstLine="0"/>
            </w:pPr>
            <w:r>
              <w:t>Наименование должности</w:t>
            </w:r>
          </w:p>
        </w:tc>
        <w:tc>
          <w:tcPr>
            <w:tcW w:w="4807" w:type="dxa"/>
          </w:tcPr>
          <w:p w:rsidR="000456E5" w:rsidRPr="00934946" w:rsidRDefault="000456E5" w:rsidP="000456E5"/>
        </w:tc>
        <w:tc>
          <w:tcPr>
            <w:tcW w:w="6045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801" w:type="dxa"/>
          </w:tcPr>
          <w:p w:rsidR="000456E5" w:rsidRPr="00934946" w:rsidRDefault="000456E5" w:rsidP="000456E5">
            <w:pPr>
              <w:ind w:firstLine="0"/>
            </w:pPr>
            <w:r w:rsidRPr="00934946">
              <w:t>3</w:t>
            </w:r>
          </w:p>
        </w:tc>
        <w:tc>
          <w:tcPr>
            <w:tcW w:w="2907" w:type="dxa"/>
          </w:tcPr>
          <w:p w:rsidR="000456E5" w:rsidRPr="00C958BE" w:rsidRDefault="000456E5" w:rsidP="000456E5">
            <w:pPr>
              <w:ind w:hanging="31"/>
              <w:rPr>
                <w:lang w:val="en-US"/>
              </w:rPr>
            </w:pPr>
            <w:r>
              <w:t>Изменение</w:t>
            </w:r>
            <w:r>
              <w:rPr>
                <w:lang w:val="en-US"/>
              </w:rPr>
              <w:t xml:space="preserve"> </w:t>
            </w:r>
            <w:r>
              <w:t>записи</w:t>
            </w:r>
          </w:p>
        </w:tc>
        <w:tc>
          <w:tcPr>
            <w:tcW w:w="4807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45" w:type="dxa"/>
          </w:tcPr>
          <w:p w:rsidR="000456E5" w:rsidRPr="00934946" w:rsidRDefault="000456E5" w:rsidP="000456E5">
            <w:pPr>
              <w:ind w:firstLine="34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</w:t>
            </w:r>
          </w:p>
        </w:tc>
      </w:tr>
    </w:tbl>
    <w:p w:rsidR="000456E5" w:rsidRDefault="000456E5" w:rsidP="000456E5"/>
    <w:p w:rsidR="000456E5" w:rsidRPr="00934946" w:rsidRDefault="000456E5" w:rsidP="000456E5">
      <w:pPr>
        <w:rPr>
          <w:sz w:val="28"/>
          <w:szCs w:val="28"/>
        </w:rPr>
      </w:pPr>
      <w:r w:rsidRPr="00934946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Pr="00934946">
        <w:rPr>
          <w:sz w:val="28"/>
          <w:szCs w:val="28"/>
        </w:rPr>
        <w:t xml:space="preserve"> - Перечень полей таблицы «</w:t>
      </w:r>
      <w:r>
        <w:rPr>
          <w:sz w:val="28"/>
          <w:szCs w:val="28"/>
        </w:rPr>
        <w:t>Сотрудники</w:t>
      </w:r>
      <w:r w:rsidRPr="00934946">
        <w:rPr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2835"/>
        <w:gridCol w:w="4819"/>
        <w:gridCol w:w="6060"/>
      </w:tblGrid>
      <w:tr w:rsidR="000456E5" w:rsidRPr="00934946" w:rsidTr="000456E5">
        <w:trPr>
          <w:trHeight w:val="421"/>
        </w:trPr>
        <w:tc>
          <w:tcPr>
            <w:tcW w:w="846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№п</w:t>
            </w:r>
            <w:r w:rsidRPr="00435372">
              <w:rPr>
                <w:b/>
                <w:lang w:val="en-US"/>
              </w:rPr>
              <w:t>/</w:t>
            </w:r>
            <w:r w:rsidRPr="00435372">
              <w:rPr>
                <w:b/>
              </w:rPr>
              <w:t>п</w:t>
            </w:r>
          </w:p>
        </w:tc>
        <w:tc>
          <w:tcPr>
            <w:tcW w:w="2835" w:type="dxa"/>
          </w:tcPr>
          <w:p w:rsidR="000456E5" w:rsidRPr="00435372" w:rsidRDefault="000456E5" w:rsidP="000456E5">
            <w:pPr>
              <w:ind w:firstLine="176"/>
              <w:rPr>
                <w:b/>
              </w:rPr>
            </w:pPr>
            <w:r w:rsidRPr="00435372">
              <w:rPr>
                <w:b/>
              </w:rPr>
              <w:t>Наименование поля</w:t>
            </w:r>
          </w:p>
        </w:tc>
        <w:tc>
          <w:tcPr>
            <w:tcW w:w="4819" w:type="dxa"/>
          </w:tcPr>
          <w:p w:rsidR="000456E5" w:rsidRPr="00435372" w:rsidRDefault="000456E5" w:rsidP="000456E5">
            <w:pPr>
              <w:ind w:firstLine="34"/>
              <w:rPr>
                <w:b/>
              </w:rPr>
            </w:pPr>
            <w:r w:rsidRPr="00435372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Примечание</w:t>
            </w:r>
          </w:p>
        </w:tc>
      </w:tr>
      <w:tr w:rsidR="000456E5" w:rsidRPr="00934946" w:rsidTr="000456E5">
        <w:trPr>
          <w:trHeight w:val="275"/>
        </w:trPr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 w:rsidRPr="00934946">
              <w:t>1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Диспетчера</w:t>
            </w:r>
          </w:p>
        </w:tc>
        <w:tc>
          <w:tcPr>
            <w:tcW w:w="4819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38"/>
        </w:trPr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>
              <w:t>2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firstLine="0"/>
            </w:pPr>
            <w:r>
              <w:t>Фамилия</w:t>
            </w:r>
          </w:p>
        </w:tc>
        <w:tc>
          <w:tcPr>
            <w:tcW w:w="4819" w:type="dxa"/>
          </w:tcPr>
          <w:p w:rsidR="000456E5" w:rsidRDefault="000456E5" w:rsidP="000456E5">
            <w:pPr>
              <w:ind w:firstLine="0"/>
            </w:pPr>
            <w:r w:rsidRPr="00271B47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>
              <w:t>3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firstLine="0"/>
            </w:pPr>
            <w:r>
              <w:t>Имя</w:t>
            </w:r>
          </w:p>
        </w:tc>
        <w:tc>
          <w:tcPr>
            <w:tcW w:w="4819" w:type="dxa"/>
          </w:tcPr>
          <w:p w:rsidR="000456E5" w:rsidRDefault="000456E5" w:rsidP="000456E5">
            <w:pPr>
              <w:ind w:firstLine="0"/>
            </w:pPr>
            <w:r w:rsidRPr="00271B47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>
              <w:t>4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hanging="31"/>
            </w:pPr>
            <w:r>
              <w:t>Отчество</w:t>
            </w:r>
          </w:p>
        </w:tc>
        <w:tc>
          <w:tcPr>
            <w:tcW w:w="4819" w:type="dxa"/>
          </w:tcPr>
          <w:p w:rsidR="000456E5" w:rsidRDefault="000456E5" w:rsidP="000456E5">
            <w:pPr>
              <w:ind w:firstLine="0"/>
            </w:pPr>
            <w:r w:rsidRPr="00271B47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>
              <w:t>5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hanging="31"/>
            </w:pPr>
            <w:r>
              <w:t>Табельный номер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0"/>
            </w:pPr>
            <w:r w:rsidRPr="00934946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4733E4" w:rsidTr="000456E5">
        <w:trPr>
          <w:trHeight w:val="213"/>
        </w:trPr>
        <w:tc>
          <w:tcPr>
            <w:tcW w:w="846" w:type="dxa"/>
          </w:tcPr>
          <w:p w:rsidR="000456E5" w:rsidRPr="00934946" w:rsidRDefault="000456E5" w:rsidP="000456E5">
            <w:pPr>
              <w:ind w:firstLine="0"/>
            </w:pPr>
            <w:r>
              <w:t>6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hanging="31"/>
            </w:pPr>
            <w:r>
              <w:rPr>
                <w:lang w:val="en-US"/>
              </w:rPr>
              <w:t xml:space="preserve">ID </w:t>
            </w:r>
            <w:r>
              <w:t>Должность</w:t>
            </w:r>
          </w:p>
        </w:tc>
        <w:tc>
          <w:tcPr>
            <w:tcW w:w="4819" w:type="dxa"/>
          </w:tcPr>
          <w:p w:rsidR="000456E5" w:rsidRPr="004733E4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104311" w:rsidRDefault="000456E5" w:rsidP="000456E5">
            <w:pPr>
              <w:ind w:firstLine="34"/>
            </w:pPr>
            <w:r w:rsidRPr="004733E4">
              <w:rPr>
                <w:lang w:val="en-US"/>
              </w:rPr>
              <w:t>С</w:t>
            </w:r>
            <w:r>
              <w:t>с</w:t>
            </w:r>
            <w:r w:rsidRPr="004733E4">
              <w:rPr>
                <w:lang w:val="en-US"/>
              </w:rPr>
              <w:t>ылка на таблицу должност</w:t>
            </w:r>
            <w:r>
              <w:t>ей</w:t>
            </w:r>
          </w:p>
        </w:tc>
      </w:tr>
      <w:tr w:rsidR="000456E5" w:rsidRPr="004733E4" w:rsidTr="000456E5">
        <w:trPr>
          <w:trHeight w:val="213"/>
        </w:trPr>
        <w:tc>
          <w:tcPr>
            <w:tcW w:w="846" w:type="dxa"/>
          </w:tcPr>
          <w:p w:rsidR="000456E5" w:rsidRDefault="000456E5" w:rsidP="000456E5">
            <w:pPr>
              <w:ind w:firstLine="0"/>
            </w:pPr>
            <w:r>
              <w:t>7</w:t>
            </w:r>
          </w:p>
        </w:tc>
        <w:tc>
          <w:tcPr>
            <w:tcW w:w="2835" w:type="dxa"/>
          </w:tcPr>
          <w:p w:rsidR="000456E5" w:rsidRPr="00FD2ABB" w:rsidRDefault="000456E5" w:rsidP="000456E5">
            <w:pPr>
              <w:ind w:hanging="31"/>
            </w:pPr>
            <w:r>
              <w:t>Роль</w:t>
            </w:r>
          </w:p>
        </w:tc>
        <w:tc>
          <w:tcPr>
            <w:tcW w:w="4819" w:type="dxa"/>
          </w:tcPr>
          <w:p w:rsidR="000456E5" w:rsidRPr="004733E4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4733E4" w:rsidRDefault="000456E5" w:rsidP="000456E5">
            <w:pPr>
              <w:ind w:firstLine="34"/>
              <w:rPr>
                <w:lang w:val="en-US"/>
              </w:rPr>
            </w:pPr>
          </w:p>
        </w:tc>
      </w:tr>
      <w:tr w:rsidR="000456E5" w:rsidRPr="00934946" w:rsidTr="000456E5">
        <w:trPr>
          <w:trHeight w:val="134"/>
        </w:trPr>
        <w:tc>
          <w:tcPr>
            <w:tcW w:w="846" w:type="dxa"/>
          </w:tcPr>
          <w:p w:rsidR="000456E5" w:rsidRPr="00934946" w:rsidRDefault="000456E5" w:rsidP="000456E5">
            <w:pPr>
              <w:ind w:firstLine="29"/>
            </w:pPr>
            <w:r>
              <w:t>8</w:t>
            </w:r>
          </w:p>
        </w:tc>
        <w:tc>
          <w:tcPr>
            <w:tcW w:w="2835" w:type="dxa"/>
          </w:tcPr>
          <w:p w:rsidR="000456E5" w:rsidRDefault="000456E5" w:rsidP="000456E5">
            <w:pPr>
              <w:ind w:hanging="31"/>
            </w:pPr>
            <w:r>
              <w:t>Работает с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34"/>
            </w:pPr>
            <w:r>
              <w:t>Дата, время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</w:t>
            </w:r>
          </w:p>
        </w:tc>
      </w:tr>
      <w:tr w:rsidR="000456E5" w:rsidRPr="00934946" w:rsidTr="000456E5">
        <w:trPr>
          <w:trHeight w:val="137"/>
        </w:trPr>
        <w:tc>
          <w:tcPr>
            <w:tcW w:w="846" w:type="dxa"/>
          </w:tcPr>
          <w:p w:rsidR="000456E5" w:rsidRPr="00934946" w:rsidRDefault="000456E5" w:rsidP="000456E5">
            <w:pPr>
              <w:ind w:firstLine="29"/>
            </w:pPr>
            <w:r>
              <w:t>9</w:t>
            </w:r>
          </w:p>
        </w:tc>
        <w:tc>
          <w:tcPr>
            <w:tcW w:w="2835" w:type="dxa"/>
          </w:tcPr>
          <w:p w:rsidR="000456E5" w:rsidRDefault="000456E5" w:rsidP="000456E5">
            <w:pPr>
              <w:ind w:hanging="31"/>
            </w:pPr>
            <w:r>
              <w:t>Работал по</w:t>
            </w:r>
          </w:p>
        </w:tc>
        <w:tc>
          <w:tcPr>
            <w:tcW w:w="4819" w:type="dxa"/>
          </w:tcPr>
          <w:p w:rsidR="000456E5" w:rsidRPr="00934946" w:rsidRDefault="000456E5" w:rsidP="000456E5">
            <w:pPr>
              <w:ind w:firstLine="34"/>
            </w:pPr>
            <w:r>
              <w:t>Дата, время (</w:t>
            </w:r>
            <w:r>
              <w:rPr>
                <w:lang w:val="en-US"/>
              </w:rPr>
              <w:t>NULL</w:t>
            </w:r>
            <w:r>
              <w:t>)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</w:t>
            </w:r>
          </w:p>
        </w:tc>
      </w:tr>
      <w:tr w:rsidR="000456E5" w:rsidRPr="00934946" w:rsidTr="000456E5">
        <w:trPr>
          <w:trHeight w:val="126"/>
        </w:trPr>
        <w:tc>
          <w:tcPr>
            <w:tcW w:w="846" w:type="dxa"/>
          </w:tcPr>
          <w:p w:rsidR="000456E5" w:rsidRDefault="000456E5" w:rsidP="000456E5">
            <w:pPr>
              <w:ind w:firstLine="29"/>
            </w:pPr>
            <w:r>
              <w:lastRenderedPageBreak/>
              <w:t>10</w:t>
            </w:r>
          </w:p>
        </w:tc>
        <w:tc>
          <w:tcPr>
            <w:tcW w:w="2835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4819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Необязательное поле, примечется удобства отображения списков при заполнении данных на формах </w:t>
            </w:r>
          </w:p>
        </w:tc>
      </w:tr>
    </w:tbl>
    <w:p w:rsidR="000456E5" w:rsidRDefault="000456E5" w:rsidP="000456E5"/>
    <w:p w:rsidR="000456E5" w:rsidRDefault="000456E5" w:rsidP="000456E5">
      <w:pPr>
        <w:rPr>
          <w:sz w:val="28"/>
          <w:szCs w:val="28"/>
        </w:rPr>
      </w:pPr>
      <w:r w:rsidRPr="00505D2D">
        <w:rPr>
          <w:sz w:val="28"/>
          <w:szCs w:val="28"/>
        </w:rPr>
        <w:t xml:space="preserve">Таблица – Перечень оперативных показателей за текущую </w:t>
      </w:r>
      <w:r w:rsidRPr="004B1051">
        <w:rPr>
          <w:sz w:val="28"/>
          <w:szCs w:val="28"/>
        </w:rPr>
        <w:t>смену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395"/>
        <w:gridCol w:w="3543"/>
        <w:gridCol w:w="6060"/>
      </w:tblGrid>
      <w:tr w:rsidR="000456E5" w:rsidRPr="00934946" w:rsidTr="007123B5">
        <w:trPr>
          <w:trHeight w:val="421"/>
        </w:trPr>
        <w:tc>
          <w:tcPr>
            <w:tcW w:w="562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№п</w:t>
            </w:r>
            <w:r w:rsidRPr="00435372">
              <w:rPr>
                <w:b/>
                <w:lang w:val="en-US"/>
              </w:rPr>
              <w:t>/</w:t>
            </w:r>
            <w:r w:rsidRPr="00435372">
              <w:rPr>
                <w:b/>
              </w:rPr>
              <w:t>п</w:t>
            </w:r>
          </w:p>
        </w:tc>
        <w:tc>
          <w:tcPr>
            <w:tcW w:w="4395" w:type="dxa"/>
          </w:tcPr>
          <w:p w:rsidR="000456E5" w:rsidRPr="00435372" w:rsidRDefault="000456E5" w:rsidP="000456E5">
            <w:pPr>
              <w:ind w:firstLine="176"/>
              <w:rPr>
                <w:b/>
              </w:rPr>
            </w:pPr>
            <w:r w:rsidRPr="00435372">
              <w:rPr>
                <w:b/>
              </w:rPr>
              <w:t>Наименование поля</w:t>
            </w:r>
          </w:p>
        </w:tc>
        <w:tc>
          <w:tcPr>
            <w:tcW w:w="3543" w:type="dxa"/>
          </w:tcPr>
          <w:p w:rsidR="000456E5" w:rsidRPr="00435372" w:rsidRDefault="000456E5" w:rsidP="000456E5">
            <w:pPr>
              <w:ind w:firstLine="34"/>
              <w:rPr>
                <w:b/>
              </w:rPr>
            </w:pPr>
            <w:r w:rsidRPr="00435372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Примечание</w:t>
            </w:r>
          </w:p>
        </w:tc>
      </w:tr>
      <w:tr w:rsidR="000456E5" w:rsidRPr="00934946" w:rsidTr="007123B5">
        <w:trPr>
          <w:trHeight w:val="262"/>
        </w:trPr>
        <w:tc>
          <w:tcPr>
            <w:tcW w:w="562" w:type="dxa"/>
          </w:tcPr>
          <w:p w:rsidR="000456E5" w:rsidRPr="00A73659" w:rsidRDefault="000456E5" w:rsidP="000456E5">
            <w:pPr>
              <w:ind w:firstLine="0"/>
              <w:rPr>
                <w:highlight w:val="yellow"/>
              </w:rPr>
            </w:pPr>
            <w:r w:rsidRPr="00F063A3">
              <w:t>1</w:t>
            </w: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3543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243"/>
        </w:trPr>
        <w:tc>
          <w:tcPr>
            <w:tcW w:w="562" w:type="dxa"/>
          </w:tcPr>
          <w:p w:rsidR="000456E5" w:rsidRPr="00F063A3" w:rsidRDefault="000456E5" w:rsidP="000456E5"/>
        </w:tc>
        <w:tc>
          <w:tcPr>
            <w:tcW w:w="4395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Диспетчера</w:t>
            </w:r>
          </w:p>
        </w:tc>
        <w:tc>
          <w:tcPr>
            <w:tcW w:w="3543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/>
        </w:tc>
      </w:tr>
      <w:tr w:rsidR="000456E5" w:rsidRPr="00934946" w:rsidTr="007123B5">
        <w:trPr>
          <w:trHeight w:val="238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2</w:t>
            </w:r>
          </w:p>
        </w:tc>
        <w:tc>
          <w:tcPr>
            <w:tcW w:w="4395" w:type="dxa"/>
          </w:tcPr>
          <w:p w:rsidR="000456E5" w:rsidRPr="00934946" w:rsidRDefault="000456E5" w:rsidP="000456E5">
            <w:pPr>
              <w:ind w:hanging="31"/>
            </w:pPr>
            <w:r w:rsidRPr="00934946">
              <w:t>Дата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0456E5" w:rsidRPr="00934946" w:rsidTr="007123B5">
        <w:trPr>
          <w:trHeight w:val="370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3</w:t>
            </w:r>
          </w:p>
        </w:tc>
        <w:tc>
          <w:tcPr>
            <w:tcW w:w="4395" w:type="dxa"/>
          </w:tcPr>
          <w:p w:rsidR="000456E5" w:rsidRPr="00934946" w:rsidRDefault="000456E5" w:rsidP="000456E5">
            <w:pPr>
              <w:ind w:hanging="31"/>
            </w:pPr>
            <w:r w:rsidRPr="00934946">
              <w:t>Смена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>Принимает значение «Д» - дневная, «Н» - ночная</w:t>
            </w:r>
          </w:p>
        </w:tc>
      </w:tr>
      <w:tr w:rsidR="000456E5" w:rsidRPr="00934946" w:rsidTr="007123B5">
        <w:trPr>
          <w:trHeight w:val="832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4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ind w:firstLine="0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 xml:space="preserve">Показателя </w:t>
            </w:r>
            <w:r>
              <w:rPr>
                <w:b/>
              </w:rPr>
              <w:t>«</w:t>
            </w:r>
            <w:r w:rsidRPr="00242B2A">
              <w:rPr>
                <w:b/>
              </w:rPr>
              <w:t>Участковой скорости</w:t>
            </w:r>
            <w:r>
              <w:rPr>
                <w:b/>
              </w:rPr>
              <w:t xml:space="preserve">» </w:t>
            </w:r>
          </w:p>
          <w:p w:rsidR="000456E5" w:rsidRPr="00D56ED8" w:rsidRDefault="000456E5" w:rsidP="000456E5">
            <w:pPr>
              <w:ind w:firstLine="0"/>
            </w:pPr>
            <w:r>
              <w:t xml:space="preserve">Для </w:t>
            </w:r>
            <w:r w:rsidRPr="00D56ED8">
              <w:t>ДНЦ (узлового)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Default="000456E5" w:rsidP="000456E5">
            <w:pPr>
              <w:ind w:firstLine="0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543" w:type="dxa"/>
          </w:tcPr>
          <w:p w:rsidR="000456E5" w:rsidRPr="00C958BE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7F5434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213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7123B5">
        <w:trPr>
          <w:trHeight w:val="134"/>
        </w:trPr>
        <w:tc>
          <w:tcPr>
            <w:tcW w:w="562" w:type="dxa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 w:rsidRPr="007F5434">
              <w:t>Значение округляется до двух знаков после запятой.</w:t>
            </w:r>
          </w:p>
        </w:tc>
      </w:tr>
      <w:tr w:rsidR="000456E5" w:rsidRPr="00934946" w:rsidTr="007123B5">
        <w:trPr>
          <w:trHeight w:val="137"/>
        </w:trPr>
        <w:tc>
          <w:tcPr>
            <w:tcW w:w="562" w:type="dxa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363"/>
        </w:trPr>
        <w:tc>
          <w:tcPr>
            <w:tcW w:w="562" w:type="dxa"/>
            <w:vMerge w:val="restart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395" w:type="dxa"/>
            <w:vMerge w:val="restart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7123B5">
        <w:trPr>
          <w:trHeight w:val="332"/>
        </w:trPr>
        <w:tc>
          <w:tcPr>
            <w:tcW w:w="562" w:type="dxa"/>
            <w:vMerge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  <w:vMerge/>
          </w:tcPr>
          <w:p w:rsidR="000456E5" w:rsidRDefault="000456E5" w:rsidP="000456E5">
            <w:pPr>
              <w:ind w:firstLine="34"/>
            </w:pPr>
          </w:p>
        </w:tc>
        <w:tc>
          <w:tcPr>
            <w:tcW w:w="3543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7123B5">
        <w:trPr>
          <w:trHeight w:val="47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выполнения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67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5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ind w:firstLine="35"/>
              <w:rPr>
                <w:b/>
                <w:spacing w:val="-1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013A0F">
              <w:rPr>
                <w:b/>
                <w:spacing w:val="-2"/>
              </w:rPr>
              <w:t xml:space="preserve">Учёт задержек проследования </w:t>
            </w:r>
            <w:r w:rsidRPr="00013A0F">
              <w:rPr>
                <w:b/>
                <w:spacing w:val="-1"/>
              </w:rPr>
              <w:t>поездов</w:t>
            </w:r>
            <w:r>
              <w:rPr>
                <w:b/>
                <w:spacing w:val="-1"/>
              </w:rPr>
              <w:t>»</w:t>
            </w:r>
            <w:r w:rsidRPr="00013A0F">
              <w:rPr>
                <w:b/>
                <w:spacing w:val="-1"/>
              </w:rPr>
              <w:t xml:space="preserve"> </w:t>
            </w:r>
          </w:p>
          <w:p w:rsidR="000456E5" w:rsidRDefault="000456E5" w:rsidP="000456E5">
            <w:pPr>
              <w:ind w:firstLine="35"/>
            </w:pPr>
            <w:r>
              <w:t xml:space="preserve">Для </w:t>
            </w:r>
            <w:r w:rsidRPr="00D56ED8">
              <w:rPr>
                <w:spacing w:val="-2"/>
              </w:rPr>
              <w:t xml:space="preserve">ДГЦ, ДГПС, ДНЦ </w:t>
            </w:r>
            <w:r w:rsidRPr="00D56ED8">
              <w:t>(участковых, узловых)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22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543" w:type="dxa"/>
          </w:tcPr>
          <w:p w:rsidR="000456E5" w:rsidRDefault="000456E5" w:rsidP="000456E5">
            <w:pPr>
              <w:ind w:firstLine="0"/>
            </w:pPr>
            <w:r>
              <w:t>Цифровое, целое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13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123B5" w:rsidRPr="00934946" w:rsidTr="007123B5">
        <w:trPr>
          <w:trHeight w:val="126"/>
        </w:trPr>
        <w:tc>
          <w:tcPr>
            <w:tcW w:w="562" w:type="dxa"/>
          </w:tcPr>
          <w:p w:rsidR="007123B5" w:rsidRDefault="007123B5" w:rsidP="007123B5">
            <w:pPr>
              <w:ind w:left="-5" w:firstLine="714"/>
            </w:pPr>
          </w:p>
        </w:tc>
        <w:tc>
          <w:tcPr>
            <w:tcW w:w="4395" w:type="dxa"/>
          </w:tcPr>
          <w:p w:rsidR="007123B5" w:rsidRPr="00934946" w:rsidRDefault="007123B5" w:rsidP="007123B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7123B5" w:rsidRDefault="007123B5" w:rsidP="007123B5">
            <w:pPr>
              <w:ind w:firstLine="0"/>
            </w:pPr>
            <w:r>
              <w:t>Цифровое, целое значение</w:t>
            </w:r>
          </w:p>
        </w:tc>
        <w:tc>
          <w:tcPr>
            <w:tcW w:w="6060" w:type="dxa"/>
          </w:tcPr>
          <w:p w:rsidR="007123B5" w:rsidRPr="00934946" w:rsidRDefault="007123B5" w:rsidP="007123B5">
            <w:pPr>
              <w:ind w:firstLine="34"/>
            </w:pPr>
          </w:p>
        </w:tc>
      </w:tr>
      <w:tr w:rsidR="007123B5" w:rsidRPr="00934946" w:rsidTr="007123B5">
        <w:trPr>
          <w:trHeight w:val="113"/>
        </w:trPr>
        <w:tc>
          <w:tcPr>
            <w:tcW w:w="562" w:type="dxa"/>
          </w:tcPr>
          <w:p w:rsidR="007123B5" w:rsidRDefault="007123B5" w:rsidP="007123B5">
            <w:pPr>
              <w:ind w:left="-5" w:firstLine="714"/>
            </w:pPr>
          </w:p>
        </w:tc>
        <w:tc>
          <w:tcPr>
            <w:tcW w:w="4395" w:type="dxa"/>
          </w:tcPr>
          <w:p w:rsidR="007123B5" w:rsidRDefault="007123B5" w:rsidP="007123B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7123B5" w:rsidRPr="00934946" w:rsidRDefault="007123B5" w:rsidP="007123B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7123B5" w:rsidRDefault="007123B5" w:rsidP="007123B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7123B5" w:rsidRPr="00934946" w:rsidRDefault="007123B5" w:rsidP="007123B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123B5" w:rsidRPr="00934946" w:rsidTr="007123B5">
        <w:trPr>
          <w:trHeight w:val="126"/>
        </w:trPr>
        <w:tc>
          <w:tcPr>
            <w:tcW w:w="562" w:type="dxa"/>
          </w:tcPr>
          <w:p w:rsidR="007123B5" w:rsidRDefault="007123B5" w:rsidP="007123B5">
            <w:pPr>
              <w:ind w:left="-5" w:firstLine="714"/>
            </w:pPr>
          </w:p>
        </w:tc>
        <w:tc>
          <w:tcPr>
            <w:tcW w:w="4395" w:type="dxa"/>
          </w:tcPr>
          <w:p w:rsidR="007123B5" w:rsidRDefault="007123B5" w:rsidP="007123B5">
            <w:pPr>
              <w:ind w:left="318" w:hanging="284"/>
            </w:pPr>
            <w:r>
              <w:t>Выполнение</w:t>
            </w:r>
          </w:p>
        </w:tc>
        <w:tc>
          <w:tcPr>
            <w:tcW w:w="3543" w:type="dxa"/>
          </w:tcPr>
          <w:p w:rsidR="007123B5" w:rsidRPr="00934946" w:rsidRDefault="007123B5" w:rsidP="007123B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7123B5" w:rsidRPr="00934946" w:rsidRDefault="007123B5" w:rsidP="007123B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123B5" w:rsidRPr="00934946" w:rsidTr="007123B5">
        <w:trPr>
          <w:trHeight w:val="213"/>
        </w:trPr>
        <w:tc>
          <w:tcPr>
            <w:tcW w:w="562" w:type="dxa"/>
          </w:tcPr>
          <w:p w:rsidR="007123B5" w:rsidRDefault="007123B5" w:rsidP="007123B5">
            <w:pPr>
              <w:ind w:left="-5" w:firstLine="714"/>
            </w:pPr>
          </w:p>
        </w:tc>
        <w:tc>
          <w:tcPr>
            <w:tcW w:w="4395" w:type="dxa"/>
          </w:tcPr>
          <w:p w:rsidR="007123B5" w:rsidRDefault="007123B5" w:rsidP="007123B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7123B5" w:rsidRPr="00934946" w:rsidRDefault="007123B5" w:rsidP="007123B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7123B5" w:rsidRDefault="007123B5" w:rsidP="007123B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7123B5" w:rsidRPr="00934946" w:rsidRDefault="007123B5" w:rsidP="007123B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27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6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93490">
              <w:rPr>
                <w:b/>
                <w:spacing w:val="-2"/>
              </w:rPr>
              <w:t>Учет количества пропущенных по участку грузовых поездов (без учета вывозных и передаточных поездов)</w:t>
            </w:r>
            <w:r>
              <w:rPr>
                <w:b/>
                <w:spacing w:val="-2"/>
              </w:rPr>
              <w:t>»</w:t>
            </w:r>
          </w:p>
          <w:p w:rsidR="000456E5" w:rsidRDefault="000456E5" w:rsidP="000456E5">
            <w:pPr>
              <w:ind w:firstLine="0"/>
            </w:pPr>
            <w:r w:rsidRPr="00993490">
              <w:rPr>
                <w:b/>
                <w:spacing w:val="-2"/>
              </w:rPr>
              <w:t xml:space="preserve"> </w:t>
            </w:r>
            <w:r>
              <w:t xml:space="preserve">Для </w:t>
            </w:r>
            <w:r w:rsidRPr="005F0907">
              <w:t xml:space="preserve">Рассчитывается для: </w:t>
            </w:r>
            <w:r w:rsidRPr="005F0907">
              <w:rPr>
                <w:spacing w:val="-2"/>
              </w:rPr>
              <w:t>ДНЦ (</w:t>
            </w:r>
            <w:r w:rsidRPr="005F0907">
              <w:t>участковых), ДНЦ</w:t>
            </w:r>
            <w:r w:rsidRPr="005F0907">
              <w:rPr>
                <w:spacing w:val="-2"/>
              </w:rPr>
              <w:t xml:space="preserve"> (узловых)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30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на </w:t>
            </w:r>
            <w:r w:rsidRPr="005F0907">
              <w:rPr>
                <w:b/>
              </w:rPr>
              <w:t>однопутных участка</w:t>
            </w:r>
            <w:r>
              <w:rPr>
                <w:b/>
              </w:rPr>
              <w:t>х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2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7123B5">
        <w:trPr>
          <w:trHeight w:val="13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на </w:t>
            </w:r>
            <w:r>
              <w:rPr>
                <w:b/>
              </w:rPr>
              <w:t>двухпутных</w:t>
            </w:r>
            <w:r w:rsidRPr="005F0907">
              <w:rPr>
                <w:b/>
              </w:rPr>
              <w:t xml:space="preserve"> участка</w:t>
            </w:r>
            <w:r>
              <w:rPr>
                <w:b/>
              </w:rPr>
              <w:t>х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lastRenderedPageBreak/>
              <w:t>7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Pr="008E287A" w:rsidRDefault="000456E5" w:rsidP="000456E5">
            <w:pPr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93490">
              <w:rPr>
                <w:b/>
                <w:spacing w:val="-2"/>
              </w:rPr>
              <w:t xml:space="preserve">Учет количества </w:t>
            </w:r>
            <w:r w:rsidRPr="008E287A">
              <w:rPr>
                <w:b/>
                <w:spacing w:val="-3"/>
              </w:rPr>
              <w:t xml:space="preserve">пропущенных по участку </w:t>
            </w:r>
            <w:r w:rsidRPr="008E287A">
              <w:rPr>
                <w:b/>
                <w:spacing w:val="-1"/>
              </w:rPr>
              <w:t>тяжеловесных и (или) длинносоставных</w:t>
            </w:r>
            <w:r w:rsidRPr="008E287A">
              <w:rPr>
                <w:b/>
                <w:spacing w:val="-2"/>
              </w:rPr>
              <w:t xml:space="preserve"> </w:t>
            </w:r>
            <w:r w:rsidRPr="008E287A">
              <w:rPr>
                <w:b/>
                <w:spacing w:val="-3"/>
              </w:rPr>
              <w:t>поездов</w:t>
            </w:r>
            <w:r>
              <w:rPr>
                <w:b/>
                <w:spacing w:val="-3"/>
              </w:rPr>
              <w:t>»</w:t>
            </w:r>
          </w:p>
          <w:p w:rsidR="000456E5" w:rsidRPr="00873A17" w:rsidRDefault="000456E5" w:rsidP="000456E5">
            <w:pPr>
              <w:ind w:firstLine="0"/>
              <w:rPr>
                <w:spacing w:val="-2"/>
              </w:rPr>
            </w:pPr>
            <w:r>
              <w:t xml:space="preserve">Для </w:t>
            </w:r>
            <w:r w:rsidRPr="00873A17">
              <w:rPr>
                <w:spacing w:val="-2"/>
              </w:rPr>
              <w:t xml:space="preserve">ДНЦ </w:t>
            </w:r>
            <w:r w:rsidRPr="00873A17">
              <w:t>(участковых)</w:t>
            </w:r>
            <w:r w:rsidRPr="00873A17">
              <w:rPr>
                <w:spacing w:val="-2"/>
                <w:sz w:val="28"/>
                <w:szCs w:val="28"/>
              </w:rPr>
              <w:t xml:space="preserve"> </w:t>
            </w:r>
            <w:r w:rsidRPr="00873A17">
              <w:rPr>
                <w:spacing w:val="-2"/>
              </w:rPr>
              <w:t>для ДНЦ (узловых).</w:t>
            </w:r>
          </w:p>
          <w:p w:rsidR="000456E5" w:rsidRDefault="000456E5" w:rsidP="000456E5">
            <w:pPr>
              <w:ind w:firstLine="34"/>
            </w:pP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8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Pr="008E287A" w:rsidRDefault="000456E5" w:rsidP="000456E5">
            <w:pPr>
              <w:ind w:firstLine="0"/>
              <w:rPr>
                <w:b/>
                <w:spacing w:val="-1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93490">
              <w:rPr>
                <w:b/>
                <w:spacing w:val="-2"/>
              </w:rPr>
              <w:t xml:space="preserve">Учет количества </w:t>
            </w:r>
            <w:r w:rsidRPr="008E287A">
              <w:rPr>
                <w:b/>
                <w:spacing w:val="-3"/>
              </w:rPr>
              <w:t xml:space="preserve">пропущенных </w:t>
            </w:r>
            <w:r w:rsidRPr="008E287A">
              <w:rPr>
                <w:b/>
                <w:spacing w:val="-2"/>
              </w:rPr>
              <w:t>по</w:t>
            </w:r>
            <w:r w:rsidRPr="008E287A">
              <w:rPr>
                <w:b/>
                <w:spacing w:val="-3"/>
              </w:rPr>
              <w:t xml:space="preserve"> участку поездов </w:t>
            </w:r>
            <w:r w:rsidRPr="008E287A">
              <w:rPr>
                <w:b/>
                <w:spacing w:val="-1"/>
              </w:rPr>
              <w:t>повышенного веса и (или) повышенной длины</w:t>
            </w:r>
            <w:r>
              <w:rPr>
                <w:b/>
                <w:spacing w:val="-1"/>
              </w:rPr>
              <w:t>»</w:t>
            </w:r>
          </w:p>
          <w:p w:rsidR="000456E5" w:rsidRPr="00DC4EFB" w:rsidRDefault="000456E5" w:rsidP="000456E5">
            <w:pPr>
              <w:ind w:firstLine="34"/>
              <w:rPr>
                <w:spacing w:val="-2"/>
              </w:rPr>
            </w:pPr>
            <w:r>
              <w:t xml:space="preserve">Для </w:t>
            </w:r>
            <w:r w:rsidRPr="00DC4EFB">
              <w:rPr>
                <w:spacing w:val="-2"/>
              </w:rPr>
              <w:t xml:space="preserve">ДНЦ </w:t>
            </w:r>
            <w:r w:rsidRPr="00DC4EFB">
              <w:t>(участковых)</w:t>
            </w:r>
            <w:r w:rsidRPr="00DC4EFB">
              <w:rPr>
                <w:spacing w:val="-2"/>
                <w:sz w:val="28"/>
                <w:szCs w:val="28"/>
              </w:rPr>
              <w:t xml:space="preserve"> </w:t>
            </w:r>
            <w:r w:rsidRPr="00DC4EFB">
              <w:rPr>
                <w:spacing w:val="-2"/>
              </w:rPr>
              <w:t>для ДНЦ (узловых), ТНЦ, ДГПС</w:t>
            </w:r>
          </w:p>
          <w:p w:rsidR="000456E5" w:rsidRDefault="000456E5" w:rsidP="000456E5">
            <w:pPr>
              <w:ind w:firstLine="34"/>
            </w:pP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7123B5" w:rsidP="000456E5">
            <w:pPr>
              <w:ind w:firstLine="29"/>
            </w:pPr>
            <w:r>
              <w:t>9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Pr="00691CFD" w:rsidRDefault="000456E5" w:rsidP="000456E5">
            <w:pPr>
              <w:ind w:firstLine="34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93490">
              <w:rPr>
                <w:b/>
                <w:spacing w:val="-2"/>
              </w:rPr>
              <w:t xml:space="preserve">Учет количества </w:t>
            </w:r>
            <w:r w:rsidRPr="00691CFD">
              <w:rPr>
                <w:b/>
                <w:spacing w:val="-3"/>
              </w:rPr>
              <w:t xml:space="preserve">пропущенных по участку сборных поездов, </w:t>
            </w:r>
            <w:r w:rsidRPr="00691CFD">
              <w:rPr>
                <w:b/>
              </w:rPr>
              <w:lastRenderedPageBreak/>
              <w:t>поездов с вагонами, загруженными опасными грузами класса 1 и негабаритными грузами</w:t>
            </w:r>
            <w:r>
              <w:rPr>
                <w:b/>
              </w:rPr>
              <w:t>»</w:t>
            </w:r>
          </w:p>
          <w:p w:rsidR="000456E5" w:rsidRPr="00C9380D" w:rsidRDefault="000456E5" w:rsidP="000456E5">
            <w:pPr>
              <w:ind w:firstLine="35"/>
              <w:rPr>
                <w:spacing w:val="-2"/>
              </w:rPr>
            </w:pPr>
            <w:r>
              <w:t xml:space="preserve">Для </w:t>
            </w:r>
            <w:r w:rsidRPr="00C9380D">
              <w:rPr>
                <w:spacing w:val="-2"/>
              </w:rPr>
              <w:t xml:space="preserve">ДНЦ </w:t>
            </w:r>
            <w:r w:rsidRPr="00C9380D">
              <w:t>(участковых)</w:t>
            </w:r>
            <w:r w:rsidRPr="00C9380D">
              <w:rPr>
                <w:spacing w:val="-2"/>
                <w:sz w:val="28"/>
                <w:szCs w:val="28"/>
              </w:rPr>
              <w:t xml:space="preserve"> </w:t>
            </w:r>
            <w:r w:rsidRPr="00C9380D">
              <w:rPr>
                <w:spacing w:val="-2"/>
              </w:rPr>
              <w:t>для ДНЦ (узловых).</w:t>
            </w:r>
          </w:p>
          <w:p w:rsidR="000456E5" w:rsidRDefault="000456E5" w:rsidP="000456E5">
            <w:pPr>
              <w:ind w:firstLine="34"/>
            </w:pP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за </w:t>
            </w:r>
            <w:r w:rsidRPr="00B237AB">
              <w:rPr>
                <w:b/>
              </w:rPr>
              <w:t>сборные поезда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за </w:t>
            </w:r>
            <w:r w:rsidRPr="00B237AB">
              <w:rPr>
                <w:b/>
              </w:rPr>
              <w:t>поезда</w:t>
            </w:r>
            <w:r>
              <w:rPr>
                <w:b/>
              </w:rPr>
              <w:t xml:space="preserve"> «ВМ»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Размер премии за</w:t>
            </w:r>
            <w:r w:rsidRPr="00B237AB">
              <w:rPr>
                <w:b/>
              </w:rPr>
              <w:t xml:space="preserve"> поезда</w:t>
            </w:r>
            <w:r>
              <w:rPr>
                <w:b/>
              </w:rPr>
              <w:t xml:space="preserve"> «Н»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7123B5" w:rsidP="000456E5">
            <w:pPr>
              <w:ind w:firstLine="29"/>
            </w:pPr>
            <w:r>
              <w:t>10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477D7B">
              <w:rPr>
                <w:b/>
              </w:rPr>
              <w:t xml:space="preserve">Учёт количества поездов, отправленных на удлиненное </w:t>
            </w:r>
            <w:r w:rsidRPr="00477D7B">
              <w:rPr>
                <w:b/>
              </w:rPr>
              <w:lastRenderedPageBreak/>
              <w:t>гарантийное плечо обслу</w:t>
            </w:r>
            <w:r>
              <w:rPr>
                <w:b/>
              </w:rPr>
              <w:t>живания локомотивными бригадами»</w:t>
            </w:r>
            <w:r w:rsidRPr="00477D7B">
              <w:rPr>
                <w:b/>
              </w:rPr>
              <w:t xml:space="preserve"> </w:t>
            </w:r>
          </w:p>
          <w:p w:rsidR="000456E5" w:rsidRPr="002C4D76" w:rsidRDefault="000456E5" w:rsidP="000456E5">
            <w:pPr>
              <w:ind w:firstLine="34"/>
            </w:pPr>
            <w:r>
              <w:t xml:space="preserve">Для </w:t>
            </w:r>
            <w:r w:rsidRPr="002C4D76">
              <w:t>ДНЦ (узлового), ТНЦ, ДГТ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 xml:space="preserve">Размер премии за </w:t>
            </w:r>
            <w:r w:rsidRPr="00B237AB">
              <w:rPr>
                <w:b/>
              </w:rPr>
              <w:t>поезда</w:t>
            </w:r>
            <w:r>
              <w:rPr>
                <w:b/>
              </w:rPr>
              <w:t xml:space="preserve"> «У»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7123B5">
            <w:pPr>
              <w:ind w:firstLine="29"/>
            </w:pPr>
            <w:r>
              <w:t>1</w:t>
            </w:r>
            <w:r w:rsidR="007123B5">
              <w:t>1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spacing w:line="235" w:lineRule="auto"/>
              <w:ind w:firstLine="34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354BD0">
              <w:rPr>
                <w:b/>
              </w:rPr>
              <w:t>Учёт количества отправленных поездов своего формирования дальнего назначения, не предусмотренных планом формирования поездов</w:t>
            </w:r>
            <w:r>
              <w:rPr>
                <w:b/>
              </w:rPr>
              <w:t>»</w:t>
            </w:r>
          </w:p>
          <w:p w:rsidR="000456E5" w:rsidRDefault="000456E5" w:rsidP="000456E5">
            <w:pPr>
              <w:spacing w:line="235" w:lineRule="auto"/>
              <w:ind w:firstLine="0"/>
            </w:pPr>
            <w:r w:rsidRPr="00354BD0">
              <w:rPr>
                <w:b/>
              </w:rPr>
              <w:t xml:space="preserve"> </w:t>
            </w:r>
            <w:r>
              <w:t xml:space="preserve">Для </w:t>
            </w:r>
            <w:r w:rsidRPr="002C4D76">
              <w:t>ДГПС, ДНЦ (узловых) за смену.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Размер премии</w:t>
            </w:r>
          </w:p>
        </w:tc>
        <w:tc>
          <w:tcPr>
            <w:tcW w:w="3543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7123B5">
            <w:pPr>
              <w:ind w:firstLine="29"/>
            </w:pPr>
            <w:r>
              <w:t>1</w:t>
            </w:r>
            <w:r w:rsidR="007123B5">
              <w:t>2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Pr="008C3C63" w:rsidRDefault="000456E5" w:rsidP="000456E5">
            <w:pPr>
              <w:ind w:firstLine="34"/>
              <w:rPr>
                <w:b/>
                <w:bCs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8C3C63">
              <w:rPr>
                <w:b/>
                <w:bCs/>
              </w:rPr>
              <w:t xml:space="preserve">Учет </w:t>
            </w:r>
            <w:r>
              <w:rPr>
                <w:b/>
                <w:bCs/>
              </w:rPr>
              <w:t>исполненных</w:t>
            </w:r>
            <w:r w:rsidRPr="008C3C63">
              <w:rPr>
                <w:b/>
                <w:bCs/>
              </w:rPr>
              <w:t xml:space="preserve"> «окон» </w:t>
            </w:r>
          </w:p>
          <w:p w:rsidR="000456E5" w:rsidRDefault="000456E5" w:rsidP="000456E5">
            <w:pPr>
              <w:ind w:firstLine="35"/>
            </w:pPr>
            <w:r>
              <w:t xml:space="preserve">Для </w:t>
            </w:r>
            <w:r w:rsidRPr="008D3A18">
              <w:rPr>
                <w:spacing w:val="-2"/>
              </w:rPr>
              <w:t xml:space="preserve">ДНЦ </w:t>
            </w:r>
            <w:r w:rsidRPr="008D3A18">
              <w:t>(участковых, узловых)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Размер премии</w:t>
            </w:r>
          </w:p>
        </w:tc>
        <w:tc>
          <w:tcPr>
            <w:tcW w:w="3543" w:type="dxa"/>
          </w:tcPr>
          <w:p w:rsidR="000456E5" w:rsidRDefault="000456E5" w:rsidP="000456E5">
            <w:pPr>
              <w:ind w:firstLine="0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7123B5">
            <w:pPr>
              <w:ind w:firstLine="29"/>
            </w:pPr>
            <w:r>
              <w:t>1</w:t>
            </w:r>
            <w:r w:rsidR="007123B5">
              <w:t>3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Pr="00B77530" w:rsidRDefault="000456E5" w:rsidP="000456E5">
            <w:pPr>
              <w:spacing w:line="235" w:lineRule="auto"/>
              <w:ind w:firstLine="34"/>
              <w:rPr>
                <w:b/>
                <w:strike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B77530">
              <w:rPr>
                <w:b/>
              </w:rPr>
              <w:t xml:space="preserve">Выполнение плана среднего веса </w:t>
            </w:r>
            <w:r>
              <w:rPr>
                <w:b/>
                <w:spacing w:val="-1"/>
              </w:rPr>
              <w:t>отправленных грузовых поездов»</w:t>
            </w:r>
            <w:r w:rsidRPr="00B77530">
              <w:rPr>
                <w:b/>
                <w:spacing w:val="-10"/>
              </w:rPr>
              <w:t xml:space="preserve"> </w:t>
            </w:r>
          </w:p>
          <w:p w:rsidR="000456E5" w:rsidRPr="00CB6B34" w:rsidRDefault="000456E5" w:rsidP="000456E5">
            <w:pPr>
              <w:ind w:firstLine="35"/>
            </w:pPr>
            <w:r>
              <w:rPr>
                <w:spacing w:val="-10"/>
              </w:rPr>
              <w:t xml:space="preserve">Для </w:t>
            </w:r>
            <w:r w:rsidRPr="00CB6B34">
              <w:rPr>
                <w:spacing w:val="-10"/>
              </w:rPr>
              <w:t>ДГПС</w:t>
            </w:r>
            <w:r>
              <w:rPr>
                <w:spacing w:val="-10"/>
              </w:rPr>
              <w:t xml:space="preserve">, </w:t>
            </w:r>
            <w:r w:rsidRPr="00CB6B34">
              <w:rPr>
                <w:spacing w:val="-10"/>
              </w:rPr>
              <w:t>ДНЦ (узлового).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Размер премии</w:t>
            </w:r>
          </w:p>
        </w:tc>
        <w:tc>
          <w:tcPr>
            <w:tcW w:w="3543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Расчет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в процентах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7123B5">
            <w:pPr>
              <w:ind w:firstLine="29"/>
            </w:pPr>
            <w:r>
              <w:t>1</w:t>
            </w:r>
            <w:r w:rsidR="007123B5">
              <w:t>4</w:t>
            </w:r>
          </w:p>
        </w:tc>
        <w:tc>
          <w:tcPr>
            <w:tcW w:w="4395" w:type="dxa"/>
            <w:shd w:val="clear" w:color="auto" w:fill="FFFFFF" w:themeFill="background1"/>
          </w:tcPr>
          <w:p w:rsidR="000456E5" w:rsidRDefault="000456E5" w:rsidP="000456E5">
            <w:pPr>
              <w:ind w:firstLine="35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222F28">
              <w:rPr>
                <w:rFonts w:eastAsia="Calibri"/>
                <w:b/>
                <w:spacing w:val="-4"/>
              </w:rPr>
              <w:t>Отсутствие</w:t>
            </w:r>
            <w:r w:rsidRPr="00222F28">
              <w:rPr>
                <w:rFonts w:eastAsia="Calibri"/>
                <w:b/>
              </w:rPr>
              <w:t xml:space="preserve"> </w:t>
            </w:r>
            <w:r w:rsidRPr="00222F28">
              <w:rPr>
                <w:rFonts w:eastAsia="Calibri"/>
                <w:b/>
                <w:spacing w:val="-4"/>
              </w:rPr>
              <w:t>нарушений</w:t>
            </w:r>
            <w:r w:rsidRPr="00222F28">
              <w:rPr>
                <w:rFonts w:eastAsia="Calibri"/>
                <w:b/>
              </w:rPr>
              <w:t xml:space="preserve"> режима непрерывной работы локомотивных бригад за смену, отнесенных на работников службы перевозок</w:t>
            </w:r>
            <w:r>
              <w:rPr>
                <w:rFonts w:eastAsia="Calibri"/>
                <w:b/>
              </w:rPr>
              <w:t>»</w:t>
            </w:r>
            <w:r w:rsidRPr="00222F28">
              <w:rPr>
                <w:b/>
              </w:rPr>
              <w:t xml:space="preserve"> </w:t>
            </w:r>
          </w:p>
          <w:p w:rsidR="000456E5" w:rsidRDefault="000456E5" w:rsidP="000456E5">
            <w:pPr>
              <w:ind w:firstLine="35"/>
            </w:pPr>
            <w:r>
              <w:rPr>
                <w:spacing w:val="-1"/>
              </w:rPr>
              <w:t xml:space="preserve">Для </w:t>
            </w:r>
            <w:r w:rsidRPr="00A346DC">
              <w:rPr>
                <w:spacing w:val="-1"/>
              </w:rPr>
              <w:t>ТНЦ</w:t>
            </w:r>
            <w:r>
              <w:rPr>
                <w:spacing w:val="-1"/>
              </w:rPr>
              <w:t>.</w:t>
            </w:r>
          </w:p>
        </w:tc>
        <w:tc>
          <w:tcPr>
            <w:tcW w:w="3543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7123B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395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543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</w:tbl>
    <w:p w:rsidR="000456E5" w:rsidRDefault="000456E5" w:rsidP="000456E5">
      <w:pPr>
        <w:rPr>
          <w:sz w:val="28"/>
          <w:szCs w:val="28"/>
        </w:rPr>
      </w:pPr>
    </w:p>
    <w:p w:rsidR="000456E5" w:rsidRDefault="000456E5" w:rsidP="000456E5">
      <w:r w:rsidRPr="00505D2D">
        <w:rPr>
          <w:sz w:val="28"/>
          <w:szCs w:val="28"/>
        </w:rPr>
        <w:t xml:space="preserve">Таблица – Перечень оперативных показателей за </w:t>
      </w:r>
      <w:r w:rsidRPr="00D56ED8">
        <w:rPr>
          <w:sz w:val="28"/>
          <w:szCs w:val="28"/>
        </w:rPr>
        <w:t>текущие сутки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253"/>
        <w:gridCol w:w="3685"/>
        <w:gridCol w:w="6060"/>
      </w:tblGrid>
      <w:tr w:rsidR="000456E5" w:rsidRPr="00934946" w:rsidTr="000456E5">
        <w:trPr>
          <w:trHeight w:val="421"/>
        </w:trPr>
        <w:tc>
          <w:tcPr>
            <w:tcW w:w="562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№п</w:t>
            </w:r>
            <w:r w:rsidRPr="00435372">
              <w:rPr>
                <w:b/>
                <w:lang w:val="en-US"/>
              </w:rPr>
              <w:t>/</w:t>
            </w:r>
            <w:r w:rsidRPr="00435372">
              <w:rPr>
                <w:b/>
              </w:rPr>
              <w:t>п</w:t>
            </w:r>
          </w:p>
        </w:tc>
        <w:tc>
          <w:tcPr>
            <w:tcW w:w="4253" w:type="dxa"/>
          </w:tcPr>
          <w:p w:rsidR="000456E5" w:rsidRPr="00435372" w:rsidRDefault="000456E5" w:rsidP="000456E5">
            <w:pPr>
              <w:ind w:firstLine="176"/>
              <w:rPr>
                <w:b/>
              </w:rPr>
            </w:pPr>
            <w:r w:rsidRPr="00435372">
              <w:rPr>
                <w:b/>
              </w:rPr>
              <w:t>Наименование поля</w:t>
            </w:r>
          </w:p>
        </w:tc>
        <w:tc>
          <w:tcPr>
            <w:tcW w:w="3685" w:type="dxa"/>
          </w:tcPr>
          <w:p w:rsidR="000456E5" w:rsidRPr="00435372" w:rsidRDefault="000456E5" w:rsidP="000456E5">
            <w:pPr>
              <w:ind w:firstLine="34"/>
              <w:rPr>
                <w:b/>
              </w:rPr>
            </w:pPr>
            <w:r w:rsidRPr="00435372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Примечание</w:t>
            </w:r>
          </w:p>
        </w:tc>
      </w:tr>
      <w:tr w:rsidR="000456E5" w:rsidRPr="00934946" w:rsidTr="000456E5">
        <w:trPr>
          <w:trHeight w:val="262"/>
        </w:trPr>
        <w:tc>
          <w:tcPr>
            <w:tcW w:w="562" w:type="dxa"/>
          </w:tcPr>
          <w:p w:rsidR="000456E5" w:rsidRPr="00A73659" w:rsidRDefault="000456E5" w:rsidP="000456E5">
            <w:pPr>
              <w:ind w:firstLine="0"/>
              <w:rPr>
                <w:highlight w:val="yellow"/>
              </w:rPr>
            </w:pPr>
            <w:r w:rsidRPr="00F063A3">
              <w:t>1</w:t>
            </w: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3685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43"/>
        </w:trPr>
        <w:tc>
          <w:tcPr>
            <w:tcW w:w="562" w:type="dxa"/>
          </w:tcPr>
          <w:p w:rsidR="000456E5" w:rsidRPr="00F063A3" w:rsidRDefault="000456E5" w:rsidP="000456E5"/>
        </w:tc>
        <w:tc>
          <w:tcPr>
            <w:tcW w:w="4253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Диспетчера</w:t>
            </w:r>
          </w:p>
        </w:tc>
        <w:tc>
          <w:tcPr>
            <w:tcW w:w="3685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/>
        </w:tc>
      </w:tr>
      <w:tr w:rsidR="000456E5" w:rsidRPr="00934946" w:rsidTr="000456E5">
        <w:trPr>
          <w:trHeight w:val="238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2</w:t>
            </w:r>
          </w:p>
        </w:tc>
        <w:tc>
          <w:tcPr>
            <w:tcW w:w="4253" w:type="dxa"/>
          </w:tcPr>
          <w:p w:rsidR="000456E5" w:rsidRPr="00934946" w:rsidRDefault="000456E5" w:rsidP="000456E5">
            <w:pPr>
              <w:ind w:hanging="31"/>
            </w:pPr>
            <w:r w:rsidRPr="00934946">
              <w:t>Дата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0456E5" w:rsidRPr="00934946" w:rsidTr="000456E5">
        <w:trPr>
          <w:trHeight w:val="370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3</w:t>
            </w:r>
          </w:p>
        </w:tc>
        <w:tc>
          <w:tcPr>
            <w:tcW w:w="4253" w:type="dxa"/>
          </w:tcPr>
          <w:p w:rsidR="000456E5" w:rsidRPr="00934946" w:rsidRDefault="000456E5" w:rsidP="000456E5">
            <w:pPr>
              <w:ind w:hanging="31"/>
            </w:pPr>
            <w:r w:rsidRPr="00934946">
              <w:t>Смена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>Принимает значение «Д» - дневная, «Н» - ночная</w:t>
            </w:r>
          </w:p>
        </w:tc>
      </w:tr>
      <w:tr w:rsidR="000456E5" w:rsidRPr="00934946" w:rsidTr="00FC4540">
        <w:trPr>
          <w:trHeight w:val="361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4</w:t>
            </w:r>
          </w:p>
        </w:tc>
        <w:tc>
          <w:tcPr>
            <w:tcW w:w="4253" w:type="dxa"/>
            <w:shd w:val="clear" w:color="auto" w:fill="FFFFFF" w:themeFill="background1"/>
          </w:tcPr>
          <w:p w:rsidR="000456E5" w:rsidRDefault="000456E5" w:rsidP="000456E5">
            <w:pPr>
              <w:ind w:firstLine="0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242B2A">
              <w:rPr>
                <w:b/>
              </w:rPr>
              <w:t>Участковой скорости</w:t>
            </w:r>
            <w:r>
              <w:rPr>
                <w:b/>
              </w:rPr>
              <w:t xml:space="preserve">». </w:t>
            </w:r>
          </w:p>
          <w:p w:rsidR="000456E5" w:rsidRPr="00242B2A" w:rsidRDefault="000456E5" w:rsidP="000456E5">
            <w:pPr>
              <w:ind w:firstLine="0"/>
              <w:rPr>
                <w:b/>
              </w:rPr>
            </w:pPr>
            <w:r>
              <w:t xml:space="preserve">Для </w:t>
            </w:r>
            <w:r w:rsidRPr="00C6683F">
              <w:t>ДГПС</w:t>
            </w:r>
          </w:p>
        </w:tc>
        <w:tc>
          <w:tcPr>
            <w:tcW w:w="3685" w:type="dxa"/>
            <w:shd w:val="clear" w:color="auto" w:fill="FFFFFF" w:themeFill="background1"/>
          </w:tcPr>
          <w:p w:rsidR="000456E5" w:rsidRDefault="000456E5" w:rsidP="000456E5">
            <w:pPr>
              <w:ind w:firstLine="0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13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34"/>
        </w:trPr>
        <w:tc>
          <w:tcPr>
            <w:tcW w:w="562" w:type="dxa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37"/>
        </w:trPr>
        <w:tc>
          <w:tcPr>
            <w:tcW w:w="562" w:type="dxa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363"/>
        </w:trPr>
        <w:tc>
          <w:tcPr>
            <w:tcW w:w="562" w:type="dxa"/>
          </w:tcPr>
          <w:p w:rsidR="000456E5" w:rsidRPr="00934946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363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7123B5">
        <w:trPr>
          <w:trHeight w:val="67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123B5" w:rsidRPr="00934946" w:rsidTr="007123B5">
        <w:trPr>
          <w:trHeight w:val="334"/>
        </w:trPr>
        <w:tc>
          <w:tcPr>
            <w:tcW w:w="562" w:type="dxa"/>
          </w:tcPr>
          <w:p w:rsidR="007123B5" w:rsidRDefault="007123B5" w:rsidP="000456E5">
            <w:pPr>
              <w:ind w:firstLine="29"/>
            </w:pPr>
            <w:r>
              <w:t>5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:rsidR="007123B5" w:rsidRDefault="007123B5" w:rsidP="000456E5">
            <w:pPr>
              <w:ind w:firstLine="34"/>
              <w:rPr>
                <w:b/>
                <w:spacing w:val="-7"/>
                <w:shd w:val="clear" w:color="auto" w:fill="FFFFFF" w:themeFill="background1"/>
              </w:rPr>
            </w:pPr>
            <w:r w:rsidRPr="007123B5">
              <w:rPr>
                <w:b/>
                <w:shd w:val="clear" w:color="auto" w:fill="FFFFFF" w:themeFill="background1"/>
                <w:lang w:val="en-US"/>
              </w:rPr>
              <w:t>ID</w:t>
            </w:r>
            <w:r w:rsidRPr="007123B5">
              <w:rPr>
                <w:b/>
                <w:shd w:val="clear" w:color="auto" w:fill="FFFFFF" w:themeFill="background1"/>
              </w:rPr>
              <w:t xml:space="preserve"> Показателя «Выполнение плана сдачи вагонов по </w:t>
            </w:r>
            <w:r w:rsidRPr="007123B5">
              <w:rPr>
                <w:b/>
                <w:spacing w:val="-7"/>
                <w:shd w:val="clear" w:color="auto" w:fill="FFFFFF" w:themeFill="background1"/>
              </w:rPr>
              <w:t>дороге за сутки»</w:t>
            </w:r>
          </w:p>
          <w:p w:rsidR="007123B5" w:rsidRDefault="007123B5" w:rsidP="000456E5">
            <w:pPr>
              <w:ind w:firstLine="34"/>
            </w:pPr>
            <w:r w:rsidRPr="007123B5">
              <w:rPr>
                <w:shd w:val="clear" w:color="auto" w:fill="FFFFFF" w:themeFill="background1"/>
              </w:rPr>
              <w:t xml:space="preserve">Для </w:t>
            </w:r>
            <w:r w:rsidRPr="007123B5">
              <w:rPr>
                <w:spacing w:val="-2"/>
                <w:shd w:val="clear" w:color="auto" w:fill="FFFFFF" w:themeFill="background1"/>
              </w:rPr>
              <w:t xml:space="preserve">ДНЦ </w:t>
            </w:r>
            <w:r w:rsidRPr="007123B5">
              <w:rPr>
                <w:shd w:val="clear" w:color="auto" w:fill="FFFFFF" w:themeFill="background1"/>
              </w:rPr>
              <w:t>(участковых, узловых), ТНЦ, ДГПС, ДГТ, ДГЦ</w:t>
            </w:r>
          </w:p>
        </w:tc>
        <w:tc>
          <w:tcPr>
            <w:tcW w:w="3685" w:type="dxa"/>
          </w:tcPr>
          <w:p w:rsidR="007123B5" w:rsidRPr="00934946" w:rsidRDefault="007123B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7123B5" w:rsidRPr="00934946" w:rsidRDefault="007123B5" w:rsidP="000456E5"/>
        </w:tc>
      </w:tr>
      <w:tr w:rsidR="000456E5" w:rsidRPr="00934946" w:rsidTr="000456E5">
        <w:trPr>
          <w:trHeight w:val="22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3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213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3F3A58">
              <w:t>Цифровое поле</w:t>
            </w:r>
            <w:r>
              <w:t>, целое</w:t>
            </w:r>
            <w:r w:rsidRPr="003F3A58">
              <w:t xml:space="preserve">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27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30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262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3F3A58">
              <w:t>Цифровое</w:t>
            </w:r>
            <w:r>
              <w:t xml:space="preserve">, дробное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262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7123B5">
        <w:trPr>
          <w:trHeight w:val="1132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6</w:t>
            </w:r>
          </w:p>
        </w:tc>
        <w:tc>
          <w:tcPr>
            <w:tcW w:w="4253" w:type="dxa"/>
            <w:shd w:val="clear" w:color="auto" w:fill="FFFFFF" w:themeFill="background1"/>
          </w:tcPr>
          <w:p w:rsidR="000456E5" w:rsidRPr="00B77530" w:rsidRDefault="000456E5" w:rsidP="000456E5">
            <w:pPr>
              <w:spacing w:line="235" w:lineRule="auto"/>
              <w:ind w:firstLine="34"/>
              <w:rPr>
                <w:b/>
                <w:strike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B77530">
              <w:rPr>
                <w:b/>
              </w:rPr>
              <w:t xml:space="preserve">Выполнение плана среднего веса </w:t>
            </w:r>
            <w:r>
              <w:rPr>
                <w:b/>
                <w:spacing w:val="-1"/>
              </w:rPr>
              <w:t>отправленных грузовых поездов»</w:t>
            </w:r>
            <w:r w:rsidRPr="00B77530">
              <w:rPr>
                <w:b/>
                <w:spacing w:val="-10"/>
              </w:rPr>
              <w:t xml:space="preserve"> </w:t>
            </w:r>
          </w:p>
          <w:p w:rsidR="000456E5" w:rsidRPr="00CB6B34" w:rsidRDefault="000456E5" w:rsidP="007123B5">
            <w:pPr>
              <w:ind w:firstLine="34"/>
            </w:pPr>
            <w:r>
              <w:t xml:space="preserve">Для </w:t>
            </w:r>
            <w:r w:rsidRPr="00E758ED">
              <w:t>ДГТ, ДГЦ</w:t>
            </w:r>
            <w:r w:rsidRPr="00CB6B34">
              <w:t xml:space="preserve"> </w:t>
            </w:r>
          </w:p>
        </w:tc>
        <w:tc>
          <w:tcPr>
            <w:tcW w:w="3685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/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Размер премии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0456E5" w:rsidRPr="00934946" w:rsidTr="000456E5">
        <w:trPr>
          <w:trHeight w:val="33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3F3A58">
              <w:t>Цифровое</w:t>
            </w:r>
            <w:r>
              <w:t xml:space="preserve">, дробное </w:t>
            </w:r>
            <w:r w:rsidRPr="00C958BE">
              <w:t>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FC4540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7</w:t>
            </w:r>
          </w:p>
        </w:tc>
        <w:tc>
          <w:tcPr>
            <w:tcW w:w="4253" w:type="dxa"/>
            <w:shd w:val="clear" w:color="auto" w:fill="FFFFFF" w:themeFill="background1"/>
          </w:tcPr>
          <w:p w:rsidR="000456E5" w:rsidRPr="009D346A" w:rsidRDefault="000456E5" w:rsidP="000456E5">
            <w:pPr>
              <w:spacing w:line="235" w:lineRule="auto"/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D346A">
              <w:rPr>
                <w:b/>
                <w:spacing w:val="-2"/>
              </w:rPr>
              <w:t>Выполнение плана среднего веса отправленных грузовых поездов с локомотивами серии БКГ-1</w:t>
            </w:r>
            <w:r>
              <w:rPr>
                <w:b/>
                <w:spacing w:val="-2"/>
              </w:rPr>
              <w:t>»</w:t>
            </w:r>
            <w:r w:rsidRPr="009D346A">
              <w:rPr>
                <w:b/>
                <w:spacing w:val="-2"/>
              </w:rPr>
              <w:t xml:space="preserve"> </w:t>
            </w:r>
          </w:p>
          <w:p w:rsidR="000456E5" w:rsidRDefault="000456E5" w:rsidP="00527B89">
            <w:pPr>
              <w:ind w:firstLine="34"/>
            </w:pPr>
            <w:r>
              <w:t xml:space="preserve">Для </w:t>
            </w:r>
            <w:r w:rsidRPr="00420772">
              <w:rPr>
                <w:spacing w:val="-2"/>
              </w:rPr>
              <w:t>ТНЦ, ДГТ</w:t>
            </w:r>
          </w:p>
        </w:tc>
        <w:tc>
          <w:tcPr>
            <w:tcW w:w="3685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FC4540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8</w:t>
            </w:r>
          </w:p>
        </w:tc>
        <w:tc>
          <w:tcPr>
            <w:tcW w:w="4253" w:type="dxa"/>
            <w:shd w:val="clear" w:color="auto" w:fill="FFFFFF" w:themeFill="background1"/>
          </w:tcPr>
          <w:p w:rsidR="000456E5" w:rsidRPr="009D346A" w:rsidRDefault="000456E5" w:rsidP="000456E5">
            <w:pPr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D56ED8">
              <w:rPr>
                <w:b/>
              </w:rPr>
              <w:t xml:space="preserve"> </w:t>
            </w:r>
            <w:r w:rsidRPr="00242B2A">
              <w:rPr>
                <w:b/>
              </w:rPr>
              <w:t>Показателя</w:t>
            </w:r>
            <w:r>
              <w:rPr>
                <w:b/>
              </w:rPr>
              <w:t xml:space="preserve"> «</w:t>
            </w:r>
            <w:r w:rsidRPr="009D346A">
              <w:rPr>
                <w:b/>
                <w:spacing w:val="-2"/>
              </w:rPr>
              <w:t>Выполнение плана производительности поездного локомотива за сутки в процентах</w:t>
            </w:r>
            <w:r>
              <w:rPr>
                <w:b/>
                <w:spacing w:val="-2"/>
              </w:rPr>
              <w:t>»</w:t>
            </w:r>
          </w:p>
          <w:p w:rsidR="000456E5" w:rsidRDefault="000456E5" w:rsidP="00527B89">
            <w:pPr>
              <w:ind w:firstLine="34"/>
            </w:pPr>
            <w:r>
              <w:t xml:space="preserve">Для </w:t>
            </w:r>
            <w:r w:rsidRPr="00420772">
              <w:rPr>
                <w:spacing w:val="-2"/>
              </w:rPr>
              <w:t>ДГЦ, ДГПС, ТНЦ, ДГТ.</w:t>
            </w:r>
          </w:p>
        </w:tc>
        <w:tc>
          <w:tcPr>
            <w:tcW w:w="3685" w:type="dxa"/>
            <w:shd w:val="clear" w:color="auto" w:fill="FFFFFF" w:themeFill="background1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7123B5">
        <w:trPr>
          <w:trHeight w:val="784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 значения</w:t>
            </w:r>
          </w:p>
        </w:tc>
      </w:tr>
      <w:tr w:rsidR="007123B5" w:rsidRPr="00934946" w:rsidTr="007123B5">
        <w:trPr>
          <w:trHeight w:val="363"/>
        </w:trPr>
        <w:tc>
          <w:tcPr>
            <w:tcW w:w="562" w:type="dxa"/>
          </w:tcPr>
          <w:p w:rsidR="007123B5" w:rsidRDefault="007123B5" w:rsidP="000456E5">
            <w:pPr>
              <w:ind w:firstLine="29"/>
            </w:pPr>
            <w:r>
              <w:rPr>
                <w:lang w:val="en-US"/>
              </w:rPr>
              <w:t>9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:rsidR="007123B5" w:rsidRDefault="007123B5" w:rsidP="000456E5">
            <w:pPr>
              <w:ind w:firstLine="34"/>
              <w:rPr>
                <w:shd w:val="clear" w:color="auto" w:fill="FFFFFF" w:themeFill="background1"/>
              </w:rPr>
            </w:pPr>
            <w:r w:rsidRPr="007123B5">
              <w:rPr>
                <w:b/>
                <w:shd w:val="clear" w:color="auto" w:fill="FFFFFF" w:themeFill="background1"/>
                <w:lang w:val="en-US"/>
              </w:rPr>
              <w:t>ID</w:t>
            </w:r>
            <w:r w:rsidRPr="007123B5">
              <w:rPr>
                <w:b/>
                <w:shd w:val="clear" w:color="auto" w:fill="FFFFFF" w:themeFill="background1"/>
              </w:rPr>
              <w:t xml:space="preserve"> Показателя «Расчёт в</w:t>
            </w:r>
            <w:r w:rsidRPr="007123B5">
              <w:rPr>
                <w:rFonts w:eastAsia="Calibri"/>
                <w:b/>
                <w:shd w:val="clear" w:color="auto" w:fill="FFFFFF" w:themeFill="background1"/>
              </w:rPr>
              <w:t xml:space="preserve">ыполнения плана по обороту </w:t>
            </w:r>
            <w:r w:rsidRPr="007123B5">
              <w:rPr>
                <w:rFonts w:eastAsia="Calibri"/>
                <w:b/>
                <w:spacing w:val="-7"/>
                <w:shd w:val="clear" w:color="auto" w:fill="FFFFFF" w:themeFill="background1"/>
              </w:rPr>
              <w:t>вагона с местным грузом за сутки в процентах</w:t>
            </w:r>
            <w:r w:rsidRPr="007123B5">
              <w:rPr>
                <w:b/>
                <w:spacing w:val="-9"/>
                <w:shd w:val="clear" w:color="auto" w:fill="FFFFFF" w:themeFill="background1"/>
              </w:rPr>
              <w:t>»</w:t>
            </w:r>
            <w:r w:rsidRPr="007123B5">
              <w:rPr>
                <w:shd w:val="clear" w:color="auto" w:fill="FFFFFF" w:themeFill="background1"/>
              </w:rPr>
              <w:t xml:space="preserve"> </w:t>
            </w:r>
          </w:p>
          <w:p w:rsidR="007123B5" w:rsidRDefault="007123B5" w:rsidP="000456E5">
            <w:pPr>
              <w:ind w:firstLine="34"/>
            </w:pPr>
            <w:r w:rsidRPr="007123B5">
              <w:rPr>
                <w:shd w:val="clear" w:color="auto" w:fill="FFFFFF" w:themeFill="background1"/>
              </w:rPr>
              <w:t xml:space="preserve">Для </w:t>
            </w:r>
            <w:r w:rsidRPr="007123B5">
              <w:rPr>
                <w:spacing w:val="-9"/>
                <w:shd w:val="clear" w:color="auto" w:fill="FFFFFF" w:themeFill="background1"/>
              </w:rPr>
              <w:t>ДГПС.</w:t>
            </w:r>
          </w:p>
        </w:tc>
        <w:tc>
          <w:tcPr>
            <w:tcW w:w="3685" w:type="dxa"/>
          </w:tcPr>
          <w:p w:rsidR="007123B5" w:rsidRPr="00934946" w:rsidRDefault="007123B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7123B5" w:rsidRPr="00934946" w:rsidRDefault="007123B5" w:rsidP="000456E5"/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FC4540">
        <w:trPr>
          <w:trHeight w:val="696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10</w:t>
            </w:r>
          </w:p>
        </w:tc>
        <w:tc>
          <w:tcPr>
            <w:tcW w:w="4253" w:type="dxa"/>
            <w:shd w:val="clear" w:color="auto" w:fill="auto"/>
          </w:tcPr>
          <w:p w:rsidR="000456E5" w:rsidRPr="004163DE" w:rsidRDefault="000456E5" w:rsidP="000456E5">
            <w:pPr>
              <w:spacing w:line="235" w:lineRule="auto"/>
              <w:ind w:firstLine="34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4163DE">
              <w:rPr>
                <w:b/>
              </w:rPr>
              <w:t>Выполнение р</w:t>
            </w:r>
            <w:r>
              <w:rPr>
                <w:b/>
              </w:rPr>
              <w:t>егулировочного задания за сутки»</w:t>
            </w:r>
          </w:p>
          <w:p w:rsidR="000456E5" w:rsidRDefault="000456E5" w:rsidP="00527B89">
            <w:pPr>
              <w:ind w:firstLine="33"/>
            </w:pPr>
            <w:r>
              <w:t xml:space="preserve">Для </w:t>
            </w:r>
            <w:r w:rsidRPr="00D91E2F">
              <w:rPr>
                <w:spacing w:val="-9"/>
              </w:rPr>
              <w:t>ДГПС.</w:t>
            </w:r>
          </w:p>
        </w:tc>
        <w:tc>
          <w:tcPr>
            <w:tcW w:w="3685" w:type="dxa"/>
            <w:shd w:val="clear" w:color="auto" w:fill="auto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  <w:shd w:val="clear" w:color="auto" w:fill="auto"/>
          </w:tcPr>
          <w:p w:rsidR="000456E5" w:rsidRPr="00934946" w:rsidRDefault="000456E5" w:rsidP="000456E5"/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</w:t>
            </w:r>
            <w:r w:rsidRPr="00C958BE">
              <w:t>дробное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FC4540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11</w:t>
            </w:r>
          </w:p>
        </w:tc>
        <w:tc>
          <w:tcPr>
            <w:tcW w:w="4253" w:type="dxa"/>
            <w:shd w:val="clear" w:color="auto" w:fill="auto"/>
          </w:tcPr>
          <w:p w:rsidR="000456E5" w:rsidRPr="004163DE" w:rsidRDefault="000456E5" w:rsidP="000456E5">
            <w:pPr>
              <w:ind w:firstLine="34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4163DE">
              <w:rPr>
                <w:rFonts w:eastAsia="Calibri"/>
                <w:b/>
              </w:rPr>
              <w:t>Выполнение плана развоза местного груза, в вагонах</w:t>
            </w:r>
            <w:r>
              <w:rPr>
                <w:b/>
              </w:rPr>
              <w:t>»</w:t>
            </w:r>
          </w:p>
          <w:p w:rsidR="000456E5" w:rsidRDefault="000456E5" w:rsidP="00527B89">
            <w:pPr>
              <w:ind w:firstLine="34"/>
            </w:pPr>
            <w:r>
              <w:t xml:space="preserve">Для </w:t>
            </w:r>
            <w:r w:rsidRPr="0026203C">
              <w:t xml:space="preserve">ДГЦ, </w:t>
            </w:r>
            <w:r w:rsidRPr="0026203C">
              <w:rPr>
                <w:spacing w:val="-9"/>
              </w:rPr>
              <w:t>ДГПС.</w:t>
            </w:r>
            <w:r w:rsidRPr="0026203C">
              <w:t xml:space="preserve"> ДНЦ (узловых и участковых).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0456E5" w:rsidRPr="00934946" w:rsidRDefault="000456E5" w:rsidP="000456E5"/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FC4540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lastRenderedPageBreak/>
              <w:t>12</w:t>
            </w:r>
          </w:p>
        </w:tc>
        <w:tc>
          <w:tcPr>
            <w:tcW w:w="4253" w:type="dxa"/>
            <w:shd w:val="clear" w:color="auto" w:fill="auto"/>
          </w:tcPr>
          <w:p w:rsidR="000456E5" w:rsidRPr="004163DE" w:rsidRDefault="000456E5" w:rsidP="000456E5">
            <w:pPr>
              <w:spacing w:line="235" w:lineRule="auto"/>
              <w:ind w:firstLine="34"/>
              <w:rPr>
                <w:b/>
                <w:spacing w:val="-1"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4163DE">
              <w:rPr>
                <w:b/>
                <w:spacing w:val="-2"/>
              </w:rPr>
              <w:t xml:space="preserve">Выполнение плана по среднесуточному пробегу </w:t>
            </w:r>
            <w:r w:rsidRPr="004163DE">
              <w:rPr>
                <w:b/>
                <w:spacing w:val="-1"/>
              </w:rPr>
              <w:t>поездного локомотива в границах отделения за сутки</w:t>
            </w:r>
            <w:r>
              <w:rPr>
                <w:b/>
                <w:spacing w:val="-1"/>
              </w:rPr>
              <w:t>»</w:t>
            </w:r>
          </w:p>
          <w:p w:rsidR="000456E5" w:rsidRDefault="000456E5" w:rsidP="00527B89">
            <w:pPr>
              <w:spacing w:line="235" w:lineRule="auto"/>
              <w:ind w:firstLine="34"/>
            </w:pPr>
            <w:r>
              <w:t xml:space="preserve">Для </w:t>
            </w:r>
            <w:r w:rsidRPr="006A2865">
              <w:rPr>
                <w:spacing w:val="-1"/>
              </w:rPr>
              <w:t>ТНЦ, ДГТ.</w:t>
            </w:r>
          </w:p>
        </w:tc>
        <w:tc>
          <w:tcPr>
            <w:tcW w:w="3685" w:type="dxa"/>
            <w:shd w:val="clear" w:color="auto" w:fill="auto"/>
          </w:tcPr>
          <w:p w:rsidR="000456E5" w:rsidRPr="00934946" w:rsidRDefault="000456E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0456E5" w:rsidRPr="00934946" w:rsidRDefault="000456E5" w:rsidP="000456E5"/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Default="000456E5" w:rsidP="000456E5">
            <w:pPr>
              <w:ind w:firstLine="0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7123B5">
        <w:trPr>
          <w:trHeight w:val="631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  <w:tcBorders>
              <w:bottom w:val="single" w:sz="4" w:space="0" w:color="auto"/>
            </w:tcBorders>
            <w:shd w:val="clear" w:color="auto" w:fill="auto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123B5" w:rsidRPr="00934946" w:rsidTr="007123B5">
        <w:trPr>
          <w:trHeight w:val="495"/>
        </w:trPr>
        <w:tc>
          <w:tcPr>
            <w:tcW w:w="562" w:type="dxa"/>
          </w:tcPr>
          <w:p w:rsidR="007123B5" w:rsidRDefault="007123B5" w:rsidP="000456E5">
            <w:pPr>
              <w:ind w:firstLine="29"/>
            </w:pPr>
            <w:r>
              <w:t>14</w:t>
            </w:r>
          </w:p>
          <w:p w:rsidR="007123B5" w:rsidRDefault="007123B5" w:rsidP="000456E5">
            <w:pPr>
              <w:ind w:firstLine="29"/>
            </w:pPr>
          </w:p>
        </w:tc>
        <w:tc>
          <w:tcPr>
            <w:tcW w:w="4253" w:type="dxa"/>
            <w:tcBorders>
              <w:bottom w:val="single" w:sz="4" w:space="0" w:color="auto"/>
            </w:tcBorders>
            <w:shd w:val="clear" w:color="auto" w:fill="auto"/>
          </w:tcPr>
          <w:p w:rsidR="007123B5" w:rsidRDefault="007123B5" w:rsidP="000456E5">
            <w:pPr>
              <w:ind w:firstLine="34"/>
              <w:rPr>
                <w:b/>
                <w:spacing w:val="-2"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4163DE">
              <w:rPr>
                <w:b/>
                <w:spacing w:val="-2"/>
              </w:rPr>
              <w:t>Выполнение плана</w:t>
            </w:r>
            <w:r>
              <w:rPr>
                <w:b/>
                <w:spacing w:val="-2"/>
              </w:rPr>
              <w:t xml:space="preserve"> передачи местного груза, в вагонах за сутки</w:t>
            </w:r>
          </w:p>
          <w:p w:rsidR="007123B5" w:rsidRDefault="007123B5" w:rsidP="000456E5">
            <w:pPr>
              <w:ind w:firstLine="34"/>
            </w:pPr>
            <w:r>
              <w:rPr>
                <w:b/>
                <w:spacing w:val="-2"/>
              </w:rPr>
              <w:t>Для ДГПС, ДНЦ (узловых, участковых), ДГЦ</w:t>
            </w:r>
          </w:p>
        </w:tc>
        <w:tc>
          <w:tcPr>
            <w:tcW w:w="3685" w:type="dxa"/>
          </w:tcPr>
          <w:p w:rsidR="007123B5" w:rsidRPr="00934946" w:rsidRDefault="007123B5" w:rsidP="000456E5">
            <w:pPr>
              <w:ind w:firstLine="34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7123B5" w:rsidRPr="00934946" w:rsidRDefault="007123B5" w:rsidP="000456E5"/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253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685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:rsidR="000456E5" w:rsidRDefault="000456E5" w:rsidP="000456E5"/>
    <w:p w:rsidR="000456E5" w:rsidRPr="00736AA4" w:rsidRDefault="000456E5" w:rsidP="000456E5">
      <w:r w:rsidRPr="00505D2D">
        <w:rPr>
          <w:sz w:val="28"/>
          <w:szCs w:val="28"/>
        </w:rPr>
        <w:lastRenderedPageBreak/>
        <w:t xml:space="preserve">Таблица – Перечень оперативных показателей за </w:t>
      </w:r>
      <w:r>
        <w:rPr>
          <w:sz w:val="28"/>
          <w:szCs w:val="28"/>
        </w:rPr>
        <w:t>месяц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678"/>
        <w:gridCol w:w="3260"/>
        <w:gridCol w:w="6060"/>
      </w:tblGrid>
      <w:tr w:rsidR="000456E5" w:rsidRPr="00934946" w:rsidTr="000456E5">
        <w:trPr>
          <w:trHeight w:val="421"/>
        </w:trPr>
        <w:tc>
          <w:tcPr>
            <w:tcW w:w="562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№п</w:t>
            </w:r>
            <w:r w:rsidRPr="00435372">
              <w:rPr>
                <w:b/>
                <w:lang w:val="en-US"/>
              </w:rPr>
              <w:t>/</w:t>
            </w:r>
            <w:r w:rsidRPr="00435372">
              <w:rPr>
                <w:b/>
              </w:rPr>
              <w:t>п</w:t>
            </w:r>
          </w:p>
        </w:tc>
        <w:tc>
          <w:tcPr>
            <w:tcW w:w="4678" w:type="dxa"/>
          </w:tcPr>
          <w:p w:rsidR="000456E5" w:rsidRPr="00435372" w:rsidRDefault="000456E5" w:rsidP="000456E5">
            <w:pPr>
              <w:ind w:firstLine="176"/>
              <w:rPr>
                <w:b/>
              </w:rPr>
            </w:pPr>
            <w:r w:rsidRPr="00435372">
              <w:rPr>
                <w:b/>
              </w:rPr>
              <w:t>Наименование поля</w:t>
            </w:r>
          </w:p>
        </w:tc>
        <w:tc>
          <w:tcPr>
            <w:tcW w:w="3260" w:type="dxa"/>
          </w:tcPr>
          <w:p w:rsidR="000456E5" w:rsidRPr="00435372" w:rsidRDefault="000456E5" w:rsidP="000456E5">
            <w:pPr>
              <w:ind w:firstLine="34"/>
              <w:rPr>
                <w:b/>
              </w:rPr>
            </w:pPr>
            <w:r w:rsidRPr="00435372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0456E5" w:rsidRPr="00435372" w:rsidRDefault="000456E5" w:rsidP="000456E5">
            <w:pPr>
              <w:ind w:firstLine="0"/>
              <w:rPr>
                <w:b/>
              </w:rPr>
            </w:pPr>
            <w:r w:rsidRPr="00435372">
              <w:rPr>
                <w:b/>
              </w:rPr>
              <w:t>Примечание</w:t>
            </w:r>
          </w:p>
        </w:tc>
      </w:tr>
      <w:tr w:rsidR="000456E5" w:rsidRPr="00934946" w:rsidTr="000456E5">
        <w:trPr>
          <w:trHeight w:val="262"/>
        </w:trPr>
        <w:tc>
          <w:tcPr>
            <w:tcW w:w="562" w:type="dxa"/>
          </w:tcPr>
          <w:p w:rsidR="000456E5" w:rsidRPr="00A73659" w:rsidRDefault="000456E5" w:rsidP="000456E5">
            <w:pPr>
              <w:ind w:firstLine="0"/>
              <w:rPr>
                <w:highlight w:val="yellow"/>
              </w:rPr>
            </w:pPr>
            <w:r w:rsidRPr="00F063A3">
              <w:t>1</w:t>
            </w: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3260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43"/>
        </w:trPr>
        <w:tc>
          <w:tcPr>
            <w:tcW w:w="562" w:type="dxa"/>
          </w:tcPr>
          <w:p w:rsidR="000456E5" w:rsidRPr="00F063A3" w:rsidRDefault="000456E5" w:rsidP="000456E5"/>
        </w:tc>
        <w:tc>
          <w:tcPr>
            <w:tcW w:w="4678" w:type="dxa"/>
          </w:tcPr>
          <w:p w:rsidR="000456E5" w:rsidRPr="00934946" w:rsidRDefault="000456E5" w:rsidP="000456E5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Диспетчера</w:t>
            </w:r>
          </w:p>
        </w:tc>
        <w:tc>
          <w:tcPr>
            <w:tcW w:w="3260" w:type="dxa"/>
          </w:tcPr>
          <w:p w:rsidR="000456E5" w:rsidRPr="00934946" w:rsidRDefault="000456E5" w:rsidP="000456E5"/>
        </w:tc>
        <w:tc>
          <w:tcPr>
            <w:tcW w:w="6060" w:type="dxa"/>
          </w:tcPr>
          <w:p w:rsidR="000456E5" w:rsidRPr="00934946" w:rsidRDefault="000456E5" w:rsidP="000456E5"/>
        </w:tc>
      </w:tr>
      <w:tr w:rsidR="000456E5" w:rsidRPr="00934946" w:rsidTr="000456E5">
        <w:trPr>
          <w:trHeight w:val="238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2</w:t>
            </w:r>
          </w:p>
        </w:tc>
        <w:tc>
          <w:tcPr>
            <w:tcW w:w="4678" w:type="dxa"/>
          </w:tcPr>
          <w:p w:rsidR="000456E5" w:rsidRPr="00934946" w:rsidRDefault="000456E5" w:rsidP="000456E5">
            <w:pPr>
              <w:ind w:hanging="31"/>
            </w:pPr>
            <w:r w:rsidRPr="00934946">
              <w:t>Дата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0456E5" w:rsidRPr="00934946" w:rsidTr="000456E5">
        <w:trPr>
          <w:trHeight w:val="370"/>
        </w:trPr>
        <w:tc>
          <w:tcPr>
            <w:tcW w:w="562" w:type="dxa"/>
          </w:tcPr>
          <w:p w:rsidR="000456E5" w:rsidRPr="00934946" w:rsidRDefault="000456E5" w:rsidP="000456E5">
            <w:pPr>
              <w:ind w:firstLine="0"/>
            </w:pPr>
            <w:r>
              <w:t>3</w:t>
            </w:r>
          </w:p>
        </w:tc>
        <w:tc>
          <w:tcPr>
            <w:tcW w:w="4678" w:type="dxa"/>
          </w:tcPr>
          <w:p w:rsidR="000456E5" w:rsidRPr="00934946" w:rsidRDefault="00AB5231" w:rsidP="000456E5">
            <w:pPr>
              <w:ind w:hanging="31"/>
            </w:pPr>
            <w:r>
              <w:t>Месяц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0"/>
            </w:pPr>
            <w:r w:rsidRPr="00934946">
              <w:t>Буквенное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 w:rsidRPr="00934946">
              <w:t>Принимает значение «Д» - дневная, «Н» - ночная</w:t>
            </w:r>
          </w:p>
        </w:tc>
      </w:tr>
      <w:tr w:rsidR="000456E5" w:rsidRPr="00934946" w:rsidTr="00FC4540">
        <w:trPr>
          <w:trHeight w:val="27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4</w:t>
            </w:r>
          </w:p>
        </w:tc>
        <w:tc>
          <w:tcPr>
            <w:tcW w:w="4678" w:type="dxa"/>
            <w:shd w:val="clear" w:color="auto" w:fill="auto"/>
          </w:tcPr>
          <w:p w:rsidR="000456E5" w:rsidRPr="009B4164" w:rsidRDefault="000456E5" w:rsidP="000456E5">
            <w:pPr>
              <w:ind w:firstLine="34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9B4164">
              <w:rPr>
                <w:b/>
              </w:rPr>
              <w:t>Выполнение плана погрузки грузов в тоннах</w:t>
            </w:r>
            <w:r>
              <w:rPr>
                <w:b/>
              </w:rPr>
              <w:t>»</w:t>
            </w:r>
          </w:p>
          <w:p w:rsidR="000456E5" w:rsidRPr="00736AA4" w:rsidRDefault="000456E5" w:rsidP="000456E5">
            <w:pPr>
              <w:ind w:firstLine="34"/>
            </w:pPr>
            <w:r>
              <w:t xml:space="preserve">Для </w:t>
            </w:r>
            <w:r w:rsidRPr="00736AA4">
              <w:rPr>
                <w:spacing w:val="-1"/>
              </w:rPr>
              <w:t xml:space="preserve">ДНЦ </w:t>
            </w:r>
            <w:r w:rsidRPr="00736AA4">
              <w:t>(участковых, узловых), ДГПС</w:t>
            </w:r>
            <w:r w:rsidRPr="00736AA4">
              <w:rPr>
                <w:spacing w:val="-1"/>
              </w:rPr>
              <w:t>,</w:t>
            </w:r>
            <w:r w:rsidRPr="00736AA4">
              <w:t xml:space="preserve"> ДГЦ </w:t>
            </w:r>
          </w:p>
        </w:tc>
        <w:tc>
          <w:tcPr>
            <w:tcW w:w="3260" w:type="dxa"/>
          </w:tcPr>
          <w:p w:rsidR="000456E5" w:rsidRPr="00052365" w:rsidRDefault="000456E5" w:rsidP="000456E5">
            <w:pPr>
              <w:ind w:firstLine="34"/>
            </w:pPr>
            <w:r>
              <w:t xml:space="preserve"> 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FC4540">
        <w:trPr>
          <w:trHeight w:val="22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  <w:shd w:val="clear" w:color="auto" w:fill="auto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237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213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275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30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30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262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FC4540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  <w:r>
              <w:t>5</w:t>
            </w:r>
          </w:p>
        </w:tc>
        <w:tc>
          <w:tcPr>
            <w:tcW w:w="4678" w:type="dxa"/>
            <w:shd w:val="clear" w:color="auto" w:fill="auto"/>
          </w:tcPr>
          <w:p w:rsidR="000456E5" w:rsidRDefault="000456E5" w:rsidP="000456E5">
            <w:pPr>
              <w:ind w:firstLine="0"/>
              <w:rPr>
                <w:b/>
              </w:rPr>
            </w:pPr>
            <w:r w:rsidRPr="00242B2A">
              <w:rPr>
                <w:b/>
                <w:lang w:val="en-US"/>
              </w:rPr>
              <w:t>ID</w:t>
            </w:r>
            <w:r w:rsidRPr="00242B2A">
              <w:rPr>
                <w:b/>
              </w:rPr>
              <w:t xml:space="preserve"> Показателя </w:t>
            </w:r>
            <w:r>
              <w:rPr>
                <w:b/>
              </w:rPr>
              <w:t>«</w:t>
            </w:r>
            <w:r w:rsidRPr="00C62C43">
              <w:rPr>
                <w:rFonts w:eastAsia="Calibri"/>
                <w:b/>
              </w:rPr>
              <w:t>Выполнение своевременной подгонки локомотивов на плановые виды ремонтов и техническое обслуживание (ТР-1,2,3, ТО-3)</w:t>
            </w:r>
            <w:r w:rsidRPr="00C62C43">
              <w:rPr>
                <w:b/>
              </w:rPr>
              <w:t xml:space="preserve">. </w:t>
            </w:r>
          </w:p>
          <w:p w:rsidR="000456E5" w:rsidRDefault="000456E5" w:rsidP="000456E5">
            <w:pPr>
              <w:ind w:firstLine="0"/>
            </w:pPr>
            <w:r>
              <w:t xml:space="preserve">Для </w:t>
            </w:r>
            <w:r w:rsidRPr="00390242">
              <w:rPr>
                <w:spacing w:val="-1"/>
              </w:rPr>
              <w:t>ТНЦ,</w:t>
            </w:r>
            <w:r w:rsidRPr="00390242">
              <w:t xml:space="preserve"> ДГТ. 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  <w:r>
              <w:t>Принимает значение «0»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целое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lastRenderedPageBreak/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50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527B89" w:rsidP="000456E5">
            <w:pPr>
              <w:ind w:firstLine="29"/>
            </w:pPr>
            <w:r>
              <w:t>6</w:t>
            </w:r>
          </w:p>
        </w:tc>
        <w:tc>
          <w:tcPr>
            <w:tcW w:w="4678" w:type="dxa"/>
          </w:tcPr>
          <w:p w:rsidR="000456E5" w:rsidRPr="00527B89" w:rsidRDefault="000456E5" w:rsidP="000456E5">
            <w:pPr>
              <w:ind w:firstLine="35"/>
              <w:rPr>
                <w:b/>
              </w:rPr>
            </w:pPr>
            <w:r w:rsidRPr="00527B89">
              <w:rPr>
                <w:b/>
                <w:lang w:val="en-US"/>
              </w:rPr>
              <w:t>ID</w:t>
            </w:r>
            <w:r w:rsidRPr="00527B89">
              <w:rPr>
                <w:b/>
              </w:rPr>
              <w:t xml:space="preserve"> Показателя «Выполнение показателя «Экспорт услуг (к аналогичному периоду прошлого года, в процентах)» рассчитывается за месяц»</w:t>
            </w:r>
          </w:p>
          <w:p w:rsidR="000456E5" w:rsidRDefault="000456E5" w:rsidP="00527B89">
            <w:pPr>
              <w:ind w:firstLine="35"/>
            </w:pPr>
            <w:r w:rsidRPr="00527B89">
              <w:rPr>
                <w:b/>
              </w:rPr>
              <w:t xml:space="preserve"> </w:t>
            </w:r>
            <w:r w:rsidRPr="00527B89">
              <w:t>Для ДГПС, ДГЦ.</w:t>
            </w:r>
            <w:r>
              <w:rPr>
                <w:b/>
              </w:rPr>
              <w:t xml:space="preserve"> 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0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Pr="00934946" w:rsidRDefault="000456E5" w:rsidP="000456E5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Выполнение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FC4540" w:rsidP="000456E5">
            <w:pPr>
              <w:ind w:firstLine="34"/>
            </w:pPr>
            <w:r>
              <w:t>Выполнение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0456E5" w:rsidRPr="00934946" w:rsidRDefault="000456E5" w:rsidP="000456E5">
            <w:pPr>
              <w:ind w:firstLine="34"/>
            </w:pPr>
            <w:r>
              <w:t>Значение процента выполнения</w:t>
            </w:r>
          </w:p>
        </w:tc>
      </w:tr>
      <w:tr w:rsidR="000456E5" w:rsidRPr="00934946" w:rsidTr="000456E5">
        <w:trPr>
          <w:trHeight w:val="188"/>
        </w:trPr>
        <w:tc>
          <w:tcPr>
            <w:tcW w:w="562" w:type="dxa"/>
          </w:tcPr>
          <w:p w:rsidR="000456E5" w:rsidRDefault="000456E5" w:rsidP="000456E5">
            <w:pPr>
              <w:ind w:firstLine="29"/>
            </w:pPr>
          </w:p>
        </w:tc>
        <w:tc>
          <w:tcPr>
            <w:tcW w:w="4678" w:type="dxa"/>
          </w:tcPr>
          <w:p w:rsidR="000456E5" w:rsidRDefault="000456E5" w:rsidP="000456E5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260" w:type="dxa"/>
          </w:tcPr>
          <w:p w:rsidR="000456E5" w:rsidRPr="00934946" w:rsidRDefault="000456E5" w:rsidP="000456E5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0456E5" w:rsidRDefault="000456E5" w:rsidP="000456E5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0456E5" w:rsidRPr="00934946" w:rsidRDefault="000456E5" w:rsidP="000456E5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:rsidR="000456E5" w:rsidRDefault="000456E5" w:rsidP="000456E5"/>
    <w:p w:rsidR="00527B89" w:rsidRPr="00736AA4" w:rsidRDefault="00527B89" w:rsidP="00527B89">
      <w:r w:rsidRPr="00505D2D">
        <w:rPr>
          <w:sz w:val="28"/>
          <w:szCs w:val="28"/>
        </w:rPr>
        <w:t xml:space="preserve">Таблица – Перечень оперативных показателей за </w:t>
      </w:r>
      <w:r>
        <w:rPr>
          <w:sz w:val="28"/>
          <w:szCs w:val="28"/>
        </w:rPr>
        <w:t>квартал</w:t>
      </w:r>
    </w:p>
    <w:p w:rsidR="000456E5" w:rsidRDefault="000456E5" w:rsidP="000456E5"/>
    <w:tbl>
      <w:tblPr>
        <w:tblStyle w:val="a8"/>
        <w:tblW w:w="14419" w:type="dxa"/>
        <w:tblLayout w:type="fixed"/>
        <w:tblLook w:val="04A0" w:firstRow="1" w:lastRow="0" w:firstColumn="1" w:lastColumn="0" w:noHBand="0" w:noVBand="1"/>
      </w:tblPr>
      <w:tblGrid>
        <w:gridCol w:w="562"/>
        <w:gridCol w:w="4537"/>
        <w:gridCol w:w="3260"/>
        <w:gridCol w:w="6060"/>
      </w:tblGrid>
      <w:tr w:rsidR="00527B89" w:rsidRPr="00934946" w:rsidTr="00AB5231">
        <w:trPr>
          <w:trHeight w:val="421"/>
        </w:trPr>
        <w:tc>
          <w:tcPr>
            <w:tcW w:w="562" w:type="dxa"/>
          </w:tcPr>
          <w:p w:rsidR="00527B89" w:rsidRPr="00435372" w:rsidRDefault="00527B89" w:rsidP="002C413C">
            <w:pPr>
              <w:ind w:firstLine="0"/>
              <w:rPr>
                <w:b/>
              </w:rPr>
            </w:pPr>
            <w:r w:rsidRPr="00435372">
              <w:rPr>
                <w:b/>
              </w:rPr>
              <w:t>№п</w:t>
            </w:r>
            <w:r w:rsidRPr="00435372">
              <w:rPr>
                <w:b/>
                <w:lang w:val="en-US"/>
              </w:rPr>
              <w:t>/</w:t>
            </w:r>
            <w:r w:rsidRPr="00435372">
              <w:rPr>
                <w:b/>
              </w:rPr>
              <w:t>п</w:t>
            </w:r>
          </w:p>
        </w:tc>
        <w:tc>
          <w:tcPr>
            <w:tcW w:w="4537" w:type="dxa"/>
          </w:tcPr>
          <w:p w:rsidR="00527B89" w:rsidRPr="00435372" w:rsidRDefault="00527B89" w:rsidP="002C413C">
            <w:pPr>
              <w:ind w:firstLine="176"/>
              <w:rPr>
                <w:b/>
              </w:rPr>
            </w:pPr>
            <w:r w:rsidRPr="00435372">
              <w:rPr>
                <w:b/>
              </w:rPr>
              <w:t>Наименование поля</w:t>
            </w:r>
          </w:p>
        </w:tc>
        <w:tc>
          <w:tcPr>
            <w:tcW w:w="3260" w:type="dxa"/>
          </w:tcPr>
          <w:p w:rsidR="00527B89" w:rsidRPr="00435372" w:rsidRDefault="00527B89" w:rsidP="002C413C">
            <w:pPr>
              <w:ind w:firstLine="34"/>
              <w:rPr>
                <w:b/>
              </w:rPr>
            </w:pPr>
            <w:r w:rsidRPr="00435372">
              <w:rPr>
                <w:b/>
              </w:rPr>
              <w:t>Тип данных</w:t>
            </w:r>
          </w:p>
        </w:tc>
        <w:tc>
          <w:tcPr>
            <w:tcW w:w="6060" w:type="dxa"/>
          </w:tcPr>
          <w:p w:rsidR="00527B89" w:rsidRPr="00435372" w:rsidRDefault="00527B89" w:rsidP="002C413C">
            <w:pPr>
              <w:ind w:firstLine="0"/>
              <w:rPr>
                <w:b/>
              </w:rPr>
            </w:pPr>
            <w:r w:rsidRPr="00435372">
              <w:rPr>
                <w:b/>
              </w:rPr>
              <w:t>Примечание</w:t>
            </w:r>
          </w:p>
        </w:tc>
      </w:tr>
      <w:tr w:rsidR="00527B89" w:rsidRPr="00934946" w:rsidTr="00AB5231">
        <w:trPr>
          <w:trHeight w:val="262"/>
        </w:trPr>
        <w:tc>
          <w:tcPr>
            <w:tcW w:w="562" w:type="dxa"/>
          </w:tcPr>
          <w:p w:rsidR="00527B89" w:rsidRPr="00A73659" w:rsidRDefault="00527B89" w:rsidP="002C413C">
            <w:pPr>
              <w:ind w:firstLine="0"/>
              <w:rPr>
                <w:highlight w:val="yellow"/>
              </w:rPr>
            </w:pPr>
            <w:r w:rsidRPr="00F063A3">
              <w:t>1</w:t>
            </w:r>
          </w:p>
        </w:tc>
        <w:tc>
          <w:tcPr>
            <w:tcW w:w="4537" w:type="dxa"/>
          </w:tcPr>
          <w:p w:rsidR="00527B89" w:rsidRPr="00934946" w:rsidRDefault="00527B89" w:rsidP="002C413C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3260" w:type="dxa"/>
          </w:tcPr>
          <w:p w:rsidR="00527B89" w:rsidRPr="00934946" w:rsidRDefault="00527B89" w:rsidP="002C413C"/>
        </w:tc>
        <w:tc>
          <w:tcPr>
            <w:tcW w:w="6060" w:type="dxa"/>
          </w:tcPr>
          <w:p w:rsidR="00527B89" w:rsidRPr="00934946" w:rsidRDefault="00527B89" w:rsidP="002C413C">
            <w:pPr>
              <w:ind w:firstLine="0"/>
            </w:pPr>
          </w:p>
        </w:tc>
      </w:tr>
      <w:tr w:rsidR="00527B89" w:rsidRPr="00934946" w:rsidTr="00AB5231">
        <w:trPr>
          <w:trHeight w:val="243"/>
        </w:trPr>
        <w:tc>
          <w:tcPr>
            <w:tcW w:w="562" w:type="dxa"/>
          </w:tcPr>
          <w:p w:rsidR="00527B89" w:rsidRPr="00F063A3" w:rsidRDefault="00527B89" w:rsidP="002C413C"/>
        </w:tc>
        <w:tc>
          <w:tcPr>
            <w:tcW w:w="4537" w:type="dxa"/>
          </w:tcPr>
          <w:p w:rsidR="00FC4540" w:rsidRPr="00934946" w:rsidRDefault="00527B89" w:rsidP="00FC4540">
            <w:pPr>
              <w:ind w:firstLine="0"/>
              <w:rPr>
                <w:lang w:val="en-US"/>
              </w:rPr>
            </w:pPr>
            <w:r w:rsidRPr="00934946">
              <w:rPr>
                <w:lang w:val="en-US"/>
              </w:rPr>
              <w:t>ID</w:t>
            </w:r>
            <w:r w:rsidRPr="00934946">
              <w:t xml:space="preserve"> </w:t>
            </w:r>
            <w:r>
              <w:t>Диспетчера</w:t>
            </w:r>
          </w:p>
        </w:tc>
        <w:tc>
          <w:tcPr>
            <w:tcW w:w="3260" w:type="dxa"/>
          </w:tcPr>
          <w:p w:rsidR="00527B89" w:rsidRPr="00934946" w:rsidRDefault="00527B89" w:rsidP="002C413C"/>
        </w:tc>
        <w:tc>
          <w:tcPr>
            <w:tcW w:w="6060" w:type="dxa"/>
          </w:tcPr>
          <w:p w:rsidR="00527B89" w:rsidRPr="00934946" w:rsidRDefault="00527B89" w:rsidP="002C413C"/>
        </w:tc>
      </w:tr>
      <w:tr w:rsidR="00527B89" w:rsidRPr="00934946" w:rsidTr="00AB5231">
        <w:trPr>
          <w:trHeight w:val="602"/>
        </w:trPr>
        <w:tc>
          <w:tcPr>
            <w:tcW w:w="562" w:type="dxa"/>
          </w:tcPr>
          <w:p w:rsidR="00527B89" w:rsidRPr="00934946" w:rsidRDefault="00527B89" w:rsidP="002C413C">
            <w:pPr>
              <w:ind w:firstLine="0"/>
            </w:pPr>
            <w:r>
              <w:t>2</w:t>
            </w:r>
          </w:p>
        </w:tc>
        <w:tc>
          <w:tcPr>
            <w:tcW w:w="4537" w:type="dxa"/>
            <w:tcBorders>
              <w:bottom w:val="single" w:sz="4" w:space="0" w:color="auto"/>
            </w:tcBorders>
          </w:tcPr>
          <w:p w:rsidR="00527B89" w:rsidRDefault="00527B89" w:rsidP="002C413C">
            <w:pPr>
              <w:ind w:hanging="31"/>
            </w:pPr>
            <w:r w:rsidRPr="00934946">
              <w:t>Дата</w:t>
            </w:r>
          </w:p>
          <w:p w:rsidR="00FC4540" w:rsidRDefault="00FC4540" w:rsidP="002C413C">
            <w:pPr>
              <w:ind w:hanging="31"/>
            </w:pPr>
          </w:p>
          <w:p w:rsidR="00FC4540" w:rsidRPr="00934946" w:rsidRDefault="00FC4540" w:rsidP="002C413C">
            <w:pPr>
              <w:ind w:hanging="31"/>
            </w:pP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6060" w:type="dxa"/>
          </w:tcPr>
          <w:p w:rsidR="00527B89" w:rsidRPr="00934946" w:rsidRDefault="00527B89" w:rsidP="002C413C">
            <w:pPr>
              <w:ind w:firstLine="0"/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FC4540" w:rsidRPr="00934946" w:rsidTr="00AB5231">
        <w:trPr>
          <w:trHeight w:val="494"/>
        </w:trPr>
        <w:tc>
          <w:tcPr>
            <w:tcW w:w="562" w:type="dxa"/>
          </w:tcPr>
          <w:p w:rsidR="00FC4540" w:rsidRDefault="00FC4540" w:rsidP="00FC4540">
            <w:pPr>
              <w:ind w:right="8" w:firstLine="29"/>
            </w:pPr>
            <w:r>
              <w:lastRenderedPageBreak/>
              <w:t>3</w:t>
            </w:r>
          </w:p>
        </w:tc>
        <w:tc>
          <w:tcPr>
            <w:tcW w:w="4537" w:type="dxa"/>
            <w:tcBorders>
              <w:bottom w:val="single" w:sz="4" w:space="0" w:color="auto"/>
            </w:tcBorders>
          </w:tcPr>
          <w:p w:rsidR="00FC4540" w:rsidRDefault="00FC4540" w:rsidP="002C413C">
            <w:pPr>
              <w:ind w:hanging="31"/>
              <w:rPr>
                <w:b/>
              </w:rPr>
            </w:pPr>
            <w:r w:rsidRPr="00AB5231">
              <w:rPr>
                <w:b/>
                <w:lang w:val="en-US"/>
              </w:rPr>
              <w:t>ID</w:t>
            </w:r>
            <w:r w:rsidRPr="00AB5231">
              <w:rPr>
                <w:b/>
              </w:rPr>
              <w:t xml:space="preserve"> Показателя «Выполнение показателя</w:t>
            </w:r>
            <w:r>
              <w:t xml:space="preserve"> «</w:t>
            </w:r>
            <w:r w:rsidRPr="00D85A65">
              <w:rPr>
                <w:b/>
              </w:rPr>
              <w:t>обеспечение роста положительного сальдо тягового обслуживания с соседними железнодорожными администрациями (к аналогичному периоду прошлого года, в процентах)</w:t>
            </w:r>
            <w:r>
              <w:rPr>
                <w:b/>
              </w:rPr>
              <w:t>», за квартал.</w:t>
            </w:r>
          </w:p>
          <w:p w:rsidR="00FC4540" w:rsidRPr="00FC4540" w:rsidRDefault="00FC4540" w:rsidP="002C413C">
            <w:pPr>
              <w:ind w:hanging="31"/>
            </w:pPr>
            <w:r w:rsidRPr="00FC4540">
              <w:t>Для ДГТ.</w:t>
            </w:r>
          </w:p>
        </w:tc>
        <w:tc>
          <w:tcPr>
            <w:tcW w:w="3260" w:type="dxa"/>
          </w:tcPr>
          <w:p w:rsidR="00FC4540" w:rsidRPr="00934946" w:rsidRDefault="00FC4540" w:rsidP="002C413C">
            <w:pPr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6060" w:type="dxa"/>
          </w:tcPr>
          <w:p w:rsidR="00FC4540" w:rsidRPr="00934946" w:rsidRDefault="00FC4540" w:rsidP="002C413C"/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  <w:shd w:val="clear" w:color="auto" w:fill="auto"/>
          </w:tcPr>
          <w:p w:rsidR="00527B89" w:rsidRPr="00934946" w:rsidRDefault="00527B89" w:rsidP="002C413C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527B89" w:rsidRPr="00934946" w:rsidRDefault="00527B89" w:rsidP="002C413C">
            <w:pPr>
              <w:ind w:firstLine="0"/>
            </w:pPr>
            <w:r>
              <w:t>Значение аналогичного периода прошлого года (за квартал), в процентах.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Pr="00934946" w:rsidRDefault="00527B89" w:rsidP="002C413C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0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527B89" w:rsidRDefault="00527B89" w:rsidP="002C413C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527B89" w:rsidRPr="00934946" w:rsidRDefault="00527B89" w:rsidP="002C413C">
            <w:pPr>
              <w:ind w:firstLine="0"/>
            </w:pPr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Pr="00934946" w:rsidRDefault="00527B89" w:rsidP="002C413C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527B89" w:rsidRPr="00934946" w:rsidRDefault="00527B89" w:rsidP="002C413C">
            <w:pPr>
              <w:ind w:firstLine="34"/>
            </w:pPr>
            <w:r>
              <w:t>Значение, с нарастающим итогом за квартал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Default="00527B89" w:rsidP="002C413C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527B89" w:rsidRDefault="00527B89" w:rsidP="002C413C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527B89" w:rsidRPr="00934946" w:rsidRDefault="00527B89" w:rsidP="002C413C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Default="00527B89" w:rsidP="002C413C">
            <w:pPr>
              <w:ind w:firstLine="34"/>
            </w:pPr>
            <w:r>
              <w:t>Выполнение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>
              <w:t>Логическое поле</w:t>
            </w:r>
          </w:p>
        </w:tc>
        <w:tc>
          <w:tcPr>
            <w:tcW w:w="6060" w:type="dxa"/>
          </w:tcPr>
          <w:p w:rsidR="00527B89" w:rsidRPr="00934946" w:rsidRDefault="00527B89" w:rsidP="002C413C">
            <w:pPr>
              <w:ind w:firstLine="34"/>
            </w:pPr>
            <w:r>
              <w:t>Принимает значение «Да» при выполнении плана, «Нет» при невыполнении плана.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Default="00527B89" w:rsidP="002C413C">
            <w:pPr>
              <w:ind w:firstLine="34"/>
            </w:pP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 w:rsidRPr="00C958BE">
              <w:t>Цифровое,</w:t>
            </w:r>
            <w:r>
              <w:t xml:space="preserve"> дробное</w:t>
            </w:r>
            <w:r w:rsidRPr="00C958BE">
              <w:t xml:space="preserve"> значение</w:t>
            </w:r>
          </w:p>
        </w:tc>
        <w:tc>
          <w:tcPr>
            <w:tcW w:w="6060" w:type="dxa"/>
          </w:tcPr>
          <w:p w:rsidR="00527B89" w:rsidRPr="00934946" w:rsidRDefault="00527B89" w:rsidP="002C413C">
            <w:pPr>
              <w:ind w:firstLine="34"/>
            </w:pPr>
            <w:r>
              <w:t>Значение процента выполнения, с нарастающим итогом за квартал</w:t>
            </w:r>
          </w:p>
        </w:tc>
      </w:tr>
      <w:tr w:rsidR="00527B89" w:rsidRPr="00934946" w:rsidTr="00AB5231">
        <w:trPr>
          <w:trHeight w:val="188"/>
        </w:trPr>
        <w:tc>
          <w:tcPr>
            <w:tcW w:w="562" w:type="dxa"/>
          </w:tcPr>
          <w:p w:rsidR="00527B89" w:rsidRDefault="00527B89" w:rsidP="002C413C">
            <w:pPr>
              <w:ind w:firstLine="29"/>
            </w:pPr>
          </w:p>
        </w:tc>
        <w:tc>
          <w:tcPr>
            <w:tcW w:w="4537" w:type="dxa"/>
          </w:tcPr>
          <w:p w:rsidR="00527B89" w:rsidRDefault="00527B89" w:rsidP="002C413C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3260" w:type="dxa"/>
          </w:tcPr>
          <w:p w:rsidR="00527B89" w:rsidRPr="00934946" w:rsidRDefault="00527B89" w:rsidP="002C413C">
            <w:pPr>
              <w:ind w:firstLine="34"/>
            </w:pPr>
            <w:r w:rsidRPr="00934946">
              <w:rPr>
                <w:bCs/>
                <w:color w:val="202124"/>
                <w:shd w:val="clear" w:color="auto" w:fill="FFFFFF"/>
              </w:rPr>
              <w:t>Дата</w:t>
            </w:r>
            <w:r>
              <w:rPr>
                <w:bCs/>
                <w:color w:val="202124"/>
                <w:shd w:val="clear" w:color="auto" w:fill="FFFFFF"/>
              </w:rPr>
              <w:t>, время</w:t>
            </w:r>
          </w:p>
        </w:tc>
        <w:tc>
          <w:tcPr>
            <w:tcW w:w="6060" w:type="dxa"/>
          </w:tcPr>
          <w:p w:rsidR="00527B89" w:rsidRDefault="00527B89" w:rsidP="002C413C">
            <w:pPr>
              <w:ind w:firstLine="0"/>
              <w:rPr>
                <w:color w:val="202124"/>
                <w:shd w:val="clear" w:color="auto" w:fill="FFFFFF"/>
              </w:rPr>
            </w:pPr>
            <w:r w:rsidRPr="00934946">
              <w:t xml:space="preserve">Принимает значение в формате </w:t>
            </w:r>
            <w:r w:rsidRPr="00934946">
              <w:rPr>
                <w:color w:val="202124"/>
                <w:shd w:val="clear" w:color="auto" w:fill="FFFFFF"/>
              </w:rPr>
              <w:t>ГГГГ-ММ-ДД</w:t>
            </w:r>
            <w:r>
              <w:rPr>
                <w:color w:val="202124"/>
                <w:shd w:val="clear" w:color="auto" w:fill="FFFFFF"/>
              </w:rPr>
              <w:t xml:space="preserve"> ЧЧ:ММ.</w:t>
            </w:r>
          </w:p>
          <w:p w:rsidR="00527B89" w:rsidRPr="00934946" w:rsidRDefault="00527B89" w:rsidP="002C413C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:rsidR="000456E5" w:rsidRDefault="000456E5" w:rsidP="000456E5"/>
    <w:p w:rsidR="000456E5" w:rsidRDefault="000456E5" w:rsidP="000456E5"/>
    <w:p w:rsidR="00527B89" w:rsidRDefault="00527B89" w:rsidP="003B4AC7">
      <w:pPr>
        <w:jc w:val="right"/>
        <w:rPr>
          <w:sz w:val="28"/>
          <w:szCs w:val="28"/>
        </w:rPr>
        <w:sectPr w:rsidR="00527B89" w:rsidSect="00527B8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D7A08" w:rsidRDefault="004D7A08" w:rsidP="003B4AC7">
      <w:pPr>
        <w:jc w:val="right"/>
        <w:rPr>
          <w:sz w:val="28"/>
          <w:szCs w:val="28"/>
        </w:rPr>
      </w:pPr>
    </w:p>
    <w:sectPr w:rsidR="004D7A08" w:rsidSect="003B4AC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DA9" w:rsidRDefault="00197DA9" w:rsidP="001D182E">
      <w:r>
        <w:separator/>
      </w:r>
    </w:p>
  </w:endnote>
  <w:endnote w:type="continuationSeparator" w:id="0">
    <w:p w:rsidR="00197DA9" w:rsidRDefault="00197DA9" w:rsidP="001D1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DA9" w:rsidRDefault="00197DA9" w:rsidP="001D182E">
      <w:r>
        <w:separator/>
      </w:r>
    </w:p>
  </w:footnote>
  <w:footnote w:type="continuationSeparator" w:id="0">
    <w:p w:rsidR="00197DA9" w:rsidRDefault="00197DA9" w:rsidP="001D1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04681"/>
    <w:multiLevelType w:val="hybridMultilevel"/>
    <w:tmpl w:val="E8CA55BA"/>
    <w:lvl w:ilvl="0" w:tplc="69903F88">
      <w:start w:val="1"/>
      <w:numFmt w:val="bullet"/>
      <w:lvlText w:val=""/>
      <w:lvlJc w:val="left"/>
      <w:pPr>
        <w:tabs>
          <w:tab w:val="num" w:pos="1418"/>
        </w:tabs>
        <w:ind w:left="567" w:firstLine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>
    <w:nsid w:val="06B50500"/>
    <w:multiLevelType w:val="hybridMultilevel"/>
    <w:tmpl w:val="16983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93278"/>
    <w:multiLevelType w:val="hybridMultilevel"/>
    <w:tmpl w:val="FFBED71E"/>
    <w:lvl w:ilvl="0" w:tplc="1ADA9B8E">
      <w:start w:val="1"/>
      <w:numFmt w:val="decimal"/>
      <w:lvlText w:val="%1)"/>
      <w:lvlJc w:val="left"/>
      <w:pPr>
        <w:ind w:left="1467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F961F67"/>
    <w:multiLevelType w:val="hybridMultilevel"/>
    <w:tmpl w:val="CDC21D4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131A07E4"/>
    <w:multiLevelType w:val="hybridMultilevel"/>
    <w:tmpl w:val="F7B209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6D363C0"/>
    <w:multiLevelType w:val="multilevel"/>
    <w:tmpl w:val="446654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853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8535601"/>
    <w:multiLevelType w:val="multilevel"/>
    <w:tmpl w:val="6CAA5782"/>
    <w:lvl w:ilvl="0">
      <w:start w:val="1"/>
      <w:numFmt w:val="decimal"/>
      <w:lvlText w:val="%1."/>
      <w:lvlJc w:val="left"/>
      <w:pPr>
        <w:ind w:left="1777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9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4" w:hanging="1800"/>
      </w:pPr>
      <w:rPr>
        <w:rFonts w:hint="default"/>
      </w:rPr>
    </w:lvl>
  </w:abstractNum>
  <w:abstractNum w:abstractNumId="7">
    <w:nsid w:val="2AF2374D"/>
    <w:multiLevelType w:val="hybridMultilevel"/>
    <w:tmpl w:val="A19C87AC"/>
    <w:lvl w:ilvl="0" w:tplc="A1C4448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8">
    <w:nsid w:val="2FA32AFA"/>
    <w:multiLevelType w:val="multilevel"/>
    <w:tmpl w:val="BD7CB57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32A75F69"/>
    <w:multiLevelType w:val="hybridMultilevel"/>
    <w:tmpl w:val="202C929C"/>
    <w:lvl w:ilvl="0" w:tplc="B7FCD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C5C5F75"/>
    <w:multiLevelType w:val="multilevel"/>
    <w:tmpl w:val="5024E5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3DB6224A"/>
    <w:multiLevelType w:val="hybridMultilevel"/>
    <w:tmpl w:val="F8F69BBA"/>
    <w:lvl w:ilvl="0" w:tplc="3A3ED938">
      <w:start w:val="1"/>
      <w:numFmt w:val="bullet"/>
      <w:lvlText w:val="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2">
    <w:nsid w:val="3EB32479"/>
    <w:multiLevelType w:val="hybridMultilevel"/>
    <w:tmpl w:val="0BAE6A00"/>
    <w:lvl w:ilvl="0" w:tplc="DACA1E06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3" w:hanging="360"/>
      </w:pPr>
    </w:lvl>
    <w:lvl w:ilvl="2" w:tplc="0419001B" w:tentative="1">
      <w:start w:val="1"/>
      <w:numFmt w:val="lowerRoman"/>
      <w:lvlText w:val="%3."/>
      <w:lvlJc w:val="right"/>
      <w:pPr>
        <w:ind w:left="1833" w:hanging="180"/>
      </w:pPr>
    </w:lvl>
    <w:lvl w:ilvl="3" w:tplc="0419000F" w:tentative="1">
      <w:start w:val="1"/>
      <w:numFmt w:val="decimal"/>
      <w:lvlText w:val="%4."/>
      <w:lvlJc w:val="left"/>
      <w:pPr>
        <w:ind w:left="2553" w:hanging="360"/>
      </w:pPr>
    </w:lvl>
    <w:lvl w:ilvl="4" w:tplc="04190019" w:tentative="1">
      <w:start w:val="1"/>
      <w:numFmt w:val="lowerLetter"/>
      <w:lvlText w:val="%5."/>
      <w:lvlJc w:val="left"/>
      <w:pPr>
        <w:ind w:left="3273" w:hanging="360"/>
      </w:pPr>
    </w:lvl>
    <w:lvl w:ilvl="5" w:tplc="0419001B" w:tentative="1">
      <w:start w:val="1"/>
      <w:numFmt w:val="lowerRoman"/>
      <w:lvlText w:val="%6."/>
      <w:lvlJc w:val="right"/>
      <w:pPr>
        <w:ind w:left="3993" w:hanging="180"/>
      </w:pPr>
    </w:lvl>
    <w:lvl w:ilvl="6" w:tplc="0419000F" w:tentative="1">
      <w:start w:val="1"/>
      <w:numFmt w:val="decimal"/>
      <w:lvlText w:val="%7."/>
      <w:lvlJc w:val="left"/>
      <w:pPr>
        <w:ind w:left="4713" w:hanging="360"/>
      </w:pPr>
    </w:lvl>
    <w:lvl w:ilvl="7" w:tplc="04190019" w:tentative="1">
      <w:start w:val="1"/>
      <w:numFmt w:val="lowerLetter"/>
      <w:lvlText w:val="%8."/>
      <w:lvlJc w:val="left"/>
      <w:pPr>
        <w:ind w:left="5433" w:hanging="360"/>
      </w:pPr>
    </w:lvl>
    <w:lvl w:ilvl="8" w:tplc="041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3">
    <w:nsid w:val="4222467A"/>
    <w:multiLevelType w:val="hybridMultilevel"/>
    <w:tmpl w:val="202C929C"/>
    <w:lvl w:ilvl="0" w:tplc="B7FCD60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9" w:hanging="360"/>
      </w:pPr>
    </w:lvl>
    <w:lvl w:ilvl="2" w:tplc="0419001B" w:tentative="1">
      <w:start w:val="1"/>
      <w:numFmt w:val="lowerRoman"/>
      <w:lvlText w:val="%3."/>
      <w:lvlJc w:val="right"/>
      <w:pPr>
        <w:ind w:left="2259" w:hanging="180"/>
      </w:pPr>
    </w:lvl>
    <w:lvl w:ilvl="3" w:tplc="0419000F" w:tentative="1">
      <w:start w:val="1"/>
      <w:numFmt w:val="decimal"/>
      <w:lvlText w:val="%4."/>
      <w:lvlJc w:val="left"/>
      <w:pPr>
        <w:ind w:left="2979" w:hanging="360"/>
      </w:pPr>
    </w:lvl>
    <w:lvl w:ilvl="4" w:tplc="04190019" w:tentative="1">
      <w:start w:val="1"/>
      <w:numFmt w:val="lowerLetter"/>
      <w:lvlText w:val="%5."/>
      <w:lvlJc w:val="left"/>
      <w:pPr>
        <w:ind w:left="3699" w:hanging="360"/>
      </w:pPr>
    </w:lvl>
    <w:lvl w:ilvl="5" w:tplc="0419001B" w:tentative="1">
      <w:start w:val="1"/>
      <w:numFmt w:val="lowerRoman"/>
      <w:lvlText w:val="%6."/>
      <w:lvlJc w:val="right"/>
      <w:pPr>
        <w:ind w:left="4419" w:hanging="180"/>
      </w:pPr>
    </w:lvl>
    <w:lvl w:ilvl="6" w:tplc="0419000F" w:tentative="1">
      <w:start w:val="1"/>
      <w:numFmt w:val="decimal"/>
      <w:lvlText w:val="%7."/>
      <w:lvlJc w:val="left"/>
      <w:pPr>
        <w:ind w:left="5139" w:hanging="360"/>
      </w:pPr>
    </w:lvl>
    <w:lvl w:ilvl="7" w:tplc="04190019" w:tentative="1">
      <w:start w:val="1"/>
      <w:numFmt w:val="lowerLetter"/>
      <w:lvlText w:val="%8."/>
      <w:lvlJc w:val="left"/>
      <w:pPr>
        <w:ind w:left="5859" w:hanging="360"/>
      </w:pPr>
    </w:lvl>
    <w:lvl w:ilvl="8" w:tplc="041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14">
    <w:nsid w:val="4E4C7AA6"/>
    <w:multiLevelType w:val="hybridMultilevel"/>
    <w:tmpl w:val="C9F68B0A"/>
    <w:lvl w:ilvl="0" w:tplc="0419000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15">
    <w:nsid w:val="53551C1A"/>
    <w:multiLevelType w:val="multilevel"/>
    <w:tmpl w:val="688AF7AE"/>
    <w:lvl w:ilvl="0">
      <w:start w:val="1"/>
      <w:numFmt w:val="decimal"/>
      <w:lvlText w:val="%1"/>
      <w:lvlJc w:val="left"/>
      <w:pPr>
        <w:ind w:left="19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3635433"/>
    <w:multiLevelType w:val="hybridMultilevel"/>
    <w:tmpl w:val="202C929C"/>
    <w:lvl w:ilvl="0" w:tplc="B7FCD60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9" w:hanging="360"/>
      </w:pPr>
    </w:lvl>
    <w:lvl w:ilvl="2" w:tplc="0419001B" w:tentative="1">
      <w:start w:val="1"/>
      <w:numFmt w:val="lowerRoman"/>
      <w:lvlText w:val="%3."/>
      <w:lvlJc w:val="right"/>
      <w:pPr>
        <w:ind w:left="2259" w:hanging="180"/>
      </w:pPr>
    </w:lvl>
    <w:lvl w:ilvl="3" w:tplc="0419000F" w:tentative="1">
      <w:start w:val="1"/>
      <w:numFmt w:val="decimal"/>
      <w:lvlText w:val="%4."/>
      <w:lvlJc w:val="left"/>
      <w:pPr>
        <w:ind w:left="2979" w:hanging="360"/>
      </w:pPr>
    </w:lvl>
    <w:lvl w:ilvl="4" w:tplc="04190019" w:tentative="1">
      <w:start w:val="1"/>
      <w:numFmt w:val="lowerLetter"/>
      <w:lvlText w:val="%5."/>
      <w:lvlJc w:val="left"/>
      <w:pPr>
        <w:ind w:left="3699" w:hanging="360"/>
      </w:pPr>
    </w:lvl>
    <w:lvl w:ilvl="5" w:tplc="0419001B" w:tentative="1">
      <w:start w:val="1"/>
      <w:numFmt w:val="lowerRoman"/>
      <w:lvlText w:val="%6."/>
      <w:lvlJc w:val="right"/>
      <w:pPr>
        <w:ind w:left="4419" w:hanging="180"/>
      </w:pPr>
    </w:lvl>
    <w:lvl w:ilvl="6" w:tplc="0419000F" w:tentative="1">
      <w:start w:val="1"/>
      <w:numFmt w:val="decimal"/>
      <w:lvlText w:val="%7."/>
      <w:lvlJc w:val="left"/>
      <w:pPr>
        <w:ind w:left="5139" w:hanging="360"/>
      </w:pPr>
    </w:lvl>
    <w:lvl w:ilvl="7" w:tplc="04190019" w:tentative="1">
      <w:start w:val="1"/>
      <w:numFmt w:val="lowerLetter"/>
      <w:lvlText w:val="%8."/>
      <w:lvlJc w:val="left"/>
      <w:pPr>
        <w:ind w:left="5859" w:hanging="360"/>
      </w:pPr>
    </w:lvl>
    <w:lvl w:ilvl="8" w:tplc="041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17">
    <w:nsid w:val="54CF4020"/>
    <w:multiLevelType w:val="hybridMultilevel"/>
    <w:tmpl w:val="AD5AE3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AE95689"/>
    <w:multiLevelType w:val="hybridMultilevel"/>
    <w:tmpl w:val="1B20000C"/>
    <w:lvl w:ilvl="0" w:tplc="3A3ED9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8C641F"/>
    <w:multiLevelType w:val="hybridMultilevel"/>
    <w:tmpl w:val="C218C3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CEE6F73"/>
    <w:multiLevelType w:val="hybridMultilevel"/>
    <w:tmpl w:val="0CA8F112"/>
    <w:lvl w:ilvl="0" w:tplc="04190001">
      <w:start w:val="1"/>
      <w:numFmt w:val="bullet"/>
      <w:lvlText w:val=""/>
      <w:lvlJc w:val="left"/>
      <w:pPr>
        <w:ind w:left="13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abstractNum w:abstractNumId="21">
    <w:nsid w:val="5D5255DF"/>
    <w:multiLevelType w:val="multilevel"/>
    <w:tmpl w:val="EDAEDA4E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DF419A3"/>
    <w:multiLevelType w:val="multilevel"/>
    <w:tmpl w:val="66BCA2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9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3">
    <w:nsid w:val="5E56573C"/>
    <w:multiLevelType w:val="hybridMultilevel"/>
    <w:tmpl w:val="C3DEACAC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4">
    <w:nsid w:val="62EF322E"/>
    <w:multiLevelType w:val="hybridMultilevel"/>
    <w:tmpl w:val="EFA4162C"/>
    <w:lvl w:ilvl="0" w:tplc="01FC8BF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5">
    <w:nsid w:val="63A627B2"/>
    <w:multiLevelType w:val="hybridMultilevel"/>
    <w:tmpl w:val="CA388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3D31D7"/>
    <w:multiLevelType w:val="hybridMultilevel"/>
    <w:tmpl w:val="81144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ED93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223F70"/>
    <w:multiLevelType w:val="hybridMultilevel"/>
    <w:tmpl w:val="F45899D4"/>
    <w:lvl w:ilvl="0" w:tplc="E0688D1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>
    <w:nsid w:val="6F322517"/>
    <w:multiLevelType w:val="hybridMultilevel"/>
    <w:tmpl w:val="49745564"/>
    <w:lvl w:ilvl="0" w:tplc="4A5632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77140C3F"/>
    <w:multiLevelType w:val="hybridMultilevel"/>
    <w:tmpl w:val="4C888FF0"/>
    <w:lvl w:ilvl="0" w:tplc="05A26F8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0">
    <w:nsid w:val="7DCB2D31"/>
    <w:multiLevelType w:val="hybridMultilevel"/>
    <w:tmpl w:val="B90A68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210853"/>
    <w:multiLevelType w:val="hybridMultilevel"/>
    <w:tmpl w:val="AD5AE3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FBF28AB"/>
    <w:multiLevelType w:val="hybridMultilevel"/>
    <w:tmpl w:val="3F424768"/>
    <w:lvl w:ilvl="0" w:tplc="F104B03A">
      <w:start w:val="1"/>
      <w:numFmt w:val="decimal"/>
      <w:lvlText w:val="%1."/>
      <w:lvlJc w:val="left"/>
      <w:pPr>
        <w:ind w:left="67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97" w:hanging="360"/>
      </w:pPr>
    </w:lvl>
    <w:lvl w:ilvl="2" w:tplc="0419001B" w:tentative="1">
      <w:start w:val="1"/>
      <w:numFmt w:val="lowerRoman"/>
      <w:lvlText w:val="%3."/>
      <w:lvlJc w:val="right"/>
      <w:pPr>
        <w:ind w:left="2117" w:hanging="180"/>
      </w:pPr>
    </w:lvl>
    <w:lvl w:ilvl="3" w:tplc="0419000F" w:tentative="1">
      <w:start w:val="1"/>
      <w:numFmt w:val="decimal"/>
      <w:lvlText w:val="%4."/>
      <w:lvlJc w:val="left"/>
      <w:pPr>
        <w:ind w:left="2837" w:hanging="360"/>
      </w:pPr>
    </w:lvl>
    <w:lvl w:ilvl="4" w:tplc="04190019" w:tentative="1">
      <w:start w:val="1"/>
      <w:numFmt w:val="lowerLetter"/>
      <w:lvlText w:val="%5."/>
      <w:lvlJc w:val="left"/>
      <w:pPr>
        <w:ind w:left="3557" w:hanging="360"/>
      </w:pPr>
    </w:lvl>
    <w:lvl w:ilvl="5" w:tplc="0419001B" w:tentative="1">
      <w:start w:val="1"/>
      <w:numFmt w:val="lowerRoman"/>
      <w:lvlText w:val="%6."/>
      <w:lvlJc w:val="right"/>
      <w:pPr>
        <w:ind w:left="4277" w:hanging="180"/>
      </w:pPr>
    </w:lvl>
    <w:lvl w:ilvl="6" w:tplc="0419000F" w:tentative="1">
      <w:start w:val="1"/>
      <w:numFmt w:val="decimal"/>
      <w:lvlText w:val="%7."/>
      <w:lvlJc w:val="left"/>
      <w:pPr>
        <w:ind w:left="4997" w:hanging="360"/>
      </w:pPr>
    </w:lvl>
    <w:lvl w:ilvl="7" w:tplc="04190019" w:tentative="1">
      <w:start w:val="1"/>
      <w:numFmt w:val="lowerLetter"/>
      <w:lvlText w:val="%8."/>
      <w:lvlJc w:val="left"/>
      <w:pPr>
        <w:ind w:left="5717" w:hanging="360"/>
      </w:pPr>
    </w:lvl>
    <w:lvl w:ilvl="8" w:tplc="0419001B" w:tentative="1">
      <w:start w:val="1"/>
      <w:numFmt w:val="lowerRoman"/>
      <w:lvlText w:val="%9."/>
      <w:lvlJc w:val="right"/>
      <w:pPr>
        <w:ind w:left="6437" w:hanging="180"/>
      </w:pPr>
    </w:lvl>
  </w:abstractNum>
  <w:num w:numId="1">
    <w:abstractNumId w:val="21"/>
  </w:num>
  <w:num w:numId="2">
    <w:abstractNumId w:val="4"/>
  </w:num>
  <w:num w:numId="3">
    <w:abstractNumId w:val="18"/>
  </w:num>
  <w:num w:numId="4">
    <w:abstractNumId w:val="8"/>
  </w:num>
  <w:num w:numId="5">
    <w:abstractNumId w:val="12"/>
  </w:num>
  <w:num w:numId="6">
    <w:abstractNumId w:val="7"/>
  </w:num>
  <w:num w:numId="7">
    <w:abstractNumId w:val="14"/>
  </w:num>
  <w:num w:numId="8">
    <w:abstractNumId w:val="6"/>
  </w:num>
  <w:num w:numId="9">
    <w:abstractNumId w:val="31"/>
  </w:num>
  <w:num w:numId="10">
    <w:abstractNumId w:val="22"/>
  </w:num>
  <w:num w:numId="11">
    <w:abstractNumId w:val="9"/>
  </w:num>
  <w:num w:numId="12">
    <w:abstractNumId w:val="13"/>
  </w:num>
  <w:num w:numId="13">
    <w:abstractNumId w:val="16"/>
  </w:num>
  <w:num w:numId="14">
    <w:abstractNumId w:val="29"/>
  </w:num>
  <w:num w:numId="15">
    <w:abstractNumId w:val="24"/>
  </w:num>
  <w:num w:numId="16">
    <w:abstractNumId w:val="27"/>
  </w:num>
  <w:num w:numId="17">
    <w:abstractNumId w:val="19"/>
  </w:num>
  <w:num w:numId="18">
    <w:abstractNumId w:val="3"/>
  </w:num>
  <w:num w:numId="19">
    <w:abstractNumId w:val="2"/>
  </w:num>
  <w:num w:numId="20">
    <w:abstractNumId w:val="0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3"/>
    </w:lvlOverride>
  </w:num>
  <w:num w:numId="24">
    <w:abstractNumId w:val="10"/>
  </w:num>
  <w:num w:numId="25">
    <w:abstractNumId w:val="23"/>
  </w:num>
  <w:num w:numId="26">
    <w:abstractNumId w:val="20"/>
  </w:num>
  <w:num w:numId="27">
    <w:abstractNumId w:val="30"/>
  </w:num>
  <w:num w:numId="28">
    <w:abstractNumId w:val="10"/>
    <w:lvlOverride w:ilvl="0">
      <w:startOverride w:val="2"/>
    </w:lvlOverride>
    <w:lvlOverride w:ilvl="1">
      <w:startOverride w:val="1"/>
    </w:lvlOverride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"/>
  </w:num>
  <w:num w:numId="32">
    <w:abstractNumId w:val="26"/>
  </w:num>
  <w:num w:numId="33">
    <w:abstractNumId w:val="28"/>
  </w:num>
  <w:num w:numId="34">
    <w:abstractNumId w:val="5"/>
  </w:num>
  <w:num w:numId="35">
    <w:abstractNumId w:val="15"/>
  </w:num>
  <w:num w:numId="36">
    <w:abstractNumId w:val="32"/>
  </w:num>
  <w:num w:numId="37">
    <w:abstractNumId w:val="11"/>
  </w:num>
  <w:num w:numId="38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CD6"/>
    <w:rsid w:val="0000160C"/>
    <w:rsid w:val="00004CC1"/>
    <w:rsid w:val="0000555D"/>
    <w:rsid w:val="00006F1A"/>
    <w:rsid w:val="00011648"/>
    <w:rsid w:val="00012A11"/>
    <w:rsid w:val="00013A0F"/>
    <w:rsid w:val="00013A20"/>
    <w:rsid w:val="00015167"/>
    <w:rsid w:val="00016579"/>
    <w:rsid w:val="000176D4"/>
    <w:rsid w:val="00021F8A"/>
    <w:rsid w:val="00026A2A"/>
    <w:rsid w:val="00027A59"/>
    <w:rsid w:val="00027ADD"/>
    <w:rsid w:val="0003125A"/>
    <w:rsid w:val="00031BA6"/>
    <w:rsid w:val="000321FD"/>
    <w:rsid w:val="00033995"/>
    <w:rsid w:val="00036D0E"/>
    <w:rsid w:val="00040F25"/>
    <w:rsid w:val="00041757"/>
    <w:rsid w:val="000424CF"/>
    <w:rsid w:val="000456E5"/>
    <w:rsid w:val="00047980"/>
    <w:rsid w:val="00051E74"/>
    <w:rsid w:val="00052365"/>
    <w:rsid w:val="000558CE"/>
    <w:rsid w:val="000604B7"/>
    <w:rsid w:val="000637BB"/>
    <w:rsid w:val="0006725E"/>
    <w:rsid w:val="0006796E"/>
    <w:rsid w:val="00070126"/>
    <w:rsid w:val="000731B1"/>
    <w:rsid w:val="0007342F"/>
    <w:rsid w:val="000734A0"/>
    <w:rsid w:val="00074423"/>
    <w:rsid w:val="000756BC"/>
    <w:rsid w:val="00075D14"/>
    <w:rsid w:val="00077242"/>
    <w:rsid w:val="00082AFE"/>
    <w:rsid w:val="00082B13"/>
    <w:rsid w:val="00084624"/>
    <w:rsid w:val="0008508F"/>
    <w:rsid w:val="000850C3"/>
    <w:rsid w:val="00092905"/>
    <w:rsid w:val="00093A47"/>
    <w:rsid w:val="00097044"/>
    <w:rsid w:val="000B3360"/>
    <w:rsid w:val="000B5B65"/>
    <w:rsid w:val="000C14F3"/>
    <w:rsid w:val="000D110B"/>
    <w:rsid w:val="000D3846"/>
    <w:rsid w:val="000D51C6"/>
    <w:rsid w:val="000E1327"/>
    <w:rsid w:val="000E63F2"/>
    <w:rsid w:val="000E68AC"/>
    <w:rsid w:val="000E7371"/>
    <w:rsid w:val="000E7A7A"/>
    <w:rsid w:val="000F5630"/>
    <w:rsid w:val="00102013"/>
    <w:rsid w:val="00104311"/>
    <w:rsid w:val="0010562A"/>
    <w:rsid w:val="00106B14"/>
    <w:rsid w:val="00106E27"/>
    <w:rsid w:val="00113FBC"/>
    <w:rsid w:val="0011601C"/>
    <w:rsid w:val="00117332"/>
    <w:rsid w:val="001239B6"/>
    <w:rsid w:val="001245E0"/>
    <w:rsid w:val="00125D86"/>
    <w:rsid w:val="00126BE5"/>
    <w:rsid w:val="001270DD"/>
    <w:rsid w:val="001347B2"/>
    <w:rsid w:val="001362D1"/>
    <w:rsid w:val="00145A45"/>
    <w:rsid w:val="00145C2D"/>
    <w:rsid w:val="00147A4D"/>
    <w:rsid w:val="001512C9"/>
    <w:rsid w:val="001557CB"/>
    <w:rsid w:val="00160EFF"/>
    <w:rsid w:val="00160F31"/>
    <w:rsid w:val="00162953"/>
    <w:rsid w:val="001629CE"/>
    <w:rsid w:val="0016386C"/>
    <w:rsid w:val="00170948"/>
    <w:rsid w:val="00176D9E"/>
    <w:rsid w:val="0017721C"/>
    <w:rsid w:val="00180081"/>
    <w:rsid w:val="001815ED"/>
    <w:rsid w:val="00185B5F"/>
    <w:rsid w:val="001873B2"/>
    <w:rsid w:val="0019736A"/>
    <w:rsid w:val="00197DA9"/>
    <w:rsid w:val="001A0636"/>
    <w:rsid w:val="001A0ADF"/>
    <w:rsid w:val="001A0D26"/>
    <w:rsid w:val="001A30AA"/>
    <w:rsid w:val="001B6B29"/>
    <w:rsid w:val="001B6B4A"/>
    <w:rsid w:val="001B6BEC"/>
    <w:rsid w:val="001C0560"/>
    <w:rsid w:val="001C2046"/>
    <w:rsid w:val="001C2F7D"/>
    <w:rsid w:val="001C301E"/>
    <w:rsid w:val="001C44B1"/>
    <w:rsid w:val="001C7F68"/>
    <w:rsid w:val="001D0736"/>
    <w:rsid w:val="001D182E"/>
    <w:rsid w:val="001D2576"/>
    <w:rsid w:val="001D5050"/>
    <w:rsid w:val="001D595A"/>
    <w:rsid w:val="001D62AB"/>
    <w:rsid w:val="001E0BF8"/>
    <w:rsid w:val="001E2703"/>
    <w:rsid w:val="001E378C"/>
    <w:rsid w:val="001E3C92"/>
    <w:rsid w:val="001E7C2B"/>
    <w:rsid w:val="001F0F0E"/>
    <w:rsid w:val="001F35DA"/>
    <w:rsid w:val="001F602F"/>
    <w:rsid w:val="00200124"/>
    <w:rsid w:val="00203263"/>
    <w:rsid w:val="0020593C"/>
    <w:rsid w:val="00205D29"/>
    <w:rsid w:val="002109BF"/>
    <w:rsid w:val="0021175F"/>
    <w:rsid w:val="002128ED"/>
    <w:rsid w:val="0021589D"/>
    <w:rsid w:val="00215EE7"/>
    <w:rsid w:val="0021783E"/>
    <w:rsid w:val="0022285F"/>
    <w:rsid w:val="00222F28"/>
    <w:rsid w:val="00222F98"/>
    <w:rsid w:val="00225D58"/>
    <w:rsid w:val="00227DCE"/>
    <w:rsid w:val="00235AB7"/>
    <w:rsid w:val="00236517"/>
    <w:rsid w:val="00241536"/>
    <w:rsid w:val="00242B2A"/>
    <w:rsid w:val="0024424E"/>
    <w:rsid w:val="002442E5"/>
    <w:rsid w:val="0024549A"/>
    <w:rsid w:val="00250B7C"/>
    <w:rsid w:val="00253130"/>
    <w:rsid w:val="002536BB"/>
    <w:rsid w:val="00256005"/>
    <w:rsid w:val="00256345"/>
    <w:rsid w:val="00257649"/>
    <w:rsid w:val="00260538"/>
    <w:rsid w:val="00261CCC"/>
    <w:rsid w:val="0026203C"/>
    <w:rsid w:val="00266F9D"/>
    <w:rsid w:val="0027094D"/>
    <w:rsid w:val="0027224E"/>
    <w:rsid w:val="002745A1"/>
    <w:rsid w:val="00274880"/>
    <w:rsid w:val="0027527C"/>
    <w:rsid w:val="00276F48"/>
    <w:rsid w:val="00280B3F"/>
    <w:rsid w:val="00281D77"/>
    <w:rsid w:val="00282B87"/>
    <w:rsid w:val="00286CBF"/>
    <w:rsid w:val="0029095F"/>
    <w:rsid w:val="0029121D"/>
    <w:rsid w:val="00291E58"/>
    <w:rsid w:val="00292EE4"/>
    <w:rsid w:val="00294BA8"/>
    <w:rsid w:val="00294F2B"/>
    <w:rsid w:val="00295495"/>
    <w:rsid w:val="002977DE"/>
    <w:rsid w:val="002A05C4"/>
    <w:rsid w:val="002A18F5"/>
    <w:rsid w:val="002A3184"/>
    <w:rsid w:val="002B2AE7"/>
    <w:rsid w:val="002B31E8"/>
    <w:rsid w:val="002C0D8E"/>
    <w:rsid w:val="002C19CD"/>
    <w:rsid w:val="002C1DB1"/>
    <w:rsid w:val="002C25D8"/>
    <w:rsid w:val="002C413C"/>
    <w:rsid w:val="002C4D76"/>
    <w:rsid w:val="002D0497"/>
    <w:rsid w:val="002D3FF4"/>
    <w:rsid w:val="002D5A42"/>
    <w:rsid w:val="002D66D7"/>
    <w:rsid w:val="002E5C13"/>
    <w:rsid w:val="002E6AD4"/>
    <w:rsid w:val="002E6D9B"/>
    <w:rsid w:val="002F1F2D"/>
    <w:rsid w:val="002F4261"/>
    <w:rsid w:val="002F6342"/>
    <w:rsid w:val="002F7C62"/>
    <w:rsid w:val="00300D49"/>
    <w:rsid w:val="00307785"/>
    <w:rsid w:val="003102CC"/>
    <w:rsid w:val="003112AC"/>
    <w:rsid w:val="00311DE9"/>
    <w:rsid w:val="0031340C"/>
    <w:rsid w:val="003156ED"/>
    <w:rsid w:val="00316663"/>
    <w:rsid w:val="003177A9"/>
    <w:rsid w:val="00324355"/>
    <w:rsid w:val="00325D10"/>
    <w:rsid w:val="00326777"/>
    <w:rsid w:val="00331728"/>
    <w:rsid w:val="003331EB"/>
    <w:rsid w:val="00335A01"/>
    <w:rsid w:val="003363CD"/>
    <w:rsid w:val="00337717"/>
    <w:rsid w:val="0034131E"/>
    <w:rsid w:val="00341903"/>
    <w:rsid w:val="0034591F"/>
    <w:rsid w:val="00347540"/>
    <w:rsid w:val="00350BC4"/>
    <w:rsid w:val="00354BD0"/>
    <w:rsid w:val="003553EA"/>
    <w:rsid w:val="00360373"/>
    <w:rsid w:val="00360F75"/>
    <w:rsid w:val="00364C23"/>
    <w:rsid w:val="00370606"/>
    <w:rsid w:val="00370A11"/>
    <w:rsid w:val="00370AC9"/>
    <w:rsid w:val="00371E79"/>
    <w:rsid w:val="00372EF2"/>
    <w:rsid w:val="00373BE6"/>
    <w:rsid w:val="00376236"/>
    <w:rsid w:val="00380305"/>
    <w:rsid w:val="003818E4"/>
    <w:rsid w:val="003827FF"/>
    <w:rsid w:val="00383554"/>
    <w:rsid w:val="00387149"/>
    <w:rsid w:val="00390242"/>
    <w:rsid w:val="00391AA7"/>
    <w:rsid w:val="00391DD3"/>
    <w:rsid w:val="0039572F"/>
    <w:rsid w:val="003A11BF"/>
    <w:rsid w:val="003A17A5"/>
    <w:rsid w:val="003A1988"/>
    <w:rsid w:val="003A3C41"/>
    <w:rsid w:val="003A4057"/>
    <w:rsid w:val="003A4CAC"/>
    <w:rsid w:val="003A4F82"/>
    <w:rsid w:val="003B4AC7"/>
    <w:rsid w:val="003B5400"/>
    <w:rsid w:val="003B5CCA"/>
    <w:rsid w:val="003B72CB"/>
    <w:rsid w:val="003C1012"/>
    <w:rsid w:val="003C2957"/>
    <w:rsid w:val="003C3C6D"/>
    <w:rsid w:val="003C5C1D"/>
    <w:rsid w:val="003C6AE9"/>
    <w:rsid w:val="003D0162"/>
    <w:rsid w:val="003D0D6A"/>
    <w:rsid w:val="003D16EE"/>
    <w:rsid w:val="003E17CA"/>
    <w:rsid w:val="003E31FB"/>
    <w:rsid w:val="003E34B5"/>
    <w:rsid w:val="003E5484"/>
    <w:rsid w:val="003E7C77"/>
    <w:rsid w:val="003F7CD7"/>
    <w:rsid w:val="004037FB"/>
    <w:rsid w:val="004123F2"/>
    <w:rsid w:val="004150C1"/>
    <w:rsid w:val="00415173"/>
    <w:rsid w:val="004163DE"/>
    <w:rsid w:val="00420772"/>
    <w:rsid w:val="004213A5"/>
    <w:rsid w:val="00422DA8"/>
    <w:rsid w:val="0042446C"/>
    <w:rsid w:val="00425526"/>
    <w:rsid w:val="00426773"/>
    <w:rsid w:val="0043067A"/>
    <w:rsid w:val="0043144E"/>
    <w:rsid w:val="004339CA"/>
    <w:rsid w:val="00434D6E"/>
    <w:rsid w:val="00435372"/>
    <w:rsid w:val="00443EBA"/>
    <w:rsid w:val="00444369"/>
    <w:rsid w:val="00445C51"/>
    <w:rsid w:val="00445E39"/>
    <w:rsid w:val="00447753"/>
    <w:rsid w:val="00452990"/>
    <w:rsid w:val="00457A50"/>
    <w:rsid w:val="00461E53"/>
    <w:rsid w:val="00462780"/>
    <w:rsid w:val="00463E6B"/>
    <w:rsid w:val="00465370"/>
    <w:rsid w:val="004659F4"/>
    <w:rsid w:val="004702D8"/>
    <w:rsid w:val="004733E4"/>
    <w:rsid w:val="004735B2"/>
    <w:rsid w:val="00474E70"/>
    <w:rsid w:val="0047798D"/>
    <w:rsid w:val="00477D7B"/>
    <w:rsid w:val="00480CF3"/>
    <w:rsid w:val="00484403"/>
    <w:rsid w:val="0048569C"/>
    <w:rsid w:val="00485879"/>
    <w:rsid w:val="00486D66"/>
    <w:rsid w:val="00487986"/>
    <w:rsid w:val="00491F57"/>
    <w:rsid w:val="00492B16"/>
    <w:rsid w:val="004A12BC"/>
    <w:rsid w:val="004A1CD6"/>
    <w:rsid w:val="004A20E3"/>
    <w:rsid w:val="004A27E4"/>
    <w:rsid w:val="004A40B8"/>
    <w:rsid w:val="004A5436"/>
    <w:rsid w:val="004A61A0"/>
    <w:rsid w:val="004A789A"/>
    <w:rsid w:val="004B1051"/>
    <w:rsid w:val="004B41AC"/>
    <w:rsid w:val="004C0646"/>
    <w:rsid w:val="004C092A"/>
    <w:rsid w:val="004C1744"/>
    <w:rsid w:val="004C3AE3"/>
    <w:rsid w:val="004C563A"/>
    <w:rsid w:val="004C7278"/>
    <w:rsid w:val="004D3DBF"/>
    <w:rsid w:val="004D3E6E"/>
    <w:rsid w:val="004D67AC"/>
    <w:rsid w:val="004D6BD0"/>
    <w:rsid w:val="004D7291"/>
    <w:rsid w:val="004D7817"/>
    <w:rsid w:val="004D79BC"/>
    <w:rsid w:val="004D7A08"/>
    <w:rsid w:val="004E1190"/>
    <w:rsid w:val="004E26AF"/>
    <w:rsid w:val="004E3414"/>
    <w:rsid w:val="004E4169"/>
    <w:rsid w:val="004E4E3A"/>
    <w:rsid w:val="004E7132"/>
    <w:rsid w:val="004F0941"/>
    <w:rsid w:val="004F0B31"/>
    <w:rsid w:val="004F1689"/>
    <w:rsid w:val="004F46B2"/>
    <w:rsid w:val="004F56C4"/>
    <w:rsid w:val="004F5C34"/>
    <w:rsid w:val="004F7FF5"/>
    <w:rsid w:val="00502995"/>
    <w:rsid w:val="00502DF4"/>
    <w:rsid w:val="005055F0"/>
    <w:rsid w:val="00505937"/>
    <w:rsid w:val="00505D2D"/>
    <w:rsid w:val="00506074"/>
    <w:rsid w:val="005073EA"/>
    <w:rsid w:val="00511166"/>
    <w:rsid w:val="00513432"/>
    <w:rsid w:val="00514421"/>
    <w:rsid w:val="0051732C"/>
    <w:rsid w:val="00517F4A"/>
    <w:rsid w:val="00520286"/>
    <w:rsid w:val="00522F8B"/>
    <w:rsid w:val="00523644"/>
    <w:rsid w:val="005253AA"/>
    <w:rsid w:val="00527B89"/>
    <w:rsid w:val="00530AFC"/>
    <w:rsid w:val="0053302B"/>
    <w:rsid w:val="005352FC"/>
    <w:rsid w:val="00536E45"/>
    <w:rsid w:val="00542A92"/>
    <w:rsid w:val="00543ADE"/>
    <w:rsid w:val="00550CE7"/>
    <w:rsid w:val="00551F7F"/>
    <w:rsid w:val="005570B6"/>
    <w:rsid w:val="0056159E"/>
    <w:rsid w:val="005661D0"/>
    <w:rsid w:val="0056652C"/>
    <w:rsid w:val="00570EEE"/>
    <w:rsid w:val="005711CC"/>
    <w:rsid w:val="005713FA"/>
    <w:rsid w:val="00571483"/>
    <w:rsid w:val="00571615"/>
    <w:rsid w:val="00575C67"/>
    <w:rsid w:val="00576EAC"/>
    <w:rsid w:val="00583EC5"/>
    <w:rsid w:val="005866DC"/>
    <w:rsid w:val="005869B4"/>
    <w:rsid w:val="005917E8"/>
    <w:rsid w:val="00595113"/>
    <w:rsid w:val="00597FDB"/>
    <w:rsid w:val="005A257D"/>
    <w:rsid w:val="005A2C2A"/>
    <w:rsid w:val="005A3E61"/>
    <w:rsid w:val="005A5E8C"/>
    <w:rsid w:val="005A6C01"/>
    <w:rsid w:val="005A6C58"/>
    <w:rsid w:val="005A72E5"/>
    <w:rsid w:val="005B0144"/>
    <w:rsid w:val="005B29EC"/>
    <w:rsid w:val="005B3338"/>
    <w:rsid w:val="005B34A9"/>
    <w:rsid w:val="005B3EEF"/>
    <w:rsid w:val="005B576D"/>
    <w:rsid w:val="005B5B29"/>
    <w:rsid w:val="005C4AFA"/>
    <w:rsid w:val="005C5F0B"/>
    <w:rsid w:val="005D0A75"/>
    <w:rsid w:val="005D1715"/>
    <w:rsid w:val="005D6BD6"/>
    <w:rsid w:val="005D77CD"/>
    <w:rsid w:val="005E3029"/>
    <w:rsid w:val="005E4729"/>
    <w:rsid w:val="005E71B2"/>
    <w:rsid w:val="005E7660"/>
    <w:rsid w:val="005F0907"/>
    <w:rsid w:val="005F27D0"/>
    <w:rsid w:val="005F27EC"/>
    <w:rsid w:val="005F3526"/>
    <w:rsid w:val="005F68F9"/>
    <w:rsid w:val="005F77E3"/>
    <w:rsid w:val="006013B2"/>
    <w:rsid w:val="00603F90"/>
    <w:rsid w:val="006046AE"/>
    <w:rsid w:val="0060629D"/>
    <w:rsid w:val="00606448"/>
    <w:rsid w:val="006210E2"/>
    <w:rsid w:val="00621258"/>
    <w:rsid w:val="00621E15"/>
    <w:rsid w:val="00631850"/>
    <w:rsid w:val="00632882"/>
    <w:rsid w:val="00636178"/>
    <w:rsid w:val="006373B8"/>
    <w:rsid w:val="0064241F"/>
    <w:rsid w:val="00642A98"/>
    <w:rsid w:val="00646281"/>
    <w:rsid w:val="00650E29"/>
    <w:rsid w:val="00651F69"/>
    <w:rsid w:val="00652BEE"/>
    <w:rsid w:val="00654480"/>
    <w:rsid w:val="00657948"/>
    <w:rsid w:val="006635BF"/>
    <w:rsid w:val="00663633"/>
    <w:rsid w:val="00664C35"/>
    <w:rsid w:val="00665033"/>
    <w:rsid w:val="00673030"/>
    <w:rsid w:val="0067395B"/>
    <w:rsid w:val="00674082"/>
    <w:rsid w:val="006751D0"/>
    <w:rsid w:val="00675CA5"/>
    <w:rsid w:val="00680C52"/>
    <w:rsid w:val="0068493A"/>
    <w:rsid w:val="00686A97"/>
    <w:rsid w:val="006905E2"/>
    <w:rsid w:val="00691CFD"/>
    <w:rsid w:val="00692B24"/>
    <w:rsid w:val="006930A4"/>
    <w:rsid w:val="00693B49"/>
    <w:rsid w:val="0069765F"/>
    <w:rsid w:val="006A1A91"/>
    <w:rsid w:val="006A2865"/>
    <w:rsid w:val="006A457E"/>
    <w:rsid w:val="006A60DC"/>
    <w:rsid w:val="006A6C96"/>
    <w:rsid w:val="006B08AD"/>
    <w:rsid w:val="006B1A6A"/>
    <w:rsid w:val="006B3B59"/>
    <w:rsid w:val="006B5708"/>
    <w:rsid w:val="006B6E44"/>
    <w:rsid w:val="006C09E2"/>
    <w:rsid w:val="006C5FEE"/>
    <w:rsid w:val="006D172B"/>
    <w:rsid w:val="006D2D45"/>
    <w:rsid w:val="006D460E"/>
    <w:rsid w:val="006D69B2"/>
    <w:rsid w:val="006E01E7"/>
    <w:rsid w:val="006E12C6"/>
    <w:rsid w:val="006E3382"/>
    <w:rsid w:val="006E4627"/>
    <w:rsid w:val="006E4EE5"/>
    <w:rsid w:val="006E6BEE"/>
    <w:rsid w:val="006F08A5"/>
    <w:rsid w:val="006F0C60"/>
    <w:rsid w:val="006F5A58"/>
    <w:rsid w:val="006F7E97"/>
    <w:rsid w:val="0070134C"/>
    <w:rsid w:val="00705DA6"/>
    <w:rsid w:val="0071096B"/>
    <w:rsid w:val="007123B5"/>
    <w:rsid w:val="00712ACC"/>
    <w:rsid w:val="007136AB"/>
    <w:rsid w:val="00714EE9"/>
    <w:rsid w:val="00715259"/>
    <w:rsid w:val="007159D1"/>
    <w:rsid w:val="007201C2"/>
    <w:rsid w:val="007206CD"/>
    <w:rsid w:val="007214A8"/>
    <w:rsid w:val="00724B49"/>
    <w:rsid w:val="00732FBA"/>
    <w:rsid w:val="007344A8"/>
    <w:rsid w:val="00735077"/>
    <w:rsid w:val="00735292"/>
    <w:rsid w:val="00736AA4"/>
    <w:rsid w:val="00744A99"/>
    <w:rsid w:val="0074675F"/>
    <w:rsid w:val="00747B16"/>
    <w:rsid w:val="00747D18"/>
    <w:rsid w:val="007503A6"/>
    <w:rsid w:val="00750F38"/>
    <w:rsid w:val="00751FF8"/>
    <w:rsid w:val="0075294F"/>
    <w:rsid w:val="007530B8"/>
    <w:rsid w:val="007539BB"/>
    <w:rsid w:val="00754A92"/>
    <w:rsid w:val="00755483"/>
    <w:rsid w:val="00756428"/>
    <w:rsid w:val="00756B44"/>
    <w:rsid w:val="007611B4"/>
    <w:rsid w:val="00770A12"/>
    <w:rsid w:val="0077190B"/>
    <w:rsid w:val="00775CB9"/>
    <w:rsid w:val="00777FBC"/>
    <w:rsid w:val="00780825"/>
    <w:rsid w:val="00781873"/>
    <w:rsid w:val="00783AD2"/>
    <w:rsid w:val="007847A5"/>
    <w:rsid w:val="00796702"/>
    <w:rsid w:val="0079676D"/>
    <w:rsid w:val="00796911"/>
    <w:rsid w:val="00796BDD"/>
    <w:rsid w:val="007A1AC1"/>
    <w:rsid w:val="007B10A2"/>
    <w:rsid w:val="007B3CB0"/>
    <w:rsid w:val="007B3D8E"/>
    <w:rsid w:val="007B4371"/>
    <w:rsid w:val="007B6789"/>
    <w:rsid w:val="007C5BF6"/>
    <w:rsid w:val="007C7ED7"/>
    <w:rsid w:val="007D0373"/>
    <w:rsid w:val="007D16E6"/>
    <w:rsid w:val="007D71E7"/>
    <w:rsid w:val="007E4FC8"/>
    <w:rsid w:val="007F016B"/>
    <w:rsid w:val="007F1A75"/>
    <w:rsid w:val="007F1CE1"/>
    <w:rsid w:val="007F333C"/>
    <w:rsid w:val="007F34D2"/>
    <w:rsid w:val="007F3E05"/>
    <w:rsid w:val="007F5434"/>
    <w:rsid w:val="007F5A6E"/>
    <w:rsid w:val="007F725D"/>
    <w:rsid w:val="007F7942"/>
    <w:rsid w:val="00800B5E"/>
    <w:rsid w:val="008020D2"/>
    <w:rsid w:val="008026CD"/>
    <w:rsid w:val="008035E7"/>
    <w:rsid w:val="00803AD1"/>
    <w:rsid w:val="008075E4"/>
    <w:rsid w:val="00810745"/>
    <w:rsid w:val="00811E11"/>
    <w:rsid w:val="00812071"/>
    <w:rsid w:val="008129AE"/>
    <w:rsid w:val="008137AE"/>
    <w:rsid w:val="00814248"/>
    <w:rsid w:val="0081494C"/>
    <w:rsid w:val="0081697A"/>
    <w:rsid w:val="00831841"/>
    <w:rsid w:val="00832503"/>
    <w:rsid w:val="00832BFB"/>
    <w:rsid w:val="00835610"/>
    <w:rsid w:val="00835E5F"/>
    <w:rsid w:val="008438F5"/>
    <w:rsid w:val="00843F07"/>
    <w:rsid w:val="0085083A"/>
    <w:rsid w:val="00855CFD"/>
    <w:rsid w:val="00857706"/>
    <w:rsid w:val="00857802"/>
    <w:rsid w:val="00860B1C"/>
    <w:rsid w:val="00860DC6"/>
    <w:rsid w:val="0086264C"/>
    <w:rsid w:val="00862E7C"/>
    <w:rsid w:val="00864D75"/>
    <w:rsid w:val="008657E3"/>
    <w:rsid w:val="0086641B"/>
    <w:rsid w:val="008712B9"/>
    <w:rsid w:val="00872125"/>
    <w:rsid w:val="0087220C"/>
    <w:rsid w:val="00872B3F"/>
    <w:rsid w:val="00873A17"/>
    <w:rsid w:val="0087646E"/>
    <w:rsid w:val="00880E06"/>
    <w:rsid w:val="0088558D"/>
    <w:rsid w:val="008863A4"/>
    <w:rsid w:val="00891813"/>
    <w:rsid w:val="008937AB"/>
    <w:rsid w:val="00893D09"/>
    <w:rsid w:val="00896D0F"/>
    <w:rsid w:val="008A18B6"/>
    <w:rsid w:val="008A5808"/>
    <w:rsid w:val="008B0C97"/>
    <w:rsid w:val="008B1046"/>
    <w:rsid w:val="008B1B84"/>
    <w:rsid w:val="008B20B9"/>
    <w:rsid w:val="008C3224"/>
    <w:rsid w:val="008C3C63"/>
    <w:rsid w:val="008C7325"/>
    <w:rsid w:val="008D1448"/>
    <w:rsid w:val="008D1D44"/>
    <w:rsid w:val="008D389E"/>
    <w:rsid w:val="008D3A18"/>
    <w:rsid w:val="008D41F3"/>
    <w:rsid w:val="008D49EF"/>
    <w:rsid w:val="008D5075"/>
    <w:rsid w:val="008D5518"/>
    <w:rsid w:val="008E1E54"/>
    <w:rsid w:val="008E23C8"/>
    <w:rsid w:val="008E287A"/>
    <w:rsid w:val="008E5B03"/>
    <w:rsid w:val="008E6313"/>
    <w:rsid w:val="008E69F8"/>
    <w:rsid w:val="008E7EAB"/>
    <w:rsid w:val="008F1D65"/>
    <w:rsid w:val="008F2F63"/>
    <w:rsid w:val="008F546D"/>
    <w:rsid w:val="008F61C5"/>
    <w:rsid w:val="008F7254"/>
    <w:rsid w:val="008F7CEF"/>
    <w:rsid w:val="00901001"/>
    <w:rsid w:val="00901FF6"/>
    <w:rsid w:val="009026A5"/>
    <w:rsid w:val="00903347"/>
    <w:rsid w:val="00905051"/>
    <w:rsid w:val="009058F3"/>
    <w:rsid w:val="00910454"/>
    <w:rsid w:val="009120C1"/>
    <w:rsid w:val="00913260"/>
    <w:rsid w:val="00917CC9"/>
    <w:rsid w:val="0092093F"/>
    <w:rsid w:val="00923202"/>
    <w:rsid w:val="0092429E"/>
    <w:rsid w:val="00925F51"/>
    <w:rsid w:val="00926F96"/>
    <w:rsid w:val="009322EE"/>
    <w:rsid w:val="00932CEB"/>
    <w:rsid w:val="00933AC7"/>
    <w:rsid w:val="009341B3"/>
    <w:rsid w:val="00934946"/>
    <w:rsid w:val="00936177"/>
    <w:rsid w:val="00941BCA"/>
    <w:rsid w:val="00960280"/>
    <w:rsid w:val="009632FA"/>
    <w:rsid w:val="009662CC"/>
    <w:rsid w:val="00970A93"/>
    <w:rsid w:val="00970AC2"/>
    <w:rsid w:val="009714B5"/>
    <w:rsid w:val="00971DC2"/>
    <w:rsid w:val="00974E30"/>
    <w:rsid w:val="00977271"/>
    <w:rsid w:val="0098070D"/>
    <w:rsid w:val="00981D82"/>
    <w:rsid w:val="00982234"/>
    <w:rsid w:val="00984A2F"/>
    <w:rsid w:val="00985AB9"/>
    <w:rsid w:val="009867B9"/>
    <w:rsid w:val="00990370"/>
    <w:rsid w:val="009913C5"/>
    <w:rsid w:val="009929BC"/>
    <w:rsid w:val="00993363"/>
    <w:rsid w:val="00993490"/>
    <w:rsid w:val="009940CC"/>
    <w:rsid w:val="009A1764"/>
    <w:rsid w:val="009A22B7"/>
    <w:rsid w:val="009A2BAE"/>
    <w:rsid w:val="009B1355"/>
    <w:rsid w:val="009B1A88"/>
    <w:rsid w:val="009B1BB5"/>
    <w:rsid w:val="009B371D"/>
    <w:rsid w:val="009B3D10"/>
    <w:rsid w:val="009B4164"/>
    <w:rsid w:val="009C3E3C"/>
    <w:rsid w:val="009C75EE"/>
    <w:rsid w:val="009D01AD"/>
    <w:rsid w:val="009D346A"/>
    <w:rsid w:val="009D41CC"/>
    <w:rsid w:val="009D6287"/>
    <w:rsid w:val="009D6710"/>
    <w:rsid w:val="009E1492"/>
    <w:rsid w:val="009E4539"/>
    <w:rsid w:val="009E6391"/>
    <w:rsid w:val="009E787D"/>
    <w:rsid w:val="009F01AC"/>
    <w:rsid w:val="009F342D"/>
    <w:rsid w:val="009F4829"/>
    <w:rsid w:val="009F6710"/>
    <w:rsid w:val="009F739E"/>
    <w:rsid w:val="009F73FF"/>
    <w:rsid w:val="00A028DF"/>
    <w:rsid w:val="00A02BF2"/>
    <w:rsid w:val="00A05378"/>
    <w:rsid w:val="00A05942"/>
    <w:rsid w:val="00A07F1E"/>
    <w:rsid w:val="00A12255"/>
    <w:rsid w:val="00A13501"/>
    <w:rsid w:val="00A15104"/>
    <w:rsid w:val="00A22F5A"/>
    <w:rsid w:val="00A31672"/>
    <w:rsid w:val="00A32008"/>
    <w:rsid w:val="00A34032"/>
    <w:rsid w:val="00A346DC"/>
    <w:rsid w:val="00A34FA2"/>
    <w:rsid w:val="00A410A2"/>
    <w:rsid w:val="00A45DD6"/>
    <w:rsid w:val="00A50638"/>
    <w:rsid w:val="00A50FE2"/>
    <w:rsid w:val="00A513FA"/>
    <w:rsid w:val="00A51FB2"/>
    <w:rsid w:val="00A523D5"/>
    <w:rsid w:val="00A54907"/>
    <w:rsid w:val="00A5719D"/>
    <w:rsid w:val="00A57D40"/>
    <w:rsid w:val="00A632F4"/>
    <w:rsid w:val="00A64A50"/>
    <w:rsid w:val="00A674F2"/>
    <w:rsid w:val="00A67C2A"/>
    <w:rsid w:val="00A70035"/>
    <w:rsid w:val="00A70A8F"/>
    <w:rsid w:val="00A73659"/>
    <w:rsid w:val="00A753BA"/>
    <w:rsid w:val="00A76D56"/>
    <w:rsid w:val="00A8175C"/>
    <w:rsid w:val="00A81E05"/>
    <w:rsid w:val="00A83CA4"/>
    <w:rsid w:val="00A91CDC"/>
    <w:rsid w:val="00AA492D"/>
    <w:rsid w:val="00AA49EE"/>
    <w:rsid w:val="00AA73C2"/>
    <w:rsid w:val="00AB1100"/>
    <w:rsid w:val="00AB1743"/>
    <w:rsid w:val="00AB28F3"/>
    <w:rsid w:val="00AB2DE1"/>
    <w:rsid w:val="00AB35DB"/>
    <w:rsid w:val="00AB5231"/>
    <w:rsid w:val="00AB6703"/>
    <w:rsid w:val="00AC04C9"/>
    <w:rsid w:val="00AC237A"/>
    <w:rsid w:val="00AC2A93"/>
    <w:rsid w:val="00AC400A"/>
    <w:rsid w:val="00AD0F79"/>
    <w:rsid w:val="00AD13B3"/>
    <w:rsid w:val="00AE030C"/>
    <w:rsid w:val="00AE4492"/>
    <w:rsid w:val="00AF315C"/>
    <w:rsid w:val="00AF5FB6"/>
    <w:rsid w:val="00AF6EAB"/>
    <w:rsid w:val="00AF7E13"/>
    <w:rsid w:val="00B002F5"/>
    <w:rsid w:val="00B037D4"/>
    <w:rsid w:val="00B05ED2"/>
    <w:rsid w:val="00B06551"/>
    <w:rsid w:val="00B067C6"/>
    <w:rsid w:val="00B0698F"/>
    <w:rsid w:val="00B07A8B"/>
    <w:rsid w:val="00B11C5D"/>
    <w:rsid w:val="00B146E0"/>
    <w:rsid w:val="00B160CA"/>
    <w:rsid w:val="00B169A2"/>
    <w:rsid w:val="00B227D6"/>
    <w:rsid w:val="00B23529"/>
    <w:rsid w:val="00B2358E"/>
    <w:rsid w:val="00B237AB"/>
    <w:rsid w:val="00B24543"/>
    <w:rsid w:val="00B24602"/>
    <w:rsid w:val="00B247CB"/>
    <w:rsid w:val="00B258ED"/>
    <w:rsid w:val="00B25CC4"/>
    <w:rsid w:val="00B316E9"/>
    <w:rsid w:val="00B33C1C"/>
    <w:rsid w:val="00B40F4F"/>
    <w:rsid w:val="00B416B0"/>
    <w:rsid w:val="00B41871"/>
    <w:rsid w:val="00B434D3"/>
    <w:rsid w:val="00B43905"/>
    <w:rsid w:val="00B454AE"/>
    <w:rsid w:val="00B47015"/>
    <w:rsid w:val="00B47C96"/>
    <w:rsid w:val="00B501E4"/>
    <w:rsid w:val="00B52497"/>
    <w:rsid w:val="00B539E2"/>
    <w:rsid w:val="00B54B2F"/>
    <w:rsid w:val="00B553F6"/>
    <w:rsid w:val="00B56F02"/>
    <w:rsid w:val="00B57CDD"/>
    <w:rsid w:val="00B60051"/>
    <w:rsid w:val="00B608BF"/>
    <w:rsid w:val="00B61CED"/>
    <w:rsid w:val="00B62453"/>
    <w:rsid w:val="00B630F9"/>
    <w:rsid w:val="00B6394A"/>
    <w:rsid w:val="00B63A5E"/>
    <w:rsid w:val="00B70786"/>
    <w:rsid w:val="00B72067"/>
    <w:rsid w:val="00B73BA1"/>
    <w:rsid w:val="00B743E9"/>
    <w:rsid w:val="00B74B17"/>
    <w:rsid w:val="00B762E1"/>
    <w:rsid w:val="00B76AAD"/>
    <w:rsid w:val="00B77530"/>
    <w:rsid w:val="00B8013B"/>
    <w:rsid w:val="00B8109C"/>
    <w:rsid w:val="00B85579"/>
    <w:rsid w:val="00B87E4A"/>
    <w:rsid w:val="00B90219"/>
    <w:rsid w:val="00B91CA3"/>
    <w:rsid w:val="00B926BB"/>
    <w:rsid w:val="00B94C54"/>
    <w:rsid w:val="00B977E4"/>
    <w:rsid w:val="00BA4B03"/>
    <w:rsid w:val="00BA623D"/>
    <w:rsid w:val="00BA6384"/>
    <w:rsid w:val="00BB1EFE"/>
    <w:rsid w:val="00BB3122"/>
    <w:rsid w:val="00BB3216"/>
    <w:rsid w:val="00BB4B07"/>
    <w:rsid w:val="00BC0C37"/>
    <w:rsid w:val="00BC4596"/>
    <w:rsid w:val="00BC495E"/>
    <w:rsid w:val="00BC5020"/>
    <w:rsid w:val="00BC7DCD"/>
    <w:rsid w:val="00BD0774"/>
    <w:rsid w:val="00BD1851"/>
    <w:rsid w:val="00BE0A15"/>
    <w:rsid w:val="00BE1699"/>
    <w:rsid w:val="00BE1802"/>
    <w:rsid w:val="00BE4D99"/>
    <w:rsid w:val="00BE783E"/>
    <w:rsid w:val="00BF19EE"/>
    <w:rsid w:val="00BF2B69"/>
    <w:rsid w:val="00BF3A69"/>
    <w:rsid w:val="00BF40DA"/>
    <w:rsid w:val="00C012DD"/>
    <w:rsid w:val="00C10F28"/>
    <w:rsid w:val="00C115D0"/>
    <w:rsid w:val="00C12AB9"/>
    <w:rsid w:val="00C1332E"/>
    <w:rsid w:val="00C14B24"/>
    <w:rsid w:val="00C156EE"/>
    <w:rsid w:val="00C21C5D"/>
    <w:rsid w:val="00C2254E"/>
    <w:rsid w:val="00C30C68"/>
    <w:rsid w:val="00C3534E"/>
    <w:rsid w:val="00C418EF"/>
    <w:rsid w:val="00C42329"/>
    <w:rsid w:val="00C43B7F"/>
    <w:rsid w:val="00C44A8F"/>
    <w:rsid w:val="00C47875"/>
    <w:rsid w:val="00C52160"/>
    <w:rsid w:val="00C52733"/>
    <w:rsid w:val="00C52B37"/>
    <w:rsid w:val="00C62C43"/>
    <w:rsid w:val="00C63DCA"/>
    <w:rsid w:val="00C6683F"/>
    <w:rsid w:val="00C7189E"/>
    <w:rsid w:val="00C756F0"/>
    <w:rsid w:val="00C80DF5"/>
    <w:rsid w:val="00C81D3A"/>
    <w:rsid w:val="00C83A2F"/>
    <w:rsid w:val="00C84C28"/>
    <w:rsid w:val="00C85EA9"/>
    <w:rsid w:val="00C86CCF"/>
    <w:rsid w:val="00C90006"/>
    <w:rsid w:val="00C9380D"/>
    <w:rsid w:val="00C953FE"/>
    <w:rsid w:val="00C958BE"/>
    <w:rsid w:val="00CA0D99"/>
    <w:rsid w:val="00CA1625"/>
    <w:rsid w:val="00CB0B48"/>
    <w:rsid w:val="00CB2706"/>
    <w:rsid w:val="00CB2803"/>
    <w:rsid w:val="00CB6B34"/>
    <w:rsid w:val="00CC1687"/>
    <w:rsid w:val="00CC1839"/>
    <w:rsid w:val="00CC23F2"/>
    <w:rsid w:val="00CC5F53"/>
    <w:rsid w:val="00CC6402"/>
    <w:rsid w:val="00CC7F5A"/>
    <w:rsid w:val="00CD0135"/>
    <w:rsid w:val="00CD21F2"/>
    <w:rsid w:val="00CE05DE"/>
    <w:rsid w:val="00CE0907"/>
    <w:rsid w:val="00CE0CE6"/>
    <w:rsid w:val="00CE4273"/>
    <w:rsid w:val="00CE61BB"/>
    <w:rsid w:val="00CE6724"/>
    <w:rsid w:val="00CF01AA"/>
    <w:rsid w:val="00CF0BFC"/>
    <w:rsid w:val="00CF152A"/>
    <w:rsid w:val="00CF1E6A"/>
    <w:rsid w:val="00CF4599"/>
    <w:rsid w:val="00CF74F5"/>
    <w:rsid w:val="00D00A4F"/>
    <w:rsid w:val="00D021BF"/>
    <w:rsid w:val="00D077B2"/>
    <w:rsid w:val="00D14B4F"/>
    <w:rsid w:val="00D166A9"/>
    <w:rsid w:val="00D16724"/>
    <w:rsid w:val="00D17BE7"/>
    <w:rsid w:val="00D21433"/>
    <w:rsid w:val="00D21505"/>
    <w:rsid w:val="00D2353A"/>
    <w:rsid w:val="00D2418E"/>
    <w:rsid w:val="00D24FA5"/>
    <w:rsid w:val="00D2638B"/>
    <w:rsid w:val="00D27337"/>
    <w:rsid w:val="00D27814"/>
    <w:rsid w:val="00D30DDB"/>
    <w:rsid w:val="00D32D5F"/>
    <w:rsid w:val="00D33BF1"/>
    <w:rsid w:val="00D343EB"/>
    <w:rsid w:val="00D34C11"/>
    <w:rsid w:val="00D34E95"/>
    <w:rsid w:val="00D352E5"/>
    <w:rsid w:val="00D414E0"/>
    <w:rsid w:val="00D443FE"/>
    <w:rsid w:val="00D459D6"/>
    <w:rsid w:val="00D464D3"/>
    <w:rsid w:val="00D47BB5"/>
    <w:rsid w:val="00D52FCC"/>
    <w:rsid w:val="00D56ED8"/>
    <w:rsid w:val="00D575B1"/>
    <w:rsid w:val="00D60E57"/>
    <w:rsid w:val="00D65785"/>
    <w:rsid w:val="00D66FFA"/>
    <w:rsid w:val="00D7570E"/>
    <w:rsid w:val="00D76219"/>
    <w:rsid w:val="00D76C61"/>
    <w:rsid w:val="00D76CC7"/>
    <w:rsid w:val="00D77615"/>
    <w:rsid w:val="00D8066B"/>
    <w:rsid w:val="00D81BD1"/>
    <w:rsid w:val="00D83301"/>
    <w:rsid w:val="00D848D8"/>
    <w:rsid w:val="00D851AF"/>
    <w:rsid w:val="00D85A65"/>
    <w:rsid w:val="00D861B6"/>
    <w:rsid w:val="00D86AB0"/>
    <w:rsid w:val="00D91B2E"/>
    <w:rsid w:val="00D91B77"/>
    <w:rsid w:val="00D91E25"/>
    <w:rsid w:val="00D91E2F"/>
    <w:rsid w:val="00D95385"/>
    <w:rsid w:val="00D97F74"/>
    <w:rsid w:val="00DA4C39"/>
    <w:rsid w:val="00DA54DC"/>
    <w:rsid w:val="00DA62B1"/>
    <w:rsid w:val="00DB52E3"/>
    <w:rsid w:val="00DC12F2"/>
    <w:rsid w:val="00DC192B"/>
    <w:rsid w:val="00DC2F93"/>
    <w:rsid w:val="00DC4EFB"/>
    <w:rsid w:val="00DC4F13"/>
    <w:rsid w:val="00DC7B6E"/>
    <w:rsid w:val="00DD4D96"/>
    <w:rsid w:val="00DD7AE9"/>
    <w:rsid w:val="00DE130C"/>
    <w:rsid w:val="00DE244C"/>
    <w:rsid w:val="00DE2E70"/>
    <w:rsid w:val="00DE57B3"/>
    <w:rsid w:val="00DE5D99"/>
    <w:rsid w:val="00DE7CFB"/>
    <w:rsid w:val="00DF0408"/>
    <w:rsid w:val="00DF546B"/>
    <w:rsid w:val="00E01575"/>
    <w:rsid w:val="00E025D7"/>
    <w:rsid w:val="00E038A6"/>
    <w:rsid w:val="00E066D1"/>
    <w:rsid w:val="00E079A8"/>
    <w:rsid w:val="00E133B9"/>
    <w:rsid w:val="00E13F13"/>
    <w:rsid w:val="00E15881"/>
    <w:rsid w:val="00E20061"/>
    <w:rsid w:val="00E206A1"/>
    <w:rsid w:val="00E22B98"/>
    <w:rsid w:val="00E230A3"/>
    <w:rsid w:val="00E26E02"/>
    <w:rsid w:val="00E27B90"/>
    <w:rsid w:val="00E3066A"/>
    <w:rsid w:val="00E311D3"/>
    <w:rsid w:val="00E31210"/>
    <w:rsid w:val="00E31B49"/>
    <w:rsid w:val="00E367AF"/>
    <w:rsid w:val="00E443D2"/>
    <w:rsid w:val="00E446C1"/>
    <w:rsid w:val="00E44701"/>
    <w:rsid w:val="00E45B6C"/>
    <w:rsid w:val="00E4648F"/>
    <w:rsid w:val="00E545C4"/>
    <w:rsid w:val="00E56B2F"/>
    <w:rsid w:val="00E602DB"/>
    <w:rsid w:val="00E6225C"/>
    <w:rsid w:val="00E758ED"/>
    <w:rsid w:val="00E8017C"/>
    <w:rsid w:val="00E84C17"/>
    <w:rsid w:val="00E85327"/>
    <w:rsid w:val="00E859FB"/>
    <w:rsid w:val="00E85D2D"/>
    <w:rsid w:val="00E91D49"/>
    <w:rsid w:val="00E94E6B"/>
    <w:rsid w:val="00E95128"/>
    <w:rsid w:val="00E9527A"/>
    <w:rsid w:val="00E97FCA"/>
    <w:rsid w:val="00EA4831"/>
    <w:rsid w:val="00EB2291"/>
    <w:rsid w:val="00EC00BF"/>
    <w:rsid w:val="00EC1C9F"/>
    <w:rsid w:val="00EC1D41"/>
    <w:rsid w:val="00EC4DF2"/>
    <w:rsid w:val="00EC4F29"/>
    <w:rsid w:val="00ED28D3"/>
    <w:rsid w:val="00ED330C"/>
    <w:rsid w:val="00ED3DB0"/>
    <w:rsid w:val="00ED4905"/>
    <w:rsid w:val="00ED715C"/>
    <w:rsid w:val="00EE3653"/>
    <w:rsid w:val="00EE433C"/>
    <w:rsid w:val="00EF1C15"/>
    <w:rsid w:val="00EF4432"/>
    <w:rsid w:val="00EF75F0"/>
    <w:rsid w:val="00F003BC"/>
    <w:rsid w:val="00F0064D"/>
    <w:rsid w:val="00F00BFB"/>
    <w:rsid w:val="00F03C72"/>
    <w:rsid w:val="00F0523F"/>
    <w:rsid w:val="00F05E47"/>
    <w:rsid w:val="00F063A3"/>
    <w:rsid w:val="00F10699"/>
    <w:rsid w:val="00F17DAD"/>
    <w:rsid w:val="00F224EF"/>
    <w:rsid w:val="00F25D0A"/>
    <w:rsid w:val="00F27B76"/>
    <w:rsid w:val="00F27BEC"/>
    <w:rsid w:val="00F306E1"/>
    <w:rsid w:val="00F30BDD"/>
    <w:rsid w:val="00F32B79"/>
    <w:rsid w:val="00F32DB6"/>
    <w:rsid w:val="00F4531C"/>
    <w:rsid w:val="00F46A8A"/>
    <w:rsid w:val="00F46CF5"/>
    <w:rsid w:val="00F472D9"/>
    <w:rsid w:val="00F47A52"/>
    <w:rsid w:val="00F511D4"/>
    <w:rsid w:val="00F51B33"/>
    <w:rsid w:val="00F539AA"/>
    <w:rsid w:val="00F53D9F"/>
    <w:rsid w:val="00F54CFE"/>
    <w:rsid w:val="00F568BE"/>
    <w:rsid w:val="00F61796"/>
    <w:rsid w:val="00F63A8E"/>
    <w:rsid w:val="00F653ED"/>
    <w:rsid w:val="00F66802"/>
    <w:rsid w:val="00F73284"/>
    <w:rsid w:val="00F74B26"/>
    <w:rsid w:val="00F77DF7"/>
    <w:rsid w:val="00F83138"/>
    <w:rsid w:val="00F905B3"/>
    <w:rsid w:val="00F91148"/>
    <w:rsid w:val="00F95ED3"/>
    <w:rsid w:val="00F96269"/>
    <w:rsid w:val="00FA0DE5"/>
    <w:rsid w:val="00FA100E"/>
    <w:rsid w:val="00FA1A36"/>
    <w:rsid w:val="00FA1A3D"/>
    <w:rsid w:val="00FA29F0"/>
    <w:rsid w:val="00FA3FE1"/>
    <w:rsid w:val="00FB09B2"/>
    <w:rsid w:val="00FB0CF4"/>
    <w:rsid w:val="00FB1EA4"/>
    <w:rsid w:val="00FB42A8"/>
    <w:rsid w:val="00FB58E2"/>
    <w:rsid w:val="00FC028A"/>
    <w:rsid w:val="00FC2078"/>
    <w:rsid w:val="00FC2649"/>
    <w:rsid w:val="00FC3AF3"/>
    <w:rsid w:val="00FC4540"/>
    <w:rsid w:val="00FC464A"/>
    <w:rsid w:val="00FC4D30"/>
    <w:rsid w:val="00FC78D4"/>
    <w:rsid w:val="00FC7E85"/>
    <w:rsid w:val="00FD0F41"/>
    <w:rsid w:val="00FD2ABB"/>
    <w:rsid w:val="00FD6723"/>
    <w:rsid w:val="00FE373B"/>
    <w:rsid w:val="00FE3E0D"/>
    <w:rsid w:val="00FF002C"/>
    <w:rsid w:val="00FF0D0E"/>
    <w:rsid w:val="00FF1CC0"/>
    <w:rsid w:val="00FF4157"/>
    <w:rsid w:val="00FF53CA"/>
    <w:rsid w:val="00FF5840"/>
    <w:rsid w:val="00FF65E2"/>
    <w:rsid w:val="00FF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06D394-B92C-4962-92E0-97BB7AF5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C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A1CD6"/>
    <w:pPr>
      <w:keepNext/>
      <w:keepLines/>
      <w:numPr>
        <w:numId w:val="24"/>
      </w:numPr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3501"/>
    <w:pPr>
      <w:keepNext/>
      <w:keepLines/>
      <w:numPr>
        <w:ilvl w:val="1"/>
        <w:numId w:val="24"/>
      </w:numPr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D3DBF"/>
    <w:pPr>
      <w:keepNext/>
      <w:keepLines/>
      <w:numPr>
        <w:ilvl w:val="2"/>
        <w:numId w:val="24"/>
      </w:numPr>
      <w:spacing w:before="40"/>
      <w:outlineLvl w:val="2"/>
    </w:pPr>
    <w:rPr>
      <w:rFonts w:eastAsiaTheme="majorEastAsia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1CD6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CD6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CD6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CD6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CD6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CD6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B5231"/>
    <w:pPr>
      <w:tabs>
        <w:tab w:val="left" w:pos="440"/>
        <w:tab w:val="right" w:leader="dot" w:pos="9345"/>
      </w:tabs>
    </w:pPr>
  </w:style>
  <w:style w:type="character" w:styleId="a3">
    <w:name w:val="Hyperlink"/>
    <w:basedOn w:val="a0"/>
    <w:uiPriority w:val="99"/>
    <w:unhideWhenUsed/>
    <w:rsid w:val="004A1C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47BB5"/>
    <w:pPr>
      <w:tabs>
        <w:tab w:val="left" w:pos="880"/>
        <w:tab w:val="right" w:leader="dot" w:pos="9345"/>
      </w:tabs>
      <w:ind w:left="238"/>
    </w:pPr>
  </w:style>
  <w:style w:type="character" w:customStyle="1" w:styleId="10">
    <w:name w:val="Заголовок 1 Знак"/>
    <w:basedOn w:val="a0"/>
    <w:link w:val="1"/>
    <w:uiPriority w:val="9"/>
    <w:rsid w:val="004A1CD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1350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D3DBF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A1CD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A1CD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A1CD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A1CD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A1CD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A1C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Body Text Indent"/>
    <w:basedOn w:val="a"/>
    <w:link w:val="a5"/>
    <w:rsid w:val="004A1CD6"/>
    <w:pPr>
      <w:ind w:firstLine="540"/>
      <w:jc w:val="both"/>
    </w:pPr>
    <w:rPr>
      <w:lang w:eastAsia="en-US"/>
    </w:rPr>
  </w:style>
  <w:style w:type="character" w:customStyle="1" w:styleId="a5">
    <w:name w:val="Основной текст с отступом Знак"/>
    <w:basedOn w:val="a0"/>
    <w:link w:val="a4"/>
    <w:rsid w:val="004A1CD6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D47BB5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a7">
    <w:name w:val="List Paragraph"/>
    <w:basedOn w:val="a"/>
    <w:uiPriority w:val="34"/>
    <w:qFormat/>
    <w:rsid w:val="00B47015"/>
    <w:pPr>
      <w:ind w:left="720"/>
      <w:contextualSpacing/>
    </w:pPr>
  </w:style>
  <w:style w:type="paragraph" w:styleId="31">
    <w:name w:val="Body Text 3"/>
    <w:basedOn w:val="a"/>
    <w:link w:val="32"/>
    <w:uiPriority w:val="99"/>
    <w:semiHidden/>
    <w:unhideWhenUsed/>
    <w:rsid w:val="00B47015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B47015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8">
    <w:name w:val="Table Grid"/>
    <w:basedOn w:val="a1"/>
    <w:uiPriority w:val="39"/>
    <w:rsid w:val="004E119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note text"/>
    <w:basedOn w:val="a"/>
    <w:link w:val="aa"/>
    <w:uiPriority w:val="99"/>
    <w:semiHidden/>
    <w:unhideWhenUsed/>
    <w:rsid w:val="00176D9E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176D9E"/>
    <w:rPr>
      <w:sz w:val="20"/>
      <w:szCs w:val="20"/>
    </w:rPr>
  </w:style>
  <w:style w:type="character" w:customStyle="1" w:styleId="12">
    <w:name w:val="Основной текст + 12"/>
    <w:aliases w:val="5 pt"/>
    <w:rsid w:val="00F30BDD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5"/>
      <w:szCs w:val="25"/>
      <w:u w:val="none"/>
      <w:effect w:val="none"/>
      <w:lang w:val="ru-RU"/>
    </w:rPr>
  </w:style>
  <w:style w:type="character" w:customStyle="1" w:styleId="Bodytext2">
    <w:name w:val="Body text (2)_"/>
    <w:basedOn w:val="a0"/>
    <w:link w:val="Bodytext20"/>
    <w:rsid w:val="003C3C6D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Bodytext20">
    <w:name w:val="Body text (2)"/>
    <w:basedOn w:val="a"/>
    <w:link w:val="Bodytext2"/>
    <w:rsid w:val="003C3C6D"/>
    <w:pPr>
      <w:widowControl w:val="0"/>
      <w:shd w:val="clear" w:color="auto" w:fill="FFFFFF"/>
      <w:spacing w:before="420" w:after="300" w:line="342" w:lineRule="exact"/>
      <w:jc w:val="center"/>
    </w:pPr>
    <w:rPr>
      <w:sz w:val="30"/>
      <w:szCs w:val="30"/>
      <w:lang w:eastAsia="en-US"/>
    </w:rPr>
  </w:style>
  <w:style w:type="paragraph" w:styleId="22">
    <w:name w:val="Body Text Indent 2"/>
    <w:basedOn w:val="a"/>
    <w:link w:val="23"/>
    <w:uiPriority w:val="99"/>
    <w:semiHidden/>
    <w:rsid w:val="003363CD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63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Основной текст + 12;5 pt"/>
    <w:rsid w:val="003B4AC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5"/>
      <w:szCs w:val="25"/>
      <w:u w:val="none"/>
      <w:lang w:val="ru-RU"/>
    </w:rPr>
  </w:style>
  <w:style w:type="character" w:customStyle="1" w:styleId="ab">
    <w:name w:val="Основной текст_"/>
    <w:link w:val="33"/>
    <w:rsid w:val="003B4AC7"/>
    <w:rPr>
      <w:sz w:val="31"/>
      <w:szCs w:val="31"/>
      <w:shd w:val="clear" w:color="auto" w:fill="FFFFFF"/>
    </w:rPr>
  </w:style>
  <w:style w:type="paragraph" w:customStyle="1" w:styleId="33">
    <w:name w:val="Основной текст3"/>
    <w:basedOn w:val="a"/>
    <w:link w:val="ab"/>
    <w:rsid w:val="003B4AC7"/>
    <w:pPr>
      <w:widowControl w:val="0"/>
      <w:shd w:val="clear" w:color="auto" w:fill="FFFFFF"/>
      <w:spacing w:before="420" w:after="420" w:line="277" w:lineRule="exact"/>
      <w:jc w:val="both"/>
    </w:pPr>
    <w:rPr>
      <w:rFonts w:asciiTheme="minorHAnsi" w:eastAsiaTheme="minorHAnsi" w:hAnsiTheme="minorHAnsi" w:cstheme="minorBidi"/>
      <w:sz w:val="31"/>
      <w:szCs w:val="31"/>
      <w:lang w:eastAsia="en-US"/>
    </w:rPr>
  </w:style>
  <w:style w:type="character" w:customStyle="1" w:styleId="125pt0">
    <w:name w:val="Основной текст + 12;5 pt;Курсив"/>
    <w:rsid w:val="003B4AC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5"/>
      <w:szCs w:val="25"/>
      <w:u w:val="none"/>
    </w:rPr>
  </w:style>
  <w:style w:type="character" w:customStyle="1" w:styleId="ArialUnicodeMS175pt">
    <w:name w:val="Основной текст + Arial Unicode MS;17;5 pt;Курсив"/>
    <w:rsid w:val="003B4AC7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35"/>
      <w:szCs w:val="35"/>
      <w:u w:val="none"/>
    </w:rPr>
  </w:style>
  <w:style w:type="character" w:customStyle="1" w:styleId="9pt">
    <w:name w:val="Основной текст + 9 pt"/>
    <w:rsid w:val="003B4AC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paragraph" w:styleId="34">
    <w:name w:val="toc 3"/>
    <w:basedOn w:val="a"/>
    <w:next w:val="a"/>
    <w:autoRedefine/>
    <w:uiPriority w:val="39"/>
    <w:unhideWhenUsed/>
    <w:rsid w:val="004D7817"/>
    <w:pPr>
      <w:spacing w:after="100"/>
      <w:ind w:left="480"/>
    </w:pPr>
  </w:style>
  <w:style w:type="paragraph" w:styleId="ac">
    <w:name w:val="header"/>
    <w:basedOn w:val="a"/>
    <w:link w:val="ad"/>
    <w:uiPriority w:val="99"/>
    <w:unhideWhenUsed/>
    <w:rsid w:val="001D182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D18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1D182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D18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414E0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414E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\\10.200.2.110\ktc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699D3-6B4C-445C-B9B7-69B887C35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65</Pages>
  <Words>16713</Words>
  <Characters>95270</Characters>
  <Application>Microsoft Office Word</Application>
  <DocSecurity>0</DocSecurity>
  <Lines>793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Семёнова Елена Александровна</dc:creator>
  <cp:lastModifiedBy>Семёнова Елена Александровна</cp:lastModifiedBy>
  <cp:revision>9</cp:revision>
  <dcterms:created xsi:type="dcterms:W3CDTF">2021-08-09T12:46:00Z</dcterms:created>
  <dcterms:modified xsi:type="dcterms:W3CDTF">2021-09-13T11:44:00Z</dcterms:modified>
</cp:coreProperties>
</file>