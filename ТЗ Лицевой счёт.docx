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D7373" w14:textId="77777777" w:rsidR="007E200A" w:rsidRDefault="007E200A" w:rsidP="007E200A">
      <w:pPr>
        <w:pStyle w:val="1"/>
        <w:ind w:right="-1"/>
        <w:jc w:val="both"/>
      </w:pPr>
      <w:bookmarkStart w:id="0" w:name="_Toc10447866"/>
      <w:bookmarkStart w:id="1" w:name="_Toc62584532"/>
      <w:bookmarkStart w:id="2" w:name="_Toc79736810"/>
      <w:bookmarkStart w:id="3" w:name="_Toc79736812"/>
      <w:r>
        <w:t xml:space="preserve">ЦЕЛИ И ФУНКЦИИ </w:t>
      </w:r>
      <w:bookmarkEnd w:id="0"/>
      <w:r>
        <w:t>СИСТЕМЫ</w:t>
      </w:r>
      <w:bookmarkEnd w:id="1"/>
      <w:bookmarkEnd w:id="2"/>
    </w:p>
    <w:p w14:paraId="6AE2D2B9" w14:textId="77777777" w:rsidR="007E200A" w:rsidRDefault="007E200A" w:rsidP="007E200A">
      <w:pPr>
        <w:pStyle w:val="2"/>
      </w:pPr>
      <w:bookmarkStart w:id="4" w:name="_Toc56409907"/>
      <w:bookmarkStart w:id="5" w:name="_Toc62584533"/>
      <w:bookmarkStart w:id="6" w:name="_Toc79736811"/>
      <w:r>
        <w:t>Цели создания</w:t>
      </w:r>
      <w:bookmarkEnd w:id="4"/>
      <w:r>
        <w:t xml:space="preserve"> Системы</w:t>
      </w:r>
      <w:bookmarkEnd w:id="5"/>
      <w:bookmarkEnd w:id="6"/>
    </w:p>
    <w:p w14:paraId="1ABAFC25" w14:textId="77777777" w:rsidR="007E200A" w:rsidRDefault="007E200A" w:rsidP="007E200A">
      <w:pPr>
        <w:ind w:firstLine="567"/>
        <w:jc w:val="both"/>
        <w:rPr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 xml:space="preserve">Целью создания Системы является </w:t>
      </w:r>
      <w:r>
        <w:rPr>
          <w:color w:val="000000"/>
          <w:sz w:val="28"/>
          <w:szCs w:val="28"/>
          <w:lang w:bidi="ru-RU"/>
        </w:rPr>
        <w:t>повышение заинтересованности диспетчерского аппарата в улучшении организации перевозочного процесса, снижению трудозатрат на подготовку оперативных и аналитических справок за счет:</w:t>
      </w:r>
    </w:p>
    <w:p w14:paraId="1267D184" w14:textId="77777777" w:rsidR="007E200A" w:rsidRDefault="007E200A" w:rsidP="007E200A">
      <w:pPr>
        <w:pStyle w:val="31"/>
        <w:tabs>
          <w:tab w:val="left" w:pos="993"/>
        </w:tabs>
        <w:autoSpaceDE w:val="0"/>
        <w:autoSpaceDN w:val="0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автоматизации анализа работы конкретного диспетчера на диспетчерском участке за каждую смену, в том числе и дежурств на других диспетчерских участках в течение месяца; </w:t>
      </w:r>
    </w:p>
    <w:p w14:paraId="33DD5FAA" w14:textId="77777777" w:rsidR="007E200A" w:rsidRDefault="007E200A" w:rsidP="007E200A">
      <w:pPr>
        <w:pStyle w:val="a3"/>
        <w:tabs>
          <w:tab w:val="left" w:pos="993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перехода на новый уровень анализа работы диспетчерского аппарата; </w:t>
      </w:r>
    </w:p>
    <w:p w14:paraId="4EABC4C3" w14:textId="77777777" w:rsidR="007E200A" w:rsidRDefault="007E200A" w:rsidP="007E200A">
      <w:pPr>
        <w:pStyle w:val="a3"/>
        <w:tabs>
          <w:tab w:val="left" w:pos="993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оперативного отражения процента премии в течение текущей смены и за предыдущие смены (глубина 2 года); </w:t>
      </w:r>
    </w:p>
    <w:p w14:paraId="2EA85C09" w14:textId="77777777" w:rsidR="007E200A" w:rsidRDefault="007E200A" w:rsidP="007E200A">
      <w:pPr>
        <w:pStyle w:val="a3"/>
        <w:tabs>
          <w:tab w:val="left" w:pos="993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исключения случаев ошибок некорректного ввода информации при расчёте премии (исключение человеческого фактора). </w:t>
      </w:r>
    </w:p>
    <w:p w14:paraId="0BDF8E07" w14:textId="77777777" w:rsidR="007E200A" w:rsidRDefault="007E200A" w:rsidP="007E200A">
      <w:pPr>
        <w:pStyle w:val="2"/>
      </w:pPr>
      <w:r>
        <w:t>Назначение Системы</w:t>
      </w:r>
      <w:bookmarkEnd w:id="3"/>
    </w:p>
    <w:p w14:paraId="1A586455" w14:textId="77777777" w:rsidR="007E200A" w:rsidRDefault="007E200A" w:rsidP="007E200A">
      <w:pPr>
        <w:tabs>
          <w:tab w:val="num" w:pos="0"/>
        </w:tabs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Назначением АС «Лицевой счет» является комплексная автоматизация и информационная поддержка процесса расчета премирования диспетчерского аппарата. </w:t>
      </w:r>
    </w:p>
    <w:p w14:paraId="4C0DD6C9" w14:textId="77777777" w:rsidR="007E200A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</w:p>
    <w:p w14:paraId="49F5C8EA" w14:textId="77777777" w:rsidR="007E200A" w:rsidRDefault="007E200A" w:rsidP="007E200A">
      <w:pPr>
        <w:pStyle w:val="2"/>
      </w:pPr>
      <w:bookmarkStart w:id="7" w:name="_Toc62584534"/>
      <w:bookmarkStart w:id="8" w:name="_Toc79736813"/>
      <w:r>
        <w:t>Функции Системы</w:t>
      </w:r>
      <w:bookmarkEnd w:id="7"/>
      <w:bookmarkEnd w:id="8"/>
    </w:p>
    <w:p w14:paraId="7529A86C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Функции Системы:</w:t>
      </w:r>
    </w:p>
    <w:p w14:paraId="5A2F3B42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получение исходных данных для расчетов выполнения показателей премирования из информационных систем Белорусской железной дороги; </w:t>
      </w:r>
    </w:p>
    <w:p w14:paraId="61012EE9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обеспечение возможности ведения нормативно-справочной информации и ручного ввода данных, необходимых для расчета;</w:t>
      </w:r>
    </w:p>
    <w:p w14:paraId="05719BFB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реализация расчёта показателей премирования;  </w:t>
      </w:r>
    </w:p>
    <w:p w14:paraId="72799EE8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оперативное отражение показателей на рабочем месте каждого диспетчера (в т.ч. в режиме реального времени в течение текущей смены);</w:t>
      </w:r>
    </w:p>
    <w:p w14:paraId="3ED2295C" w14:textId="77777777" w:rsidR="007E200A" w:rsidRDefault="007E200A" w:rsidP="007E200A">
      <w:pPr>
        <w:tabs>
          <w:tab w:val="left" w:pos="851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ab/>
        <w:t xml:space="preserve">реализация формирования аналитических, справочных выходных решений по заданным параметрам в Системе. </w:t>
      </w:r>
      <w:r>
        <w:rPr>
          <w:sz w:val="28"/>
          <w:szCs w:val="28"/>
        </w:rPr>
        <w:tab/>
      </w:r>
    </w:p>
    <w:p w14:paraId="1F898AA9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ведение архива аналитических форм, справок, выходных решений в течение заданного периода времени. </w:t>
      </w:r>
    </w:p>
    <w:p w14:paraId="7A993FDF" w14:textId="77777777" w:rsidR="007E200A" w:rsidRDefault="007E200A" w:rsidP="007E200A">
      <w:pPr>
        <w:tabs>
          <w:tab w:val="left" w:pos="851"/>
        </w:tabs>
        <w:ind w:firstLine="567"/>
        <w:jc w:val="both"/>
        <w:rPr>
          <w:sz w:val="28"/>
          <w:szCs w:val="28"/>
        </w:rPr>
      </w:pPr>
    </w:p>
    <w:p w14:paraId="64343CFB" w14:textId="77777777" w:rsidR="007E200A" w:rsidRDefault="007E200A" w:rsidP="007E200A">
      <w:pPr>
        <w:pStyle w:val="1"/>
      </w:pPr>
      <w:bookmarkStart w:id="9" w:name="_Toc79736814"/>
      <w:r>
        <w:t>Характеристика объекта автоматизации</w:t>
      </w:r>
      <w:bookmarkEnd w:id="9"/>
    </w:p>
    <w:p w14:paraId="43144379" w14:textId="77777777" w:rsidR="007E200A" w:rsidRDefault="007E200A" w:rsidP="007E200A">
      <w:pPr>
        <w:pStyle w:val="2"/>
      </w:pPr>
      <w:bookmarkStart w:id="10" w:name="_Toc79736815"/>
      <w:r>
        <w:t>Общая характеристика объекта автоматизации</w:t>
      </w:r>
      <w:bookmarkEnd w:id="10"/>
    </w:p>
    <w:p w14:paraId="7B6D4E13" w14:textId="77777777" w:rsidR="007E200A" w:rsidRDefault="007E200A" w:rsidP="007E200A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Объектом автоматизации являются:</w:t>
      </w:r>
      <w:r>
        <w:rPr>
          <w:sz w:val="28"/>
          <w:szCs w:val="28"/>
          <w:lang w:val="en-US"/>
        </w:rPr>
        <w:t xml:space="preserve">  </w:t>
      </w:r>
    </w:p>
    <w:p w14:paraId="2B5915EE" w14:textId="77777777" w:rsidR="007E200A" w:rsidRDefault="007E200A" w:rsidP="007E200A">
      <w:pPr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 расчета выполнения показателей премирования дежурно-диспетчерского персонала ЦУП для каждого работника отдельно за смену, сутки, месяц, расчет ряда показателей в оперативном режиме времени;</w:t>
      </w:r>
    </w:p>
    <w:p w14:paraId="13AB1C03" w14:textId="77777777" w:rsidR="007E200A" w:rsidRDefault="007E200A" w:rsidP="007E200A">
      <w:pPr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 формирования аналитических, справочных форм, применяемых для анализа качества поездной работы ЦУП.</w:t>
      </w:r>
    </w:p>
    <w:p w14:paraId="265E5CAF" w14:textId="77777777" w:rsidR="007E200A" w:rsidRDefault="007E200A" w:rsidP="007E200A">
      <w:pPr>
        <w:tabs>
          <w:tab w:val="left" w:pos="709"/>
          <w:tab w:val="left" w:pos="1134"/>
        </w:tabs>
        <w:ind w:firstLine="709"/>
        <w:jc w:val="both"/>
        <w:rPr>
          <w:sz w:val="28"/>
          <w:szCs w:val="28"/>
        </w:rPr>
      </w:pPr>
    </w:p>
    <w:p w14:paraId="0D1664E4" w14:textId="77777777" w:rsidR="007E200A" w:rsidRDefault="007E200A" w:rsidP="007E200A">
      <w:pPr>
        <w:pStyle w:val="2"/>
      </w:pPr>
      <w:bookmarkStart w:id="11" w:name="_Toc62584536"/>
      <w:bookmarkStart w:id="12" w:name="_Toc79736816"/>
      <w:r>
        <w:t>Существующий порядок расчета показателей</w:t>
      </w:r>
      <w:bookmarkEnd w:id="11"/>
      <w:bookmarkEnd w:id="12"/>
    </w:p>
    <w:p w14:paraId="2F2944F6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для расчета показателей премирования дежурно- диспетчерского персонала ЦУП отсутствует единая информационная база для получения полного перечня данных, применяемых при расчетах.</w:t>
      </w:r>
    </w:p>
    <w:p w14:paraId="5D476BCE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Показатели премирования рассчитываются ручным способом специалистами ЦУП. </w:t>
      </w:r>
    </w:p>
    <w:p w14:paraId="17FFA0E5" w14:textId="77777777" w:rsidR="007E200A" w:rsidRDefault="007E200A" w:rsidP="007E20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расчетах дополнительно используются данные других автоматизированных систем дорожного уровня, информационных ресурсов БЖД и информация, предоставленная другими причастными специалистами.</w:t>
      </w:r>
    </w:p>
    <w:p w14:paraId="44CC299D" w14:textId="77777777" w:rsidR="007E200A" w:rsidRDefault="007E200A" w:rsidP="007E200A">
      <w:pPr>
        <w:ind w:firstLine="567"/>
        <w:jc w:val="both"/>
        <w:rPr>
          <w:sz w:val="28"/>
          <w:szCs w:val="28"/>
        </w:rPr>
      </w:pPr>
    </w:p>
    <w:p w14:paraId="67653D41" w14:textId="77777777" w:rsidR="007E200A" w:rsidRPr="00F406D7" w:rsidRDefault="007E200A" w:rsidP="007E200A">
      <w:pPr>
        <w:pStyle w:val="1"/>
        <w:rPr>
          <w:sz w:val="24"/>
          <w:szCs w:val="28"/>
        </w:rPr>
      </w:pPr>
      <w:bookmarkStart w:id="13" w:name="_Toc79736817"/>
      <w:r w:rsidRPr="00F406D7">
        <w:rPr>
          <w:sz w:val="24"/>
          <w:szCs w:val="28"/>
        </w:rPr>
        <w:lastRenderedPageBreak/>
        <w:t>Требования к Системе</w:t>
      </w:r>
      <w:bookmarkEnd w:id="13"/>
    </w:p>
    <w:p w14:paraId="31EBE2EC" w14:textId="77777777" w:rsidR="007E200A" w:rsidRPr="00F406D7" w:rsidRDefault="007E200A" w:rsidP="007E200A">
      <w:pPr>
        <w:pStyle w:val="2"/>
        <w:rPr>
          <w:sz w:val="24"/>
          <w:szCs w:val="24"/>
        </w:rPr>
      </w:pPr>
      <w:bookmarkStart w:id="14" w:name="_Toc79736818"/>
      <w:r w:rsidRPr="00F406D7">
        <w:rPr>
          <w:sz w:val="24"/>
          <w:szCs w:val="24"/>
        </w:rPr>
        <w:t>Общие требования к Системе</w:t>
      </w:r>
      <w:bookmarkEnd w:id="14"/>
    </w:p>
    <w:p w14:paraId="416D3853" w14:textId="77777777" w:rsidR="007E200A" w:rsidRPr="00F406D7" w:rsidRDefault="007E200A" w:rsidP="007E200A">
      <w:pPr>
        <w:ind w:firstLine="567"/>
        <w:jc w:val="both"/>
      </w:pPr>
      <w:r w:rsidRPr="00F406D7">
        <w:t xml:space="preserve">Система должна быть реализована как </w:t>
      </w:r>
      <w:r w:rsidRPr="00F406D7">
        <w:rPr>
          <w:rFonts w:eastAsiaTheme="minorHAnsi" w:cstheme="minorBidi"/>
          <w:lang w:val="en-US" w:eastAsia="en-US"/>
        </w:rPr>
        <w:t>Web</w:t>
      </w:r>
      <w:r w:rsidRPr="00F406D7">
        <w:rPr>
          <w:rFonts w:eastAsiaTheme="minorHAnsi" w:cstheme="minorBidi"/>
          <w:lang w:eastAsia="en-US"/>
        </w:rPr>
        <w:t>-серверное приложение</w:t>
      </w:r>
      <w:r w:rsidRPr="00F406D7">
        <w:t xml:space="preserve"> по принципу клиент-сервер, в соответствующих режимах функционирования в зависимости от роли пользователя.</w:t>
      </w:r>
    </w:p>
    <w:p w14:paraId="161691A9" w14:textId="77777777" w:rsidR="007E200A" w:rsidRPr="00F406D7" w:rsidRDefault="007E200A" w:rsidP="007E200A">
      <w:pPr>
        <w:ind w:firstLine="567"/>
        <w:jc w:val="both"/>
      </w:pPr>
      <w:r w:rsidRPr="00F406D7">
        <w:t>Тип системы – многопользовательская с обеспечением авторизованного доступа с разделением прав пользователей.</w:t>
      </w:r>
    </w:p>
    <w:p w14:paraId="7ADEBB23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F406D7">
        <w:t>Система должна отвечать следующим требованиям:</w:t>
      </w:r>
    </w:p>
    <w:p w14:paraId="4DBE1723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F406D7">
        <w:t>- отображать процент выполнения показателей премирования отдельно по каждому диспетчеру в оперативном режиме;</w:t>
      </w:r>
    </w:p>
    <w:p w14:paraId="108A8970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F406D7">
        <w:t>- использовать данные других информационных систем дорожного уровня;</w:t>
      </w:r>
    </w:p>
    <w:p w14:paraId="2DC73A7F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F406D7">
        <w:t>- использовать данные, вводимые пользователями вручную;</w:t>
      </w:r>
    </w:p>
    <w:p w14:paraId="4F1BE570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</w:pPr>
      <w:r w:rsidRPr="00F406D7">
        <w:t>- реализовать доступ диспетчерского аппарата к информации о выполнения показателей премирования текущего месяца.</w:t>
      </w:r>
    </w:p>
    <w:p w14:paraId="7C3DE894" w14:textId="77777777" w:rsidR="007E200A" w:rsidRPr="00F406D7" w:rsidRDefault="007E200A" w:rsidP="007E200A">
      <w:pPr>
        <w:tabs>
          <w:tab w:val="num" w:pos="0"/>
        </w:tabs>
        <w:autoSpaceDE w:val="0"/>
        <w:autoSpaceDN w:val="0"/>
        <w:adjustRightInd w:val="0"/>
        <w:ind w:firstLine="709"/>
        <w:jc w:val="both"/>
        <w:rPr>
          <w:sz w:val="22"/>
          <w:szCs w:val="22"/>
        </w:rPr>
      </w:pPr>
      <w:r w:rsidRPr="00F406D7">
        <w:t xml:space="preserve">- формировать аналитические, справочные выходные решения. </w:t>
      </w:r>
    </w:p>
    <w:p w14:paraId="6E106F5F" w14:textId="77777777" w:rsidR="007E200A" w:rsidRPr="00F406D7" w:rsidRDefault="007E200A" w:rsidP="007E200A">
      <w:pPr>
        <w:ind w:firstLine="567"/>
        <w:jc w:val="both"/>
      </w:pPr>
      <w:r w:rsidRPr="00F406D7">
        <w:t xml:space="preserve">В системе должно быть реализовано два типа расчёта показателей: </w:t>
      </w:r>
    </w:p>
    <w:p w14:paraId="078D883A" w14:textId="77777777" w:rsidR="007E200A" w:rsidRPr="00F406D7" w:rsidRDefault="007E200A" w:rsidP="007E200A">
      <w:pPr>
        <w:ind w:firstLine="567"/>
        <w:jc w:val="both"/>
      </w:pPr>
      <w:r w:rsidRPr="00F406D7">
        <w:t xml:space="preserve"> - оперативный расчет. Выполняется в режиме близком к реальному времени (перечень показателей в п. 5.8);</w:t>
      </w:r>
    </w:p>
    <w:p w14:paraId="5BAFBE29" w14:textId="77777777" w:rsidR="007E200A" w:rsidRPr="00F406D7" w:rsidRDefault="007E200A" w:rsidP="007E200A">
      <w:pPr>
        <w:ind w:firstLine="567"/>
        <w:jc w:val="both"/>
      </w:pPr>
      <w:r w:rsidRPr="00F406D7">
        <w:t xml:space="preserve"> - окончательный расчёт. Выполняется раз в месяц после автоматического получения всех данных для расчета.</w:t>
      </w:r>
    </w:p>
    <w:p w14:paraId="001F015E" w14:textId="77777777" w:rsidR="007E200A" w:rsidRPr="00F406D7" w:rsidRDefault="007E200A" w:rsidP="007E200A">
      <w:pPr>
        <w:ind w:firstLine="567"/>
        <w:jc w:val="both"/>
      </w:pPr>
      <w:r w:rsidRPr="00F406D7">
        <w:t>Для проведения окончательного расчёта техническим специалистом активируется опция «закрыть месяц», которая запрещает редактировать введённые данные.</w:t>
      </w:r>
    </w:p>
    <w:p w14:paraId="408417CA" w14:textId="77777777" w:rsidR="00F406D7" w:rsidRPr="00F406D7" w:rsidRDefault="00F406D7" w:rsidP="007E200A">
      <w:pPr>
        <w:jc w:val="both"/>
      </w:pPr>
    </w:p>
    <w:p w14:paraId="26917368" w14:textId="77777777" w:rsidR="007E200A" w:rsidRPr="00F406D7" w:rsidRDefault="007E200A" w:rsidP="007E200A">
      <w:pPr>
        <w:jc w:val="both"/>
      </w:pPr>
      <w:r w:rsidRPr="00F406D7">
        <w:t xml:space="preserve">Схема функционирования АС «Лицевой счет» представлена на рисунке 1. </w:t>
      </w:r>
    </w:p>
    <w:p w14:paraId="35052889" w14:textId="77777777" w:rsidR="007E200A" w:rsidRPr="00F406D7" w:rsidRDefault="007E200A" w:rsidP="007E200A">
      <w:pPr>
        <w:ind w:firstLine="567"/>
      </w:pPr>
    </w:p>
    <w:p w14:paraId="21F0DBC0" w14:textId="77777777" w:rsidR="007E200A" w:rsidRPr="00F406D7" w:rsidRDefault="007E200A" w:rsidP="00F406D7">
      <w:pPr>
        <w:jc w:val="center"/>
        <w:rPr>
          <w:sz w:val="22"/>
          <w:szCs w:val="22"/>
        </w:rPr>
      </w:pPr>
      <w:r w:rsidRPr="00F406D7">
        <w:rPr>
          <w:sz w:val="22"/>
          <w:szCs w:val="22"/>
        </w:rPr>
        <w:object w:dxaOrig="9360" w:dyaOrig="4620" w14:anchorId="511E4D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31.05pt" o:ole="">
            <v:imagedata r:id="rId8" o:title=""/>
          </v:shape>
          <o:OLEObject Type="Embed" ProgID="Visio.Drawing.15" ShapeID="_x0000_i1025" DrawAspect="Content" ObjectID="_1757424902" r:id="rId9"/>
        </w:object>
      </w:r>
    </w:p>
    <w:p w14:paraId="302B0F45" w14:textId="77777777" w:rsidR="007E200A" w:rsidRPr="00F406D7" w:rsidRDefault="007E200A" w:rsidP="00F406D7">
      <w:pPr>
        <w:ind w:firstLine="567"/>
        <w:jc w:val="center"/>
      </w:pPr>
      <w:r w:rsidRPr="00F406D7">
        <w:rPr>
          <w:color w:val="333333"/>
          <w:shd w:val="clear" w:color="auto" w:fill="FFFFFF"/>
        </w:rPr>
        <w:t xml:space="preserve">Рисунок 1 - </w:t>
      </w:r>
      <w:r w:rsidRPr="00F406D7">
        <w:t>Схема функционирования АС «Лицевой счет»</w:t>
      </w:r>
    </w:p>
    <w:p w14:paraId="7EF59E95" w14:textId="77777777" w:rsidR="00F406D7" w:rsidRPr="00F406D7" w:rsidRDefault="00F406D7" w:rsidP="00F406D7">
      <w:pPr>
        <w:spacing w:after="160" w:line="259" w:lineRule="auto"/>
        <w:jc w:val="center"/>
        <w:rPr>
          <w:sz w:val="22"/>
          <w:szCs w:val="22"/>
        </w:rPr>
      </w:pPr>
      <w:r w:rsidRPr="00F406D7">
        <w:rPr>
          <w:sz w:val="22"/>
          <w:szCs w:val="22"/>
        </w:rPr>
        <w:br w:type="page"/>
      </w:r>
    </w:p>
    <w:p w14:paraId="2FD1B623" w14:textId="77777777" w:rsidR="007E200A" w:rsidRPr="00F406D7" w:rsidRDefault="007E200A" w:rsidP="007E200A">
      <w:pPr>
        <w:pStyle w:val="2"/>
        <w:rPr>
          <w:sz w:val="24"/>
          <w:szCs w:val="24"/>
        </w:rPr>
      </w:pPr>
      <w:bookmarkStart w:id="15" w:name="_Toc56409927"/>
      <w:bookmarkStart w:id="16" w:name="_Toc62584543"/>
      <w:bookmarkStart w:id="17" w:name="_Toc79736819"/>
      <w:r w:rsidRPr="00F406D7">
        <w:rPr>
          <w:sz w:val="24"/>
          <w:szCs w:val="24"/>
        </w:rPr>
        <w:lastRenderedPageBreak/>
        <w:t>Требования к ролям</w:t>
      </w:r>
      <w:bookmarkEnd w:id="15"/>
      <w:r w:rsidRPr="00F406D7">
        <w:rPr>
          <w:sz w:val="24"/>
          <w:szCs w:val="24"/>
        </w:rPr>
        <w:t xml:space="preserve"> пользователей</w:t>
      </w:r>
      <w:bookmarkEnd w:id="16"/>
      <w:bookmarkEnd w:id="17"/>
    </w:p>
    <w:p w14:paraId="1B4527DF" w14:textId="77777777" w:rsidR="007E200A" w:rsidRPr="00F406D7" w:rsidRDefault="007E200A" w:rsidP="007E200A">
      <w:pPr>
        <w:ind w:firstLine="567"/>
      </w:pPr>
      <w:r w:rsidRPr="00F406D7">
        <w:t>Все пользователи Системы должны иметь учетные записи.</w:t>
      </w:r>
    </w:p>
    <w:p w14:paraId="4717509B" w14:textId="77777777" w:rsidR="007E200A" w:rsidRPr="00F406D7" w:rsidRDefault="007E200A" w:rsidP="007E200A">
      <w:pPr>
        <w:ind w:firstLine="567"/>
        <w:jc w:val="both"/>
      </w:pPr>
      <w:r w:rsidRPr="00F406D7">
        <w:t>В Системе должны быть предусмотрены следующие роли пользователей:</w:t>
      </w:r>
    </w:p>
    <w:p w14:paraId="647C25CB" w14:textId="77777777" w:rsidR="007E200A" w:rsidRPr="00F406D7" w:rsidRDefault="007E200A" w:rsidP="007E200A">
      <w:pPr>
        <w:ind w:firstLine="567"/>
        <w:jc w:val="both"/>
      </w:pPr>
      <w:r w:rsidRPr="00F406D7">
        <w:t xml:space="preserve">Администратор - пользователь создает и редактирует учётные записи пользователей системы, редактирует права доступа пользователей к просмотру и редактированию данных. </w:t>
      </w:r>
    </w:p>
    <w:p w14:paraId="09C2D4A3" w14:textId="77777777" w:rsidR="007E200A" w:rsidRPr="00F406D7" w:rsidRDefault="007E200A" w:rsidP="007E200A">
      <w:pPr>
        <w:ind w:firstLine="567"/>
        <w:jc w:val="both"/>
      </w:pPr>
      <w:r w:rsidRPr="00F406D7">
        <w:t xml:space="preserve">Руководитель - пользователь (уполномоченное лицо), который имеет доступ к архиву информации и просмотру всех выходных форм. Доступ «Руководителя» может быть ограничен перечнем диспетчерских участков. </w:t>
      </w:r>
    </w:p>
    <w:p w14:paraId="1264164F" w14:textId="77777777" w:rsidR="007E200A" w:rsidRPr="00F406D7" w:rsidRDefault="007E200A" w:rsidP="007E200A">
      <w:pPr>
        <w:ind w:firstLine="567"/>
        <w:jc w:val="both"/>
      </w:pPr>
      <w:r w:rsidRPr="00F406D7">
        <w:t>Пользователь ЦУП - дежурно-диспетчерский персонал ЦУП, имеющий доступ к просмотру информации в системе в рамках своего участка и своих смен без права корректировки.</w:t>
      </w:r>
    </w:p>
    <w:p w14:paraId="24B884CE" w14:textId="77777777" w:rsidR="007E200A" w:rsidRPr="00F406D7" w:rsidRDefault="007E200A" w:rsidP="007E200A">
      <w:pPr>
        <w:ind w:firstLine="567"/>
        <w:jc w:val="both"/>
      </w:pPr>
      <w:r w:rsidRPr="00F406D7">
        <w:t>Технический специалист ЦУП - пользователь, который, в соответствии со своими должностными обязанностями, обеспечивает ввод данных, отсутствующих в информационных системах БЖД, актуализирует НСИ. Имеет доступ к функционалу «закрытие» отчетного месяца в системе.</w:t>
      </w:r>
    </w:p>
    <w:p w14:paraId="55CB9DD7" w14:textId="77777777" w:rsidR="007E200A" w:rsidRPr="00F406D7" w:rsidRDefault="007E200A" w:rsidP="007E200A">
      <w:pPr>
        <w:ind w:firstLine="567"/>
        <w:jc w:val="both"/>
      </w:pPr>
      <w:r w:rsidRPr="00F406D7">
        <w:t xml:space="preserve">Разрешение на доступ к функционалу «редактирование» месяца (аналогично отключению опции «закрыть месяц») может быть добавлена к любой учётной записи «Технический специалист ЦУП» в подсистеме администрирования </w:t>
      </w:r>
    </w:p>
    <w:p w14:paraId="7F73141F" w14:textId="77777777" w:rsidR="007E200A" w:rsidRPr="00F406D7" w:rsidRDefault="007E200A" w:rsidP="007E200A">
      <w:pPr>
        <w:rPr>
          <w:sz w:val="22"/>
          <w:szCs w:val="22"/>
        </w:rPr>
      </w:pPr>
    </w:p>
    <w:p w14:paraId="7CD7F35A" w14:textId="77777777" w:rsidR="007E200A" w:rsidRPr="00F406D7" w:rsidRDefault="007E200A" w:rsidP="007E200A">
      <w:pPr>
        <w:pStyle w:val="2"/>
        <w:rPr>
          <w:sz w:val="24"/>
          <w:szCs w:val="24"/>
        </w:rPr>
      </w:pPr>
      <w:bookmarkStart w:id="18" w:name="_Toc79736820"/>
      <w:r w:rsidRPr="00F406D7">
        <w:rPr>
          <w:sz w:val="24"/>
          <w:szCs w:val="24"/>
        </w:rPr>
        <w:t>Требования к структуре Системы</w:t>
      </w:r>
      <w:bookmarkEnd w:id="18"/>
    </w:p>
    <w:p w14:paraId="039FBAE9" w14:textId="77777777" w:rsidR="007E200A" w:rsidRPr="00F406D7" w:rsidRDefault="007E200A" w:rsidP="007E200A">
      <w:pPr>
        <w:tabs>
          <w:tab w:val="left" w:pos="851"/>
        </w:tabs>
        <w:ind w:firstLine="709"/>
        <w:jc w:val="both"/>
      </w:pPr>
      <w:r w:rsidRPr="00F406D7">
        <w:t>Система должна состоять из следующих подсистем:</w:t>
      </w:r>
    </w:p>
    <w:p w14:paraId="21D22FD3" w14:textId="77777777" w:rsidR="007E200A" w:rsidRPr="00F406D7" w:rsidRDefault="007E200A" w:rsidP="007E200A">
      <w:pPr>
        <w:tabs>
          <w:tab w:val="left" w:pos="709"/>
          <w:tab w:val="left" w:pos="993"/>
        </w:tabs>
        <w:ind w:firstLine="709"/>
        <w:jc w:val="both"/>
      </w:pPr>
      <w:r w:rsidRPr="00F406D7">
        <w:t xml:space="preserve">- Центральная база данных и НСИ; </w:t>
      </w:r>
    </w:p>
    <w:p w14:paraId="17816774" w14:textId="77777777" w:rsidR="007E200A" w:rsidRPr="00F406D7" w:rsidRDefault="007E200A" w:rsidP="007E200A">
      <w:pPr>
        <w:tabs>
          <w:tab w:val="left" w:pos="709"/>
          <w:tab w:val="left" w:pos="993"/>
        </w:tabs>
        <w:ind w:firstLine="709"/>
        <w:jc w:val="both"/>
      </w:pPr>
      <w:r w:rsidRPr="00F406D7">
        <w:t>-</w:t>
      </w:r>
      <w:r w:rsidRPr="00F406D7">
        <w:tab/>
        <w:t>Подсистема авторизации и администрирования;</w:t>
      </w:r>
    </w:p>
    <w:p w14:paraId="5A6A90A6" w14:textId="77777777" w:rsidR="007E200A" w:rsidRPr="00F406D7" w:rsidRDefault="007E200A" w:rsidP="007E200A">
      <w:pPr>
        <w:tabs>
          <w:tab w:val="left" w:pos="851"/>
          <w:tab w:val="left" w:pos="993"/>
          <w:tab w:val="left" w:pos="1560"/>
        </w:tabs>
        <w:ind w:firstLine="709"/>
        <w:jc w:val="both"/>
      </w:pPr>
      <w:r w:rsidRPr="00F406D7">
        <w:t xml:space="preserve">- Подсистема расчёта оперативных показателей; </w:t>
      </w:r>
    </w:p>
    <w:p w14:paraId="453C2365" w14:textId="77777777" w:rsidR="007E200A" w:rsidRPr="00F406D7" w:rsidRDefault="007E200A" w:rsidP="007E200A">
      <w:pPr>
        <w:tabs>
          <w:tab w:val="left" w:pos="709"/>
          <w:tab w:val="left" w:pos="993"/>
        </w:tabs>
        <w:ind w:firstLine="709"/>
        <w:jc w:val="both"/>
        <w:rPr>
          <w:rFonts w:eastAsiaTheme="minorHAnsi"/>
          <w:bCs/>
          <w:color w:val="000000"/>
          <w:lang w:eastAsia="en-US"/>
        </w:rPr>
      </w:pPr>
      <w:r w:rsidRPr="00F406D7">
        <w:t xml:space="preserve">- </w:t>
      </w:r>
      <w:r w:rsidRPr="00F406D7">
        <w:rPr>
          <w:rFonts w:eastAsiaTheme="minorHAnsi"/>
          <w:bCs/>
          <w:color w:val="000000"/>
          <w:lang w:eastAsia="en-US"/>
        </w:rPr>
        <w:t>Подсистема расч</w:t>
      </w:r>
      <w:r w:rsidRPr="00F406D7">
        <w:t>ё</w:t>
      </w:r>
      <w:r w:rsidRPr="00F406D7">
        <w:rPr>
          <w:rFonts w:eastAsiaTheme="minorHAnsi"/>
          <w:bCs/>
          <w:color w:val="000000"/>
          <w:lang w:eastAsia="en-US"/>
        </w:rPr>
        <w:t xml:space="preserve">та показателей. </w:t>
      </w:r>
    </w:p>
    <w:p w14:paraId="2F26B388" w14:textId="77777777" w:rsidR="007E200A" w:rsidRPr="00F406D7" w:rsidRDefault="007E200A" w:rsidP="007E200A">
      <w:pPr>
        <w:tabs>
          <w:tab w:val="left" w:pos="709"/>
          <w:tab w:val="left" w:pos="993"/>
        </w:tabs>
        <w:ind w:firstLine="709"/>
        <w:jc w:val="both"/>
        <w:rPr>
          <w:rFonts w:eastAsiaTheme="minorHAnsi"/>
          <w:bCs/>
          <w:color w:val="000000"/>
          <w:lang w:eastAsia="en-US"/>
        </w:rPr>
      </w:pPr>
      <w:r w:rsidRPr="00F406D7">
        <w:rPr>
          <w:rFonts w:eastAsiaTheme="minorHAnsi"/>
          <w:bCs/>
          <w:color w:val="000000"/>
          <w:lang w:eastAsia="en-US"/>
        </w:rPr>
        <w:t>Подсистема расчета показателей должна включать в себя модули:</w:t>
      </w:r>
    </w:p>
    <w:p w14:paraId="7AC23A13" w14:textId="77777777" w:rsidR="007E200A" w:rsidRPr="00F406D7" w:rsidRDefault="007E200A" w:rsidP="007E200A">
      <w:pPr>
        <w:pStyle w:val="a3"/>
        <w:numPr>
          <w:ilvl w:val="2"/>
          <w:numId w:val="6"/>
        </w:numPr>
        <w:tabs>
          <w:tab w:val="left" w:pos="851"/>
          <w:tab w:val="left" w:pos="993"/>
          <w:tab w:val="left" w:pos="1560"/>
        </w:tabs>
        <w:ind w:left="0" w:firstLine="709"/>
        <w:jc w:val="both"/>
      </w:pPr>
      <w:r w:rsidRPr="00F406D7">
        <w:t>Модуль взаимодействия с другими информационными системами БЖД;</w:t>
      </w:r>
    </w:p>
    <w:p w14:paraId="083AEAA9" w14:textId="77777777" w:rsidR="007E200A" w:rsidRPr="00F406D7" w:rsidRDefault="007E200A" w:rsidP="007E200A">
      <w:pPr>
        <w:pStyle w:val="a3"/>
        <w:numPr>
          <w:ilvl w:val="2"/>
          <w:numId w:val="6"/>
        </w:numPr>
        <w:tabs>
          <w:tab w:val="left" w:pos="851"/>
          <w:tab w:val="left" w:pos="993"/>
          <w:tab w:val="left" w:pos="1560"/>
        </w:tabs>
        <w:ind w:left="0" w:firstLine="709"/>
        <w:jc w:val="both"/>
      </w:pPr>
      <w:r w:rsidRPr="00F406D7">
        <w:rPr>
          <w:rFonts w:eastAsiaTheme="minorHAnsi"/>
          <w:bCs/>
          <w:color w:val="000000"/>
          <w:lang w:eastAsia="en-US"/>
        </w:rPr>
        <w:t>Модуль контроля данных (рассчитанных и вводимых пользователем);</w:t>
      </w:r>
    </w:p>
    <w:p w14:paraId="5748FD55" w14:textId="77777777" w:rsidR="007E200A" w:rsidRPr="00F406D7" w:rsidRDefault="007E200A" w:rsidP="007E200A">
      <w:pPr>
        <w:pStyle w:val="a3"/>
        <w:numPr>
          <w:ilvl w:val="2"/>
          <w:numId w:val="6"/>
        </w:numPr>
        <w:tabs>
          <w:tab w:val="left" w:pos="851"/>
          <w:tab w:val="left" w:pos="993"/>
          <w:tab w:val="left" w:pos="1560"/>
        </w:tabs>
        <w:ind w:left="0" w:firstLine="709"/>
        <w:jc w:val="both"/>
      </w:pPr>
      <w:r w:rsidRPr="00F406D7">
        <w:t>Модуль ручного ввода данных;</w:t>
      </w:r>
    </w:p>
    <w:p w14:paraId="262B789A" w14:textId="77777777" w:rsidR="007E200A" w:rsidRPr="00F406D7" w:rsidRDefault="007E200A" w:rsidP="007E200A">
      <w:pPr>
        <w:pStyle w:val="a3"/>
        <w:numPr>
          <w:ilvl w:val="2"/>
          <w:numId w:val="6"/>
        </w:numPr>
        <w:tabs>
          <w:tab w:val="left" w:pos="851"/>
          <w:tab w:val="left" w:pos="993"/>
          <w:tab w:val="left" w:pos="1560"/>
        </w:tabs>
        <w:ind w:left="0" w:firstLine="709"/>
        <w:jc w:val="both"/>
      </w:pPr>
      <w:r w:rsidRPr="00F406D7">
        <w:t xml:space="preserve">Модуль итогового расчёта. </w:t>
      </w:r>
      <w:r w:rsidRPr="00F406D7">
        <w:rPr>
          <w:lang w:val="en-US"/>
        </w:rPr>
        <w:t xml:space="preserve"> </w:t>
      </w:r>
    </w:p>
    <w:p w14:paraId="6CBE73CD" w14:textId="77777777" w:rsidR="007E200A" w:rsidRPr="00F406D7" w:rsidRDefault="007E200A" w:rsidP="007E200A">
      <w:pPr>
        <w:tabs>
          <w:tab w:val="left" w:pos="851"/>
          <w:tab w:val="left" w:pos="1560"/>
        </w:tabs>
        <w:ind w:firstLine="1418"/>
        <w:jc w:val="both"/>
      </w:pPr>
    </w:p>
    <w:p w14:paraId="616D60BA" w14:textId="77777777" w:rsidR="007E200A" w:rsidRPr="00F406D7" w:rsidRDefault="007E200A" w:rsidP="007E200A">
      <w:pPr>
        <w:pStyle w:val="2"/>
        <w:rPr>
          <w:sz w:val="24"/>
          <w:szCs w:val="24"/>
        </w:rPr>
      </w:pPr>
      <w:bookmarkStart w:id="19" w:name="_Toc79736821"/>
      <w:r w:rsidRPr="00F406D7">
        <w:rPr>
          <w:sz w:val="24"/>
          <w:szCs w:val="24"/>
        </w:rPr>
        <w:t>Требования к входным, выходным данным</w:t>
      </w:r>
      <w:bookmarkEnd w:id="19"/>
    </w:p>
    <w:p w14:paraId="3C24B715" w14:textId="77777777" w:rsidR="007E200A" w:rsidRPr="00F406D7" w:rsidRDefault="007E200A" w:rsidP="007E200A">
      <w:pPr>
        <w:pStyle w:val="3"/>
        <w:spacing w:before="0"/>
        <w:rPr>
          <w:sz w:val="24"/>
          <w:szCs w:val="24"/>
        </w:rPr>
      </w:pPr>
      <w:bookmarkStart w:id="20" w:name="_Toc79736822"/>
      <w:r w:rsidRPr="00F406D7">
        <w:rPr>
          <w:sz w:val="24"/>
          <w:szCs w:val="24"/>
        </w:rPr>
        <w:t>Требования к входным данным</w:t>
      </w:r>
      <w:bookmarkEnd w:id="20"/>
    </w:p>
    <w:p w14:paraId="67906F9A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Источниками входной информации, являются данные следующих информационных систем:</w:t>
      </w:r>
    </w:p>
    <w:p w14:paraId="2B165205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АС ГИД «Неман» - в части получения информации о номере поезда, времени операции с поездом, кодов станций совершения событий;</w:t>
      </w:r>
    </w:p>
    <w:p w14:paraId="125552F3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Приложение к ГИД «НЕМАН» - в части получения информации о фактическом графике работы диспетчеров с привязкой к участку;</w:t>
      </w:r>
    </w:p>
    <w:p w14:paraId="6E5BF28A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 xml:space="preserve">ИАС ПУР ГП в части регламентных сообщений 5676; </w:t>
      </w:r>
    </w:p>
    <w:p w14:paraId="58749629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АС СПП в части получения данных по плановым значениям погрузки;</w:t>
      </w:r>
    </w:p>
    <w:p w14:paraId="0BB190D1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КПЭ в части получения данных согласно приложению 1 настоящего документа;</w:t>
      </w:r>
    </w:p>
    <w:p w14:paraId="360D674F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АС ИОММ в части получения данных согласно приложению 1 настоящего документа;</w:t>
      </w:r>
    </w:p>
    <w:p w14:paraId="3B41232E" w14:textId="77777777" w:rsidR="007E200A" w:rsidRPr="00F406D7" w:rsidRDefault="007E200A" w:rsidP="007E200A">
      <w:pPr>
        <w:tabs>
          <w:tab w:val="left" w:pos="1276"/>
        </w:tabs>
        <w:ind w:firstLine="567"/>
        <w:jc w:val="both"/>
      </w:pPr>
      <w:r w:rsidRPr="00F406D7">
        <w:t>АС «Окна» в части информации о ремонтных работах в «окно» из суточного плана (на втором этапе разработки).</w:t>
      </w:r>
    </w:p>
    <w:p w14:paraId="4CEF819D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ПЭ НСИ в части таблиц ТР№4, таблиц плана формирования, и др.</w:t>
      </w:r>
    </w:p>
    <w:p w14:paraId="1B4C3F13" w14:textId="77777777" w:rsidR="007E200A" w:rsidRPr="00F406D7" w:rsidRDefault="007E200A" w:rsidP="007E200A">
      <w:pPr>
        <w:tabs>
          <w:tab w:val="left" w:pos="840"/>
        </w:tabs>
        <w:ind w:firstLine="567"/>
        <w:jc w:val="both"/>
      </w:pPr>
      <w:r w:rsidRPr="00F406D7">
        <w:t>УСОГДП - в части получения информации о фактическом графике работы ДГПС, ДГЦ, ДГТ, ТНЦ с привязкой к району.</w:t>
      </w:r>
    </w:p>
    <w:p w14:paraId="571C89FA" w14:textId="77777777" w:rsidR="007E200A" w:rsidRPr="00F406D7" w:rsidRDefault="007E200A" w:rsidP="007E200A">
      <w:pPr>
        <w:rPr>
          <w:sz w:val="22"/>
          <w:szCs w:val="22"/>
        </w:rPr>
      </w:pPr>
    </w:p>
    <w:p w14:paraId="7CE61FFF" w14:textId="77777777" w:rsidR="007E200A" w:rsidRPr="00F406D7" w:rsidRDefault="007E200A" w:rsidP="007E200A">
      <w:pPr>
        <w:pStyle w:val="2"/>
        <w:rPr>
          <w:sz w:val="24"/>
          <w:szCs w:val="24"/>
        </w:rPr>
      </w:pPr>
      <w:bookmarkStart w:id="21" w:name="_Toc79736823"/>
      <w:r w:rsidRPr="00F406D7">
        <w:rPr>
          <w:sz w:val="24"/>
          <w:szCs w:val="24"/>
        </w:rPr>
        <w:t>Требования к выходным данным</w:t>
      </w:r>
      <w:bookmarkEnd w:id="21"/>
    </w:p>
    <w:p w14:paraId="23667439" w14:textId="77777777" w:rsidR="007E200A" w:rsidRPr="00F406D7" w:rsidRDefault="007E200A" w:rsidP="007E200A">
      <w:pPr>
        <w:suppressAutoHyphens/>
        <w:ind w:firstLine="567"/>
        <w:jc w:val="both"/>
        <w:rPr>
          <w:rFonts w:eastAsiaTheme="minorHAnsi" w:cstheme="minorBidi"/>
          <w:lang w:eastAsia="en-US" w:bidi="ru-RU"/>
        </w:rPr>
      </w:pPr>
      <w:r w:rsidRPr="00F406D7">
        <w:rPr>
          <w:rFonts w:eastAsiaTheme="minorHAnsi" w:cstheme="minorBidi"/>
          <w:lang w:eastAsia="en-US"/>
        </w:rPr>
        <w:t xml:space="preserve">Система должна предусматривать формирование </w:t>
      </w:r>
      <w:r w:rsidRPr="00F406D7">
        <w:rPr>
          <w:rFonts w:eastAsiaTheme="minorHAnsi" w:cstheme="minorBidi"/>
          <w:lang w:eastAsia="en-US" w:bidi="ru-RU"/>
        </w:rPr>
        <w:t>выходных форм и содержать функционал по выводу их на печать и сохранению в архив.</w:t>
      </w:r>
    </w:p>
    <w:p w14:paraId="2C85687A" w14:textId="77777777" w:rsidR="007E200A" w:rsidRPr="00F406D7" w:rsidRDefault="007E200A" w:rsidP="007E200A">
      <w:pPr>
        <w:suppressAutoHyphens/>
        <w:ind w:firstLine="567"/>
        <w:jc w:val="both"/>
        <w:rPr>
          <w:rFonts w:eastAsiaTheme="minorHAnsi" w:cstheme="minorBidi"/>
          <w:lang w:eastAsia="en-US" w:bidi="ru-RU"/>
        </w:rPr>
      </w:pPr>
      <w:r w:rsidRPr="00F406D7">
        <w:t xml:space="preserve">Система </w:t>
      </w:r>
      <w:r w:rsidRPr="00F406D7">
        <w:rPr>
          <w:rFonts w:eastAsiaTheme="minorHAnsi" w:cstheme="minorBidi"/>
          <w:lang w:eastAsia="en-US"/>
        </w:rPr>
        <w:t>должна предусматривать возможность настройки выходных форм в зависимости от функций, выполняемых различными пользователями в Системе.</w:t>
      </w:r>
    </w:p>
    <w:p w14:paraId="1505EBE3" w14:textId="77777777" w:rsidR="007E200A" w:rsidRPr="00F406D7" w:rsidRDefault="007E200A" w:rsidP="007E200A">
      <w:pPr>
        <w:suppressAutoHyphens/>
        <w:ind w:firstLine="567"/>
        <w:jc w:val="both"/>
        <w:rPr>
          <w:rFonts w:eastAsiaTheme="minorHAnsi" w:cstheme="minorBidi"/>
          <w:lang w:eastAsia="en-US"/>
        </w:rPr>
      </w:pPr>
      <w:r w:rsidRPr="00F406D7">
        <w:t xml:space="preserve">Система должна </w:t>
      </w:r>
      <w:r w:rsidRPr="00F406D7">
        <w:rPr>
          <w:rFonts w:eastAsiaTheme="minorHAnsi" w:cstheme="minorBidi"/>
          <w:lang w:eastAsia="en-US"/>
        </w:rPr>
        <w:t xml:space="preserve">предусматривать формирование данных </w:t>
      </w:r>
      <w:r w:rsidRPr="00F406D7">
        <w:t xml:space="preserve">(таблицы 1-6) </w:t>
      </w:r>
      <w:r w:rsidRPr="00F406D7">
        <w:rPr>
          <w:rFonts w:eastAsiaTheme="minorHAnsi" w:cstheme="minorBidi"/>
          <w:lang w:eastAsia="en-US"/>
        </w:rPr>
        <w:t xml:space="preserve">по премированию диспетчерского персонала ЦУП по итогам расчетного месяца для утверждения и предоставления их на комиссию по премированию.  </w:t>
      </w:r>
    </w:p>
    <w:p w14:paraId="1F371598" w14:textId="77777777" w:rsidR="007E200A" w:rsidRDefault="007E200A" w:rsidP="007E200A">
      <w:pPr>
        <w:rPr>
          <w:rFonts w:eastAsiaTheme="minorHAnsi" w:cstheme="minorBidi"/>
          <w:sz w:val="28"/>
          <w:szCs w:val="28"/>
          <w:lang w:eastAsia="en-US"/>
        </w:rPr>
        <w:sectPr w:rsidR="007E200A" w:rsidSect="00D41EAF">
          <w:pgSz w:w="11906" w:h="16838" w:code="9"/>
          <w:pgMar w:top="340" w:right="340" w:bottom="340" w:left="340" w:header="340" w:footer="340" w:gutter="0"/>
          <w:cols w:space="720"/>
        </w:sectPr>
      </w:pPr>
    </w:p>
    <w:p w14:paraId="1F442F8E" w14:textId="77777777" w:rsidR="007E200A" w:rsidRDefault="007E200A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lastRenderedPageBreak/>
        <w:t>Таблица 1 – Форма итоговых данных по премированию диспетчера поездного (участкового) (ДНЦ)</w:t>
      </w:r>
    </w:p>
    <w:tbl>
      <w:tblPr>
        <w:tblW w:w="14415" w:type="dxa"/>
        <w:tblInd w:w="452" w:type="dxa"/>
        <w:tblLayout w:type="fixed"/>
        <w:tblLook w:val="04A0" w:firstRow="1" w:lastRow="0" w:firstColumn="1" w:lastColumn="0" w:noHBand="0" w:noVBand="1"/>
      </w:tblPr>
      <w:tblGrid>
        <w:gridCol w:w="418"/>
        <w:gridCol w:w="653"/>
        <w:gridCol w:w="993"/>
        <w:gridCol w:w="935"/>
        <w:gridCol w:w="1287"/>
        <w:gridCol w:w="1026"/>
        <w:gridCol w:w="1284"/>
        <w:gridCol w:w="1283"/>
        <w:gridCol w:w="732"/>
        <w:gridCol w:w="805"/>
        <w:gridCol w:w="1670"/>
        <w:gridCol w:w="775"/>
        <w:gridCol w:w="836"/>
        <w:gridCol w:w="769"/>
        <w:gridCol w:w="480"/>
        <w:gridCol w:w="469"/>
      </w:tblGrid>
      <w:tr w:rsidR="007E200A" w14:paraId="16D90EED" w14:textId="77777777" w:rsidTr="007E200A">
        <w:trPr>
          <w:gridAfter w:val="1"/>
          <w:wAfter w:w="480" w:type="dxa"/>
          <w:trHeight w:val="458"/>
        </w:trPr>
        <w:tc>
          <w:tcPr>
            <w:tcW w:w="4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textDirection w:val="btLr"/>
            <w:hideMark/>
          </w:tcPr>
          <w:p w14:paraId="15E10B11" w14:textId="77777777" w:rsidR="007E200A" w:rsidRDefault="007E200A">
            <w:pPr>
              <w:spacing w:line="256" w:lineRule="auto"/>
              <w:ind w:left="113" w:right="-113"/>
              <w:rPr>
                <w:color w:val="000000"/>
              </w:rPr>
            </w:pPr>
            <w:r>
              <w:rPr>
                <w:color w:val="000000"/>
              </w:rPr>
              <w:t>№ п/п</w:t>
            </w:r>
          </w:p>
        </w:tc>
        <w:tc>
          <w:tcPr>
            <w:tcW w:w="67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757252A8" w14:textId="77777777" w:rsidR="007E200A" w:rsidRDefault="007E200A">
            <w:pPr>
              <w:spacing w:line="256" w:lineRule="auto"/>
              <w:ind w:left="-20" w:right="-118" w:hanging="72"/>
              <w:rPr>
                <w:color w:val="000000"/>
              </w:rPr>
            </w:pPr>
            <w:r>
              <w:rPr>
                <w:color w:val="000000"/>
              </w:rPr>
              <w:t xml:space="preserve">    Ф.И.О.</w:t>
            </w:r>
          </w:p>
          <w:p w14:paraId="3DD9DBCF" w14:textId="77777777" w:rsidR="007E200A" w:rsidRDefault="007E200A">
            <w:pPr>
              <w:spacing w:line="256" w:lineRule="auto"/>
              <w:ind w:right="-118" w:hanging="72"/>
              <w:rPr>
                <w:color w:val="000000"/>
              </w:rPr>
            </w:pPr>
            <w:r>
              <w:rPr>
                <w:color w:val="000000"/>
              </w:rPr>
              <w:t xml:space="preserve">   сменного работника</w:t>
            </w:r>
          </w:p>
        </w:tc>
        <w:tc>
          <w:tcPr>
            <w:tcW w:w="102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textDirection w:val="btLr"/>
            <w:hideMark/>
          </w:tcPr>
          <w:p w14:paraId="69D279E0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Выполнение плана участковой скорости      без в/п</w:t>
            </w:r>
          </w:p>
        </w:tc>
        <w:tc>
          <w:tcPr>
            <w:tcW w:w="9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4A9A72DF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Отсутствие задержек проследования поездов (по вине сл.Д)</w:t>
            </w:r>
          </w:p>
        </w:tc>
        <w:tc>
          <w:tcPr>
            <w:tcW w:w="13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2235AF74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каждый пропущенный по участку грузовой поезд (без выв.и передат.)</w:t>
            </w:r>
          </w:p>
        </w:tc>
        <w:tc>
          <w:tcPr>
            <w:tcW w:w="10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0098B1D6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каждый пропущенный по участку сборный поезд</w:t>
            </w:r>
          </w:p>
        </w:tc>
        <w:tc>
          <w:tcPr>
            <w:tcW w:w="133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7CEB1729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каждый пропущенный по участку тяжеловесный или длинносоставн.</w:t>
            </w:r>
          </w:p>
        </w:tc>
        <w:tc>
          <w:tcPr>
            <w:tcW w:w="133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61E4777B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каждый пропущенный по участку поезд повышенного веса или повышенной  длины</w:t>
            </w:r>
          </w:p>
        </w:tc>
        <w:tc>
          <w:tcPr>
            <w:tcW w:w="75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14C88B2B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Выполнение плана сдачи вагонов по дороге</w:t>
            </w:r>
          </w:p>
        </w:tc>
        <w:tc>
          <w:tcPr>
            <w:tcW w:w="83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6C8FB028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Выполнение плана погрузки в тоннах</w:t>
            </w:r>
          </w:p>
        </w:tc>
        <w:tc>
          <w:tcPr>
            <w:tcW w:w="17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textDirection w:val="btLr"/>
            <w:hideMark/>
          </w:tcPr>
          <w:p w14:paraId="5F65EFEE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каждый пропущенный по участку грузовой поезд с вагонами, загруженными ОГ класса 1 и негабаритными грузами</w:t>
            </w:r>
          </w:p>
        </w:tc>
        <w:tc>
          <w:tcPr>
            <w:tcW w:w="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64B271F9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За каждое предоставленное "окно"</w:t>
            </w:r>
          </w:p>
        </w:tc>
        <w:tc>
          <w:tcPr>
            <w:tcW w:w="86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2CCB489B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Выполнение плана развоза местного груза</w:t>
            </w:r>
          </w:p>
        </w:tc>
        <w:tc>
          <w:tcPr>
            <w:tcW w:w="7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0DAD3269" w14:textId="77777777" w:rsidR="007E200A" w:rsidRDefault="007E200A">
            <w:pPr>
              <w:spacing w:line="256" w:lineRule="auto"/>
              <w:ind w:left="113" w:right="113"/>
              <w:rPr>
                <w:color w:val="000000"/>
              </w:rPr>
            </w:pPr>
            <w:r>
              <w:rPr>
                <w:color w:val="000000"/>
              </w:rPr>
              <w:t>Выполнение плана передачи местного груза</w:t>
            </w:r>
          </w:p>
        </w:tc>
        <w:tc>
          <w:tcPr>
            <w:tcW w:w="49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hideMark/>
          </w:tcPr>
          <w:p w14:paraId="4873A04A" w14:textId="77777777" w:rsidR="007E200A" w:rsidRDefault="007E200A">
            <w:pPr>
              <w:spacing w:line="256" w:lineRule="auto"/>
              <w:ind w:left="113" w:right="113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ИТОГО</w:t>
            </w:r>
          </w:p>
        </w:tc>
      </w:tr>
      <w:tr w:rsidR="00D41EAF" w14:paraId="01D58B71" w14:textId="77777777" w:rsidTr="007E200A">
        <w:trPr>
          <w:trHeight w:val="2492"/>
        </w:trPr>
        <w:tc>
          <w:tcPr>
            <w:tcW w:w="4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01E5DFC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7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0855C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2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2CE925A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9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D133E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00685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C70D9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61E5BA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B6D20F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5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A559D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3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74AFDA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7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C8B05C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68828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6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63239F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5A4A4E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49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E14703" w14:textId="77777777" w:rsidR="007E200A" w:rsidRDefault="007E200A">
            <w:pPr>
              <w:spacing w:line="256" w:lineRule="auto"/>
              <w:rPr>
                <w:b/>
                <w:bCs/>
                <w:color w:val="000000"/>
              </w:rPr>
            </w:pPr>
          </w:p>
        </w:tc>
        <w:tc>
          <w:tcPr>
            <w:tcW w:w="480" w:type="dxa"/>
            <w:vAlign w:val="center"/>
            <w:hideMark/>
          </w:tcPr>
          <w:p w14:paraId="7D6E0C29" w14:textId="77777777" w:rsidR="007E200A" w:rsidRDefault="007E200A">
            <w:pPr>
              <w:rPr>
                <w:b/>
                <w:bCs/>
                <w:color w:val="000000"/>
              </w:rPr>
            </w:pPr>
          </w:p>
        </w:tc>
      </w:tr>
      <w:tr w:rsidR="007E200A" w14:paraId="0F213151" w14:textId="77777777" w:rsidTr="007E200A">
        <w:trPr>
          <w:trHeight w:val="268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  <w:hideMark/>
          </w:tcPr>
          <w:p w14:paraId="78531BFB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65534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2   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539060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A98467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492415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FA0A1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62646F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hideMark/>
          </w:tcPr>
          <w:p w14:paraId="31B3B9C3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EA339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CA528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9CD6FC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469BBB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D13ED0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6357E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30F8F1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480" w:type="dxa"/>
            <w:vAlign w:val="center"/>
            <w:hideMark/>
          </w:tcPr>
          <w:p w14:paraId="71CAE0DB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7C794202" w14:textId="77777777" w:rsidTr="007E200A">
        <w:trPr>
          <w:trHeight w:val="268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76DA6C1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2E1A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7B88017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6CED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9074F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A444F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B3FA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56936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2DD2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9E47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3D39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96B33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25C78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2325F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2634AF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80" w:type="dxa"/>
            <w:vAlign w:val="center"/>
            <w:hideMark/>
          </w:tcPr>
          <w:p w14:paraId="0640BC02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1F5817B4" w14:textId="77777777" w:rsidTr="007E200A">
        <w:trPr>
          <w:trHeight w:val="14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2E64A2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B784B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6B7CC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9EDAB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3AC64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D5530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E021F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82FCEE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2E234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0B6AE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1D8AC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B1F86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9370E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5FB79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21416D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80" w:type="dxa"/>
            <w:vAlign w:val="center"/>
            <w:hideMark/>
          </w:tcPr>
          <w:p w14:paraId="27BD2C45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02CC5FA4" w14:textId="77777777" w:rsidTr="007E200A">
        <w:trPr>
          <w:trHeight w:val="12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192168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7807F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6B2C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3AAE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9BF14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837F3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B34B33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8B98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D2F76A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A894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20644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B2925D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A5CC9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9A63EF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29C9F3C7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480" w:type="dxa"/>
            <w:vAlign w:val="center"/>
            <w:hideMark/>
          </w:tcPr>
          <w:p w14:paraId="4399EAAA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</w:tbl>
    <w:p w14:paraId="757DCEEC" w14:textId="77777777" w:rsidR="007E200A" w:rsidRDefault="007E200A" w:rsidP="007E200A">
      <w:pPr>
        <w:suppressAutoHyphens/>
        <w:ind w:left="567"/>
        <w:jc w:val="both"/>
        <w:rPr>
          <w:rFonts w:eastAsiaTheme="minorHAnsi" w:cstheme="minorBidi"/>
          <w:sz w:val="28"/>
          <w:szCs w:val="28"/>
          <w:lang w:eastAsia="en-US"/>
        </w:rPr>
      </w:pPr>
    </w:p>
    <w:p w14:paraId="7678245A" w14:textId="77777777" w:rsidR="007E200A" w:rsidRDefault="007E200A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>Таблица 2 – Форма итоговых данных по премированию диспетчера локомотивного (ТНЦ)</w:t>
      </w:r>
    </w:p>
    <w:tbl>
      <w:tblPr>
        <w:tblW w:w="14385" w:type="dxa"/>
        <w:tblInd w:w="492" w:type="dxa"/>
        <w:tblLayout w:type="fixed"/>
        <w:tblLook w:val="04A0" w:firstRow="1" w:lastRow="0" w:firstColumn="1" w:lastColumn="0" w:noHBand="0" w:noVBand="1"/>
      </w:tblPr>
      <w:tblGrid>
        <w:gridCol w:w="538"/>
        <w:gridCol w:w="1031"/>
        <w:gridCol w:w="1515"/>
        <w:gridCol w:w="1586"/>
        <w:gridCol w:w="1468"/>
        <w:gridCol w:w="1346"/>
        <w:gridCol w:w="1591"/>
        <w:gridCol w:w="1106"/>
        <w:gridCol w:w="1520"/>
        <w:gridCol w:w="1521"/>
        <w:gridCol w:w="693"/>
        <w:gridCol w:w="470"/>
      </w:tblGrid>
      <w:tr w:rsidR="007E200A" w14:paraId="71D29759" w14:textId="77777777" w:rsidTr="007E200A">
        <w:trPr>
          <w:gridAfter w:val="1"/>
          <w:wAfter w:w="480" w:type="dxa"/>
          <w:trHeight w:val="600"/>
        </w:trPr>
        <w:tc>
          <w:tcPr>
            <w:tcW w:w="551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hideMark/>
          </w:tcPr>
          <w:p w14:paraId="7A1781C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№ п/п</w:t>
            </w:r>
          </w:p>
        </w:tc>
        <w:tc>
          <w:tcPr>
            <w:tcW w:w="1064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hideMark/>
          </w:tcPr>
          <w:p w14:paraId="72D9F36C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Ф. И.О. сменного работника</w:t>
            </w:r>
          </w:p>
        </w:tc>
        <w:tc>
          <w:tcPr>
            <w:tcW w:w="156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2E5C717E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Выполнение плана производительности поездного локомотива</w:t>
            </w:r>
          </w:p>
        </w:tc>
        <w:tc>
          <w:tcPr>
            <w:tcW w:w="164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2B7AC0F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Выполнение плана среднего</w:t>
            </w:r>
          </w:p>
          <w:p w14:paraId="1F49CDE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веса отправленных грузовых поездов с локомотивами серии БКГ-1</w:t>
            </w:r>
          </w:p>
        </w:tc>
        <w:tc>
          <w:tcPr>
            <w:tcW w:w="152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D6CC84B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Выполнение плана по среднесуточному</w:t>
            </w:r>
          </w:p>
          <w:p w14:paraId="014CD9F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пробегу локомотива в границах отделения</w:t>
            </w:r>
          </w:p>
          <w:p w14:paraId="7C53726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85811A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За каждый отправленный</w:t>
            </w:r>
          </w:p>
          <w:p w14:paraId="55A97F2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поезд на удлиненное гарантийное плечо</w:t>
            </w:r>
          </w:p>
          <w:p w14:paraId="627F7B9E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648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FB639A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За каждый отправленный поезд</w:t>
            </w:r>
          </w:p>
          <w:p w14:paraId="1CCFCDE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повышенного веса или</w:t>
            </w:r>
          </w:p>
          <w:p w14:paraId="6B1A32B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повышенной   длины</w:t>
            </w:r>
          </w:p>
          <w:p w14:paraId="67195C1E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14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52EFD49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Выполнение сдачи вагонов по дороге</w:t>
            </w:r>
          </w:p>
        </w:tc>
        <w:tc>
          <w:tcPr>
            <w:tcW w:w="1574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55BCBCE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Отсутствие нарушений режима</w:t>
            </w:r>
          </w:p>
          <w:p w14:paraId="44A83F1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непрерывной работы локомотивных</w:t>
            </w:r>
          </w:p>
          <w:p w14:paraId="0589264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бригад</w:t>
            </w:r>
          </w:p>
        </w:tc>
        <w:tc>
          <w:tcPr>
            <w:tcW w:w="1575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798E523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Выполнение своевременной</w:t>
            </w:r>
          </w:p>
          <w:p w14:paraId="63F54C2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подгонки локомотивов на плановые виды ремонтов и  ТО</w:t>
            </w:r>
          </w:p>
        </w:tc>
        <w:tc>
          <w:tcPr>
            <w:tcW w:w="712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14:paraId="5476EF99" w14:textId="77777777" w:rsidR="007E200A" w:rsidRDefault="007E200A">
            <w:pPr>
              <w:spacing w:line="256" w:lineRule="auto"/>
              <w:ind w:left="113" w:right="113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ИТОГО</w:t>
            </w:r>
          </w:p>
        </w:tc>
      </w:tr>
      <w:tr w:rsidR="007E200A" w14:paraId="6B341E1A" w14:textId="77777777" w:rsidTr="007E200A">
        <w:trPr>
          <w:trHeight w:val="1629"/>
        </w:trPr>
        <w:tc>
          <w:tcPr>
            <w:tcW w:w="551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7051836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6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7E923A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CA74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64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69C0A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520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0FD407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45EDD5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648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C1BD5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14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88F4C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57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23D47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575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9A55A3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12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D40C7B" w14:textId="77777777" w:rsidR="007E200A" w:rsidRDefault="007E200A">
            <w:pPr>
              <w:spacing w:line="256" w:lineRule="auto"/>
              <w:rPr>
                <w:b/>
                <w:bCs/>
                <w:color w:val="000000"/>
              </w:rPr>
            </w:pPr>
          </w:p>
        </w:tc>
        <w:tc>
          <w:tcPr>
            <w:tcW w:w="480" w:type="dxa"/>
            <w:vAlign w:val="center"/>
            <w:hideMark/>
          </w:tcPr>
          <w:p w14:paraId="13EFA25A" w14:textId="77777777" w:rsidR="007E200A" w:rsidRDefault="007E200A">
            <w:pPr>
              <w:rPr>
                <w:b/>
                <w:bCs/>
                <w:color w:val="000000"/>
              </w:rPr>
            </w:pPr>
          </w:p>
        </w:tc>
      </w:tr>
      <w:tr w:rsidR="007E200A" w14:paraId="55CD2F0C" w14:textId="77777777" w:rsidTr="007E200A">
        <w:trPr>
          <w:trHeight w:val="106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973A941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5310C5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56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5B32464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64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48818EB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430F4A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27235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842EB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F01792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691900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4E511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C8A2B04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480" w:type="dxa"/>
            <w:vAlign w:val="center"/>
            <w:hideMark/>
          </w:tcPr>
          <w:p w14:paraId="2BA0E064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359D6D2A" w14:textId="77777777" w:rsidTr="007E200A">
        <w:trPr>
          <w:trHeight w:val="109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2CD94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E5880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A01F2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D8E8C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65DAB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83F3C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2BB83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7D6A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36E8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B34BE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733B6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16BB9706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36FA5113" w14:textId="77777777" w:rsidTr="007E200A">
        <w:trPr>
          <w:trHeight w:val="52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71AFA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6BCFB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0C6EA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FEE2E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537BA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BB974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A8327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A4389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1B2E3B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C94435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A76A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60B5BC01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4CE97A57" w14:textId="77777777" w:rsidTr="007E200A">
        <w:trPr>
          <w:trHeight w:val="87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051028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49A89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D5B5C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AC202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59AE1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77835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F761D3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70A9BB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2C28C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421F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38073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1E7A17A3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</w:tbl>
    <w:p w14:paraId="3407494D" w14:textId="77777777" w:rsidR="00F406D7" w:rsidRDefault="00F406D7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14:paraId="1693E5D1" w14:textId="77777777" w:rsidR="00F406D7" w:rsidRDefault="00F406D7">
      <w:pPr>
        <w:spacing w:after="160" w:line="259" w:lineRule="auto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br w:type="page"/>
      </w:r>
    </w:p>
    <w:p w14:paraId="42E44A68" w14:textId="77777777" w:rsidR="007E200A" w:rsidRDefault="007E200A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lastRenderedPageBreak/>
        <w:t>Таблица 3 – Форма итоговых данных по премированию диспетчера поездного (узлового) (ДНЦ)</w:t>
      </w:r>
    </w:p>
    <w:tbl>
      <w:tblPr>
        <w:tblW w:w="14459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5"/>
        <w:gridCol w:w="761"/>
        <w:gridCol w:w="693"/>
        <w:gridCol w:w="742"/>
        <w:gridCol w:w="934"/>
        <w:gridCol w:w="1287"/>
        <w:gridCol w:w="971"/>
        <w:gridCol w:w="693"/>
        <w:gridCol w:w="971"/>
        <w:gridCol w:w="1085"/>
        <w:gridCol w:w="1250"/>
        <w:gridCol w:w="693"/>
        <w:gridCol w:w="1387"/>
        <w:gridCol w:w="554"/>
        <w:gridCol w:w="693"/>
        <w:gridCol w:w="693"/>
        <w:gridCol w:w="554"/>
      </w:tblGrid>
      <w:tr w:rsidR="007E200A" w14:paraId="419897C5" w14:textId="77777777" w:rsidTr="007E200A">
        <w:trPr>
          <w:cantSplit/>
          <w:trHeight w:val="3866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4B075C8F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№ п/п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476BF8D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Фамилия И.О. сменного работника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9F69C1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Отсутствие задержек проследования  поездов (по вине сл.Д)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0A8C963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погрузки в тоннах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6429E41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сборный поезд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4BDDB6F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поезд дальнего назначения, не предусмотренный планом формирования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2981787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среднего веса отправленных грузовых поездов своего формирования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FCB6697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поезд (без выв.и перед.)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92B92D0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тяжеловесный или длинносоставный поезд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7ABF4E1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поезд повышенного веса или длины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ADE21DF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поезд на удлиненное гарантийное плечо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6C64274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сдачи вагонов по дороге за сутки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EF018D5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сформированный и отправленный поезд с вагонами, загруженными ОГ класса 1 и негабаритными грузами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BF58229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каждое предоставленное «окно"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48F567B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развоза местного груза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9F582A0" w14:textId="77777777" w:rsidR="007E200A" w:rsidRDefault="007E200A">
            <w:pPr>
              <w:spacing w:line="256" w:lineRule="auto"/>
              <w:ind w:left="113" w:right="113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передачи местного груза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AA11B13" w14:textId="77777777" w:rsidR="007E200A" w:rsidRDefault="007E200A">
            <w:pPr>
              <w:spacing w:line="25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ИТОГО</w:t>
            </w:r>
          </w:p>
        </w:tc>
      </w:tr>
      <w:tr w:rsidR="007E200A" w14:paraId="50970341" w14:textId="77777777" w:rsidTr="007E200A">
        <w:trPr>
          <w:trHeight w:val="319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341AD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FB4CE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24FE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81034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68706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ACC13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7D0B6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2A957A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B5523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20139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9BB116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E58C27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3EBB57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5C628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AFC64B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571C51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E6069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  <w:tr w:rsidR="007E200A" w14:paraId="2A0DE854" w14:textId="77777777" w:rsidTr="007E200A">
        <w:trPr>
          <w:trHeight w:val="305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64A3E3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F01C0C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70D75E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3174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A0C85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33CC9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3C7BCC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660AC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B7C9E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8C44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EEE8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B25C6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8EE82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6DF89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78F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17DAE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363EA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E200A" w14:paraId="103CBF71" w14:textId="77777777" w:rsidTr="007E200A">
        <w:trPr>
          <w:trHeight w:val="205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96B4A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9E7312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136C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8E734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EA9EC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DAF70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4408F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178B8B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5141B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52EAD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07058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6BEF5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C91EDC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18EBE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DBC5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EE54D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9A35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E200A" w14:paraId="1857A3CF" w14:textId="77777777" w:rsidTr="007E200A">
        <w:trPr>
          <w:trHeight w:val="67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88FC64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72D7D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A91836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129693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275FC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91BE4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3DFFC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8AB93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F0E5E5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2B07DC0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D4F676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FFB9D3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88ACE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5D8D7B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097BD5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CE04D2F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DBD6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</w:tr>
    </w:tbl>
    <w:p w14:paraId="7534070D" w14:textId="77777777" w:rsidR="00F406D7" w:rsidRDefault="00F406D7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</w:p>
    <w:p w14:paraId="67FF692B" w14:textId="77777777" w:rsidR="007E200A" w:rsidRDefault="007E200A" w:rsidP="007E200A">
      <w:pPr>
        <w:suppressAutoHyphens/>
        <w:ind w:firstLine="567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4 – Форма итоговых данных по премированию </w:t>
      </w:r>
      <w:r>
        <w:rPr>
          <w:sz w:val="28"/>
          <w:szCs w:val="28"/>
        </w:rPr>
        <w:t>старшего диспетчера локомотивного дорожного (ДГТ)</w:t>
      </w:r>
    </w:p>
    <w:tbl>
      <w:tblPr>
        <w:tblW w:w="15000" w:type="dxa"/>
        <w:tblInd w:w="449" w:type="dxa"/>
        <w:tblLayout w:type="fixed"/>
        <w:tblLook w:val="04A0" w:firstRow="1" w:lastRow="0" w:firstColumn="1" w:lastColumn="0" w:noHBand="0" w:noVBand="1"/>
      </w:tblPr>
      <w:tblGrid>
        <w:gridCol w:w="523"/>
        <w:gridCol w:w="1054"/>
        <w:gridCol w:w="2111"/>
        <w:gridCol w:w="1483"/>
        <w:gridCol w:w="2085"/>
        <w:gridCol w:w="1315"/>
        <w:gridCol w:w="1376"/>
        <w:gridCol w:w="2122"/>
        <w:gridCol w:w="2007"/>
        <w:gridCol w:w="453"/>
        <w:gridCol w:w="471"/>
      </w:tblGrid>
      <w:tr w:rsidR="007E200A" w14:paraId="555442BC" w14:textId="77777777" w:rsidTr="007E200A">
        <w:trPr>
          <w:gridAfter w:val="1"/>
          <w:wAfter w:w="480" w:type="dxa"/>
          <w:trHeight w:val="820"/>
        </w:trPr>
        <w:tc>
          <w:tcPr>
            <w:tcW w:w="5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4C7282BE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№ п/п</w:t>
            </w:r>
          </w:p>
        </w:tc>
        <w:tc>
          <w:tcPr>
            <w:tcW w:w="10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600E90FB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Ф. И.О. сменного работника</w:t>
            </w:r>
          </w:p>
        </w:tc>
        <w:tc>
          <w:tcPr>
            <w:tcW w:w="218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hideMark/>
          </w:tcPr>
          <w:p w14:paraId="29DCE4D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производительности поездного локомотива</w:t>
            </w:r>
          </w:p>
        </w:tc>
        <w:tc>
          <w:tcPr>
            <w:tcW w:w="153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1A440F6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 среднего веса грузового поезда (без перед.и вывоз.)</w:t>
            </w:r>
          </w:p>
        </w:tc>
        <w:tc>
          <w:tcPr>
            <w:tcW w:w="215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400EDF12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среднего веса отправленных грузовых поедов с локомотивом серии БКГ-1 по дороге</w:t>
            </w:r>
          </w:p>
        </w:tc>
        <w:tc>
          <w:tcPr>
            <w:tcW w:w="135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hideMark/>
          </w:tcPr>
          <w:p w14:paraId="15907F6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по среднесуточному пробегу локомотива</w:t>
            </w:r>
          </w:p>
        </w:tc>
        <w:tc>
          <w:tcPr>
            <w:tcW w:w="1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63750974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плана сдачи вагонов</w:t>
            </w:r>
          </w:p>
        </w:tc>
        <w:tc>
          <w:tcPr>
            <w:tcW w:w="219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1BF8A253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Выполнение своевременной подгонки локомотивов на плановые виды ремонтов и  ТО</w:t>
            </w:r>
          </w:p>
        </w:tc>
        <w:tc>
          <w:tcPr>
            <w:tcW w:w="20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14:paraId="2C78154F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За каждый отправленный поезд на удлинённое гарантийное плечо</w:t>
            </w:r>
          </w:p>
        </w:tc>
        <w:tc>
          <w:tcPr>
            <w:tcW w:w="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  <w:hideMark/>
          </w:tcPr>
          <w:p w14:paraId="15D6324C" w14:textId="77777777" w:rsidR="007E200A" w:rsidRDefault="007E200A">
            <w:pPr>
              <w:spacing w:line="256" w:lineRule="auto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ИТОГО</w:t>
            </w:r>
          </w:p>
        </w:tc>
      </w:tr>
      <w:tr w:rsidR="007E200A" w14:paraId="4DB70C3C" w14:textId="77777777" w:rsidTr="007E200A">
        <w:trPr>
          <w:trHeight w:val="816"/>
        </w:trPr>
        <w:tc>
          <w:tcPr>
            <w:tcW w:w="5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90F7D2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0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7FFEBF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184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95C957E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53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DFCDC6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1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E629C7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3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3DD9314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1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6053A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19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765BB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0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A9C689" w14:textId="77777777" w:rsidR="007E200A" w:rsidRDefault="007E200A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325933" w14:textId="77777777" w:rsidR="007E200A" w:rsidRDefault="007E200A">
            <w:pPr>
              <w:spacing w:line="256" w:lineRule="auto"/>
              <w:rPr>
                <w:b/>
                <w:bCs/>
                <w:color w:val="000000"/>
              </w:rPr>
            </w:pPr>
          </w:p>
        </w:tc>
        <w:tc>
          <w:tcPr>
            <w:tcW w:w="480" w:type="dxa"/>
            <w:vAlign w:val="center"/>
            <w:hideMark/>
          </w:tcPr>
          <w:p w14:paraId="2994D4DE" w14:textId="77777777" w:rsidR="007E200A" w:rsidRDefault="007E200A">
            <w:pPr>
              <w:rPr>
                <w:b/>
                <w:bCs/>
                <w:color w:val="000000"/>
              </w:rPr>
            </w:pPr>
          </w:p>
        </w:tc>
      </w:tr>
      <w:tr w:rsidR="007E200A" w14:paraId="08B97DBD" w14:textId="77777777" w:rsidTr="007E200A">
        <w:trPr>
          <w:trHeight w:val="285"/>
        </w:trPr>
        <w:tc>
          <w:tcPr>
            <w:tcW w:w="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25D2D7F" w14:textId="77777777" w:rsidR="007E200A" w:rsidRDefault="007E200A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BA7107E" w14:textId="77777777" w:rsidR="007E200A" w:rsidRDefault="007E200A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33083D2" w14:textId="77777777" w:rsidR="007E200A" w:rsidRDefault="007E200A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573DFC29" w14:textId="77777777" w:rsidR="007E200A" w:rsidRDefault="007E200A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1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FFF87CF" w14:textId="77777777" w:rsidR="007E200A" w:rsidRDefault="007E200A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90A0504" w14:textId="77777777" w:rsidR="007E200A" w:rsidRDefault="007E200A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06F24D2" w14:textId="77777777" w:rsidR="007E200A" w:rsidRDefault="007E200A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2E4793D" w14:textId="77777777" w:rsidR="007E200A" w:rsidRDefault="007E200A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20BD0AF" w14:textId="77777777" w:rsidR="007E200A" w:rsidRDefault="007E200A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A5193E8" w14:textId="77777777" w:rsidR="007E200A" w:rsidRDefault="007E200A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480" w:type="dxa"/>
            <w:vAlign w:val="center"/>
            <w:hideMark/>
          </w:tcPr>
          <w:p w14:paraId="76A3E5F2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05A6BA32" w14:textId="77777777" w:rsidTr="007E200A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1962D9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F1F89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AD04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755E0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A526C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CCAFC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7F397B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CD10A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03CE6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11033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64B4C2EC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7EA2CB62" w14:textId="77777777" w:rsidTr="007E200A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1B733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1E11B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9A92C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FE2C2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F05C5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13215D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F3C99F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8AB4A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402C21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E9A4D7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06657E16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  <w:tr w:rsidR="007E200A" w14:paraId="7AE15656" w14:textId="77777777" w:rsidTr="007E200A">
        <w:trPr>
          <w:trHeight w:val="309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61740C" w14:textId="77777777" w:rsidR="007E200A" w:rsidRDefault="007E200A">
            <w:pPr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ADDD8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876D5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93ADB6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7BDAE9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89F48A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7081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7DDF14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E3C6C0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4C8E58" w14:textId="77777777" w:rsidR="007E200A" w:rsidRDefault="007E200A">
            <w:pPr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480" w:type="dxa"/>
            <w:vAlign w:val="center"/>
            <w:hideMark/>
          </w:tcPr>
          <w:p w14:paraId="1EFD6A3D" w14:textId="77777777" w:rsidR="007E200A" w:rsidRDefault="007E200A">
            <w:pPr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ru-BY" w:eastAsia="ru-BY"/>
              </w:rPr>
            </w:pPr>
          </w:p>
        </w:tc>
      </w:tr>
    </w:tbl>
    <w:p w14:paraId="31BA1994" w14:textId="77777777" w:rsidR="00F406D7" w:rsidRDefault="00F406D7" w:rsidP="00F406D7">
      <w:pPr>
        <w:tabs>
          <w:tab w:val="left" w:pos="5898"/>
        </w:tabs>
        <w:rPr>
          <w:rFonts w:eastAsiaTheme="minorHAnsi" w:cstheme="minorBidi"/>
          <w:sz w:val="28"/>
          <w:szCs w:val="28"/>
          <w:lang w:eastAsia="en-US"/>
        </w:rPr>
      </w:pPr>
    </w:p>
    <w:p w14:paraId="4B7411D1" w14:textId="77777777" w:rsidR="00F406D7" w:rsidRDefault="00F406D7">
      <w:pPr>
        <w:spacing w:after="160" w:line="259" w:lineRule="auto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br w:type="page"/>
      </w:r>
    </w:p>
    <w:p w14:paraId="3EDC4A9B" w14:textId="77777777" w:rsidR="007E200A" w:rsidRDefault="007E200A" w:rsidP="007E200A">
      <w:pPr>
        <w:tabs>
          <w:tab w:val="left" w:pos="5898"/>
        </w:tabs>
        <w:ind w:firstLine="426"/>
        <w:rPr>
          <w:sz w:val="28"/>
          <w:szCs w:val="28"/>
        </w:rPr>
      </w:pPr>
      <w:r>
        <w:rPr>
          <w:rFonts w:eastAsiaTheme="minorHAnsi" w:cstheme="minorBidi"/>
          <w:sz w:val="28"/>
          <w:szCs w:val="28"/>
          <w:lang w:eastAsia="en-US"/>
        </w:rPr>
        <w:lastRenderedPageBreak/>
        <w:t xml:space="preserve">Таблица 5 – Форма итоговых данных по премированию </w:t>
      </w:r>
      <w:r>
        <w:rPr>
          <w:sz w:val="28"/>
          <w:szCs w:val="28"/>
        </w:rPr>
        <w:t>старшего диспетчера дорожного (ДГПС)</w:t>
      </w:r>
    </w:p>
    <w:tbl>
      <w:tblPr>
        <w:tblW w:w="14487" w:type="dxa"/>
        <w:tblInd w:w="416" w:type="dxa"/>
        <w:tblLook w:val="04A0" w:firstRow="1" w:lastRow="0" w:firstColumn="1" w:lastColumn="0" w:noHBand="0" w:noVBand="1"/>
      </w:tblPr>
      <w:tblGrid>
        <w:gridCol w:w="525"/>
        <w:gridCol w:w="798"/>
        <w:gridCol w:w="1311"/>
        <w:gridCol w:w="525"/>
        <w:gridCol w:w="1090"/>
        <w:gridCol w:w="728"/>
        <w:gridCol w:w="842"/>
        <w:gridCol w:w="1051"/>
        <w:gridCol w:w="904"/>
        <w:gridCol w:w="843"/>
        <w:gridCol w:w="739"/>
        <w:gridCol w:w="861"/>
        <w:gridCol w:w="842"/>
        <w:gridCol w:w="759"/>
        <w:gridCol w:w="875"/>
        <w:gridCol w:w="1311"/>
        <w:gridCol w:w="525"/>
      </w:tblGrid>
      <w:tr w:rsidR="007E200A" w14:paraId="7758AD63" w14:textId="77777777" w:rsidTr="007E200A">
        <w:trPr>
          <w:trHeight w:val="3108"/>
        </w:trPr>
        <w:tc>
          <w:tcPr>
            <w:tcW w:w="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2426E152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№ п/п</w:t>
            </w:r>
          </w:p>
        </w:tc>
        <w:tc>
          <w:tcPr>
            <w:tcW w:w="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29EC56F" w14:textId="77777777" w:rsidR="007E200A" w:rsidRDefault="007E200A">
            <w:pPr>
              <w:spacing w:line="256" w:lineRule="auto"/>
              <w:jc w:val="center"/>
            </w:pPr>
            <w:r>
              <w:rPr>
                <w:bCs/>
              </w:rPr>
              <w:t>Ф. И.О</w:t>
            </w:r>
            <w:r>
              <w:t>. сменного работника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2008E11C" w14:textId="77777777" w:rsidR="007E200A" w:rsidRDefault="007E200A">
            <w:pPr>
              <w:spacing w:line="256" w:lineRule="auto"/>
              <w:jc w:val="center"/>
            </w:pPr>
            <w:r>
              <w:t xml:space="preserve">Отсутствие </w:t>
            </w:r>
            <w:r>
              <w:rPr>
                <w:bCs/>
              </w:rPr>
              <w:t>задержек</w:t>
            </w:r>
            <w:r>
              <w:t xml:space="preserve"> проследования, отправления и прибытия </w:t>
            </w:r>
            <w:r>
              <w:rPr>
                <w:bCs/>
              </w:rPr>
              <w:t xml:space="preserve"> </w:t>
            </w:r>
            <w:r>
              <w:t>поездов (по вине сл.Д)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FB0A1FB" w14:textId="77777777" w:rsidR="007E200A" w:rsidRDefault="007E200A">
            <w:pPr>
              <w:spacing w:line="256" w:lineRule="auto"/>
              <w:jc w:val="center"/>
            </w:pPr>
            <w:r>
              <w:rPr>
                <w:bCs/>
              </w:rPr>
              <w:t>Экспорт</w:t>
            </w:r>
            <w:r>
              <w:t xml:space="preserve"> услуг</w:t>
            </w:r>
          </w:p>
        </w:tc>
        <w:tc>
          <w:tcPr>
            <w:tcW w:w="10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642C426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</w:t>
            </w:r>
            <w:r>
              <w:rPr>
                <w:bCs/>
              </w:rPr>
              <w:t>среднего веса</w:t>
            </w:r>
            <w:r>
              <w:t xml:space="preserve"> грузовых поездов без перед.и вывоз.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4A6B8E7E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погрузки </w:t>
            </w:r>
            <w:r>
              <w:rPr>
                <w:bCs/>
              </w:rPr>
              <w:t>в тоннах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1B464374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</w:t>
            </w:r>
            <w:r>
              <w:rPr>
                <w:bCs/>
              </w:rPr>
              <w:t>регулировочного задания</w:t>
            </w:r>
          </w:p>
        </w:tc>
        <w:tc>
          <w:tcPr>
            <w:tcW w:w="10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71967E26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</w:t>
            </w:r>
            <w:r>
              <w:rPr>
                <w:bCs/>
              </w:rPr>
              <w:t>производительности</w:t>
            </w:r>
            <w:r>
              <w:t xml:space="preserve"> поездного локомотива</w:t>
            </w:r>
          </w:p>
        </w:tc>
        <w:tc>
          <w:tcPr>
            <w:tcW w:w="9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35725CCF" w14:textId="77777777" w:rsidR="007E200A" w:rsidRDefault="007E200A">
            <w:pPr>
              <w:spacing w:line="256" w:lineRule="auto"/>
              <w:jc w:val="center"/>
            </w:pPr>
            <w:r>
              <w:t>Выполнение плана участковой</w:t>
            </w:r>
            <w:r>
              <w:rPr>
                <w:bCs/>
              </w:rPr>
              <w:t xml:space="preserve"> скорости </w:t>
            </w:r>
            <w:r>
              <w:t>без перед.и вывоз</w:t>
            </w:r>
            <w:r>
              <w:rPr>
                <w:bCs/>
              </w:rPr>
              <w:t>.</w:t>
            </w:r>
          </w:p>
        </w:tc>
        <w:tc>
          <w:tcPr>
            <w:tcW w:w="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7F5F4557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по </w:t>
            </w:r>
            <w:r>
              <w:rPr>
                <w:bCs/>
              </w:rPr>
              <w:t>обороту местного вагона</w:t>
            </w:r>
          </w:p>
        </w:tc>
        <w:tc>
          <w:tcPr>
            <w:tcW w:w="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4F41A23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</w:t>
            </w:r>
            <w:r>
              <w:rPr>
                <w:bCs/>
              </w:rPr>
              <w:t>сдачи вагонов</w:t>
            </w:r>
            <w:r>
              <w:t xml:space="preserve"> по дороге</w:t>
            </w:r>
          </w:p>
        </w:tc>
        <w:tc>
          <w:tcPr>
            <w:tcW w:w="8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239B6A30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</w:t>
            </w:r>
            <w:r>
              <w:rPr>
                <w:bCs/>
              </w:rPr>
              <w:t xml:space="preserve">развоза </w:t>
            </w:r>
            <w:r>
              <w:t>местного груза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1C457321" w14:textId="77777777" w:rsidR="007E200A" w:rsidRDefault="007E200A">
            <w:pPr>
              <w:spacing w:line="256" w:lineRule="auto"/>
              <w:jc w:val="center"/>
            </w:pPr>
            <w:r>
              <w:t xml:space="preserve">Выполнение плана </w:t>
            </w:r>
            <w:r>
              <w:rPr>
                <w:bCs/>
              </w:rPr>
              <w:t xml:space="preserve">передачи </w:t>
            </w:r>
            <w:r>
              <w:t>местного груза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2F5E7B9A" w14:textId="77777777" w:rsidR="007E200A" w:rsidRDefault="007E200A">
            <w:pPr>
              <w:spacing w:line="256" w:lineRule="auto"/>
              <w:jc w:val="center"/>
            </w:pPr>
            <w:r>
              <w:t xml:space="preserve">За каждый сформ.и отправ.  поездов </w:t>
            </w:r>
            <w:r>
              <w:rPr>
                <w:bCs/>
              </w:rPr>
              <w:t>повышенного веса</w:t>
            </w:r>
            <w:r>
              <w:t xml:space="preserve"> </w:t>
            </w:r>
          </w:p>
        </w:tc>
        <w:tc>
          <w:tcPr>
            <w:tcW w:w="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56B888C7" w14:textId="77777777" w:rsidR="007E200A" w:rsidRDefault="007E200A">
            <w:pPr>
              <w:spacing w:line="256" w:lineRule="auto"/>
              <w:jc w:val="center"/>
            </w:pPr>
            <w:r>
              <w:t xml:space="preserve">За каждый сформ.и отправ.  поездов </w:t>
            </w:r>
            <w:r>
              <w:rPr>
                <w:bCs/>
              </w:rPr>
              <w:t>повышенной длины</w:t>
            </w:r>
            <w:r>
              <w:t xml:space="preserve"> 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0641F3A" w14:textId="77777777" w:rsidR="007E200A" w:rsidRDefault="007E200A">
            <w:pPr>
              <w:spacing w:line="256" w:lineRule="auto"/>
              <w:jc w:val="center"/>
            </w:pPr>
            <w:r>
              <w:t xml:space="preserve">За каждый сформ. и отправ. поезд </w:t>
            </w:r>
            <w:r>
              <w:rPr>
                <w:bCs/>
              </w:rPr>
              <w:t>дальних назначений,</w:t>
            </w:r>
            <w:r>
              <w:t xml:space="preserve"> не предусмотренный планом формирования 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1C0E9AE3" w14:textId="77777777" w:rsidR="007E200A" w:rsidRDefault="007E200A">
            <w:pPr>
              <w:spacing w:line="25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ИТОГО</w:t>
            </w:r>
          </w:p>
        </w:tc>
      </w:tr>
      <w:tr w:rsidR="007E200A" w14:paraId="693DFCC9" w14:textId="77777777" w:rsidTr="007E200A">
        <w:trPr>
          <w:trHeight w:val="277"/>
        </w:trPr>
        <w:tc>
          <w:tcPr>
            <w:tcW w:w="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0009CAA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286D63C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9D5A9A5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4D9DD5C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0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50DD1AA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E3125ED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E88AD4B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0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C6CF8ED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9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B967E67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77C1B40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F2E13F6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8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5C07033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29D3854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486EC9F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7305E37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  <w:tc>
          <w:tcPr>
            <w:tcW w:w="13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59B1E47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  <w:tc>
          <w:tcPr>
            <w:tcW w:w="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AE54969" w14:textId="77777777" w:rsidR="007E200A" w:rsidRDefault="007E200A">
            <w:pPr>
              <w:spacing w:line="256" w:lineRule="auto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7E200A" w14:paraId="3978E591" w14:textId="77777777" w:rsidTr="007E200A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A179B57" w14:textId="77777777" w:rsidR="007E200A" w:rsidRDefault="007E200A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6AF16CC" w14:textId="77777777" w:rsidR="007E200A" w:rsidRDefault="007E200A">
            <w:pPr>
              <w:spacing w:line="256" w:lineRule="auto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60A60CF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730B0B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1F8AD02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7C11EC9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6AEF011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03C9C76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04B1E02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CCADC9C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6D7E3B1D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EAECC16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2D827E8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297FC6CD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25FA5FF2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13F869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D1BAAEB" w14:textId="77777777" w:rsidR="007E200A" w:rsidRDefault="007E200A">
            <w:pPr>
              <w:spacing w:line="256" w:lineRule="auto"/>
              <w:jc w:val="right"/>
              <w:rPr>
                <w:bCs/>
              </w:rPr>
            </w:pPr>
          </w:p>
        </w:tc>
      </w:tr>
      <w:tr w:rsidR="007E200A" w14:paraId="5664AA10" w14:textId="77777777" w:rsidTr="007E200A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E0BD09A" w14:textId="77777777" w:rsidR="007E200A" w:rsidRDefault="007E200A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64E977C" w14:textId="77777777" w:rsidR="007E200A" w:rsidRDefault="007E200A">
            <w:pPr>
              <w:spacing w:line="256" w:lineRule="auto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20164D7C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2A754EF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87201D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8BE0EC5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7E4957B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EB79BAA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4DBB6FA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C077614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549AE44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76AF27BD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89470FA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1BEEF47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4EE4313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38FDFEE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18E97DD" w14:textId="77777777" w:rsidR="007E200A" w:rsidRDefault="007E200A">
            <w:pPr>
              <w:spacing w:line="256" w:lineRule="auto"/>
              <w:jc w:val="right"/>
              <w:rPr>
                <w:bCs/>
              </w:rPr>
            </w:pPr>
          </w:p>
        </w:tc>
      </w:tr>
      <w:tr w:rsidR="007E200A" w14:paraId="04F6CE0B" w14:textId="77777777" w:rsidTr="007E200A">
        <w:trPr>
          <w:trHeight w:val="319"/>
        </w:trPr>
        <w:tc>
          <w:tcPr>
            <w:tcW w:w="5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EDD0B2B" w14:textId="77777777" w:rsidR="007E200A" w:rsidRDefault="007E200A">
            <w:pPr>
              <w:spacing w:line="256" w:lineRule="auto"/>
              <w:jc w:val="center"/>
            </w:pPr>
            <w:r>
              <w:t>…</w:t>
            </w:r>
          </w:p>
        </w:tc>
        <w:tc>
          <w:tcPr>
            <w:tcW w:w="7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1025061" w14:textId="77777777" w:rsidR="007E200A" w:rsidRDefault="007E200A">
            <w:pPr>
              <w:spacing w:line="256" w:lineRule="auto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40D27879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65648EA0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DC073B4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3B23A997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622DE098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50DFFC9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9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51A9052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771F6C82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0B92A573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3E1E7C0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C84625A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DBDF9F9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C2BB925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146AABAB" w14:textId="77777777" w:rsidR="007E200A" w:rsidRDefault="007E200A">
            <w:pPr>
              <w:spacing w:line="256" w:lineRule="auto"/>
              <w:jc w:val="right"/>
            </w:pPr>
          </w:p>
        </w:tc>
        <w:tc>
          <w:tcPr>
            <w:tcW w:w="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14:paraId="5B486FD3" w14:textId="77777777" w:rsidR="007E200A" w:rsidRDefault="007E200A">
            <w:pPr>
              <w:spacing w:line="256" w:lineRule="auto"/>
              <w:jc w:val="right"/>
              <w:rPr>
                <w:bCs/>
              </w:rPr>
            </w:pPr>
          </w:p>
        </w:tc>
      </w:tr>
    </w:tbl>
    <w:p w14:paraId="0B4B2E0D" w14:textId="77777777" w:rsidR="00F406D7" w:rsidRDefault="00F406D7" w:rsidP="007E200A">
      <w:pPr>
        <w:tabs>
          <w:tab w:val="left" w:pos="5898"/>
        </w:tabs>
        <w:ind w:firstLine="426"/>
        <w:rPr>
          <w:rFonts w:eastAsiaTheme="minorHAnsi" w:cstheme="minorBidi"/>
          <w:sz w:val="28"/>
          <w:szCs w:val="28"/>
          <w:lang w:eastAsia="en-US"/>
        </w:rPr>
      </w:pPr>
    </w:p>
    <w:p w14:paraId="5E326916" w14:textId="77777777" w:rsidR="007E200A" w:rsidRDefault="007E200A" w:rsidP="007E200A">
      <w:pPr>
        <w:tabs>
          <w:tab w:val="left" w:pos="5898"/>
        </w:tabs>
        <w:ind w:firstLine="426"/>
        <w:rPr>
          <w:sz w:val="28"/>
          <w:szCs w:val="28"/>
        </w:rPr>
      </w:pPr>
      <w:r>
        <w:rPr>
          <w:rFonts w:eastAsiaTheme="minorHAnsi" w:cstheme="minorBidi"/>
          <w:sz w:val="28"/>
          <w:szCs w:val="28"/>
          <w:lang w:eastAsia="en-US"/>
        </w:rPr>
        <w:t xml:space="preserve">Таблица 6 – Форма итоговых данных по премированию </w:t>
      </w:r>
      <w:r>
        <w:rPr>
          <w:sz w:val="28"/>
          <w:szCs w:val="28"/>
        </w:rPr>
        <w:t>главного диспетчера дорожного (ДГЦ)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760"/>
        <w:gridCol w:w="1270"/>
        <w:gridCol w:w="2321"/>
        <w:gridCol w:w="2282"/>
        <w:gridCol w:w="1656"/>
        <w:gridCol w:w="1505"/>
        <w:gridCol w:w="1505"/>
        <w:gridCol w:w="1072"/>
        <w:gridCol w:w="1386"/>
        <w:gridCol w:w="1182"/>
        <w:gridCol w:w="776"/>
      </w:tblGrid>
      <w:tr w:rsidR="00F406D7" w14:paraId="2309A6E6" w14:textId="77777777" w:rsidTr="00F406D7">
        <w:trPr>
          <w:trHeight w:val="2115"/>
        </w:trPr>
        <w:tc>
          <w:tcPr>
            <w:tcW w:w="2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64BF4" w14:textId="77777777" w:rsidR="00F406D7" w:rsidRDefault="00F406D7">
            <w:pPr>
              <w:spacing w:line="256" w:lineRule="auto"/>
            </w:pPr>
            <w:r>
              <w:t>№ п/п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CBD1C" w14:textId="77777777" w:rsidR="00F406D7" w:rsidRDefault="00F406D7">
            <w:pPr>
              <w:spacing w:line="256" w:lineRule="auto"/>
            </w:pPr>
            <w:r>
              <w:t>Ф.</w:t>
            </w:r>
            <w:r>
              <w:rPr>
                <w:bCs/>
              </w:rPr>
              <w:t>И.О. сменного работника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FC379" w14:textId="77777777" w:rsidR="00F406D7" w:rsidRDefault="00F406D7">
            <w:pPr>
              <w:spacing w:line="256" w:lineRule="auto"/>
            </w:pPr>
            <w:r>
              <w:t xml:space="preserve">Выполнение </w:t>
            </w:r>
            <w:r>
              <w:rPr>
                <w:bCs/>
              </w:rPr>
              <w:t>плана</w:t>
            </w:r>
            <w:r>
              <w:t xml:space="preserve"> </w:t>
            </w:r>
            <w:r>
              <w:rPr>
                <w:bCs/>
              </w:rPr>
              <w:t>производительности поездного локомотива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ACCCE" w14:textId="77777777" w:rsidR="00F406D7" w:rsidRDefault="00F406D7">
            <w:pPr>
              <w:spacing w:line="256" w:lineRule="auto"/>
            </w:pPr>
            <w:r>
              <w:t xml:space="preserve">Выполнение плана </w:t>
            </w:r>
            <w:r>
              <w:rPr>
                <w:bCs/>
              </w:rPr>
              <w:t>среднего веса грузового поезда</w:t>
            </w:r>
            <w:r>
              <w:t xml:space="preserve"> (без передаточных и вывозных)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FB820" w14:textId="77777777" w:rsidR="00F406D7" w:rsidRDefault="00F406D7">
            <w:pPr>
              <w:spacing w:line="256" w:lineRule="auto"/>
            </w:pPr>
            <w:r>
              <w:t xml:space="preserve">Выполнение плана </w:t>
            </w:r>
            <w:r>
              <w:rPr>
                <w:bCs/>
              </w:rPr>
              <w:t>развоза местного груза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793CC" w14:textId="77777777" w:rsidR="00F406D7" w:rsidRDefault="00F406D7">
            <w:pPr>
              <w:spacing w:line="256" w:lineRule="auto"/>
            </w:pPr>
            <w:r>
              <w:t xml:space="preserve">Выполнение плана </w:t>
            </w:r>
            <w:r>
              <w:rPr>
                <w:bCs/>
              </w:rPr>
              <w:t>передача</w:t>
            </w:r>
            <w:r>
              <w:t xml:space="preserve"> </w:t>
            </w:r>
            <w:r>
              <w:rPr>
                <w:bCs/>
              </w:rPr>
              <w:t>местного груза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DA95D" w14:textId="77777777" w:rsidR="00F406D7" w:rsidRDefault="00F406D7">
            <w:pPr>
              <w:spacing w:line="256" w:lineRule="auto"/>
            </w:pPr>
            <w:r>
              <w:t xml:space="preserve">Выполнение   </w:t>
            </w:r>
            <w:r>
              <w:rPr>
                <w:bCs/>
              </w:rPr>
              <w:t>плана сдачи вагонов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72DBA" w14:textId="77777777" w:rsidR="00F406D7" w:rsidRDefault="00F406D7">
            <w:pPr>
              <w:spacing w:line="256" w:lineRule="auto"/>
              <w:rPr>
                <w:bCs/>
              </w:rPr>
            </w:pPr>
            <w:r>
              <w:rPr>
                <w:bCs/>
              </w:rPr>
              <w:t>Экспорт услуг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2035A" w14:textId="77777777" w:rsidR="00F406D7" w:rsidRDefault="00F406D7">
            <w:pPr>
              <w:spacing w:line="256" w:lineRule="auto"/>
              <w:rPr>
                <w:bCs/>
              </w:rPr>
            </w:pPr>
            <w:r>
              <w:t xml:space="preserve">Отсутствие </w:t>
            </w:r>
            <w:r>
              <w:rPr>
                <w:bCs/>
              </w:rPr>
              <w:t>задержек поездов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51CF" w14:textId="77777777" w:rsidR="00F406D7" w:rsidRDefault="00F406D7">
            <w:pPr>
              <w:spacing w:line="256" w:lineRule="auto"/>
              <w:rPr>
                <w:bCs/>
              </w:rPr>
            </w:pPr>
            <w:r>
              <w:rPr>
                <w:bCs/>
              </w:rPr>
              <w:t>Погрузка</w:t>
            </w: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62A624C" w14:textId="77777777" w:rsidR="00F406D7" w:rsidRDefault="00F406D7">
            <w:pPr>
              <w:spacing w:line="25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ИТОГО</w:t>
            </w:r>
          </w:p>
        </w:tc>
      </w:tr>
      <w:tr w:rsidR="00F406D7" w14:paraId="2A6FA615" w14:textId="77777777" w:rsidTr="00F406D7">
        <w:trPr>
          <w:trHeight w:val="458"/>
        </w:trPr>
        <w:tc>
          <w:tcPr>
            <w:tcW w:w="2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47C41" w14:textId="77777777" w:rsidR="00F406D7" w:rsidRDefault="00F406D7">
            <w:pPr>
              <w:spacing w:line="256" w:lineRule="auto"/>
            </w:pP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F9404" w14:textId="77777777" w:rsidR="00F406D7" w:rsidRDefault="00F406D7">
            <w:pPr>
              <w:spacing w:line="256" w:lineRule="auto"/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E4574" w14:textId="77777777" w:rsidR="00F406D7" w:rsidRDefault="00F406D7">
            <w:pPr>
              <w:spacing w:line="256" w:lineRule="auto"/>
            </w:pP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B5179" w14:textId="77777777" w:rsidR="00F406D7" w:rsidRDefault="00F406D7">
            <w:pPr>
              <w:spacing w:line="256" w:lineRule="auto"/>
            </w:pP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18318" w14:textId="77777777" w:rsidR="00F406D7" w:rsidRDefault="00F406D7">
            <w:pPr>
              <w:spacing w:line="256" w:lineRule="auto"/>
            </w:pP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F1E64" w14:textId="77777777" w:rsidR="00F406D7" w:rsidRDefault="00F406D7">
            <w:pPr>
              <w:spacing w:line="256" w:lineRule="auto"/>
            </w:pP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A0AB" w14:textId="77777777" w:rsidR="00F406D7" w:rsidRDefault="00F406D7">
            <w:pPr>
              <w:spacing w:line="256" w:lineRule="auto"/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99EC1" w14:textId="77777777" w:rsidR="00F406D7" w:rsidRDefault="00F406D7">
            <w:pPr>
              <w:spacing w:line="256" w:lineRule="auto"/>
              <w:rPr>
                <w:bCs/>
              </w:rPr>
            </w:pP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C3BC3" w14:textId="77777777" w:rsidR="00F406D7" w:rsidRDefault="00F406D7">
            <w:pPr>
              <w:spacing w:line="256" w:lineRule="auto"/>
              <w:rPr>
                <w:bCs/>
              </w:rPr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D862C" w14:textId="77777777" w:rsidR="00F406D7" w:rsidRDefault="00F406D7">
            <w:pPr>
              <w:spacing w:line="256" w:lineRule="auto"/>
              <w:rPr>
                <w:bCs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3A20" w14:textId="77777777" w:rsidR="00F406D7" w:rsidRDefault="00F406D7">
            <w:pPr>
              <w:spacing w:line="256" w:lineRule="auto"/>
              <w:rPr>
                <w:b/>
                <w:bCs/>
              </w:rPr>
            </w:pPr>
          </w:p>
        </w:tc>
      </w:tr>
      <w:tr w:rsidR="00F406D7" w14:paraId="06925C12" w14:textId="77777777" w:rsidTr="00F406D7">
        <w:trPr>
          <w:trHeight w:val="69"/>
        </w:trPr>
        <w:tc>
          <w:tcPr>
            <w:tcW w:w="24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8433FE9" w14:textId="77777777" w:rsidR="00F406D7" w:rsidRDefault="00F406D7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6F77DAC" w14:textId="77777777" w:rsidR="00F406D7" w:rsidRDefault="00F406D7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F9D19E2" w14:textId="77777777" w:rsidR="00F406D7" w:rsidRDefault="00F406D7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08F6CA3F" w14:textId="77777777" w:rsidR="00F406D7" w:rsidRDefault="00F406D7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B98FE0" w14:textId="77777777" w:rsidR="00F406D7" w:rsidRDefault="00F406D7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FD17F09" w14:textId="77777777" w:rsidR="00F406D7" w:rsidRDefault="00F406D7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3033D16" w14:textId="77777777" w:rsidR="00F406D7" w:rsidRDefault="00F406D7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7E4B2D09" w14:textId="77777777" w:rsidR="00F406D7" w:rsidRDefault="00F406D7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0BAD61" w14:textId="77777777" w:rsidR="00F406D7" w:rsidRDefault="00F406D7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37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C07267F" w14:textId="77777777" w:rsidR="00F406D7" w:rsidRDefault="00F406D7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247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95CC22F" w14:textId="77777777" w:rsidR="00F406D7" w:rsidRDefault="00F406D7">
            <w:pPr>
              <w:spacing w:line="256" w:lineRule="auto"/>
              <w:jc w:val="center"/>
            </w:pPr>
            <w:r>
              <w:t>11</w:t>
            </w:r>
          </w:p>
        </w:tc>
      </w:tr>
      <w:tr w:rsidR="00F406D7" w14:paraId="7370BC35" w14:textId="77777777" w:rsidTr="00F406D7">
        <w:trPr>
          <w:trHeight w:val="291"/>
        </w:trPr>
        <w:tc>
          <w:tcPr>
            <w:tcW w:w="24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7E2CD98" w14:textId="77777777" w:rsidR="00F406D7" w:rsidRDefault="00F406D7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2F61CC2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6B9FE78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2863F9B8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E6FBD32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3FB9E73A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9E88186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7BDC945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6DF42DE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E152094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B8FB71E" w14:textId="77777777" w:rsidR="00F406D7" w:rsidRDefault="00F406D7">
            <w:pPr>
              <w:spacing w:line="256" w:lineRule="auto"/>
              <w:jc w:val="center"/>
              <w:rPr>
                <w:bCs/>
              </w:rPr>
            </w:pPr>
          </w:p>
        </w:tc>
      </w:tr>
      <w:tr w:rsidR="00F406D7" w14:paraId="5B7FFCF7" w14:textId="77777777" w:rsidTr="00F406D7">
        <w:trPr>
          <w:trHeight w:val="291"/>
        </w:trPr>
        <w:tc>
          <w:tcPr>
            <w:tcW w:w="24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6F133F1" w14:textId="77777777" w:rsidR="00F406D7" w:rsidRDefault="00F406D7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2E62739A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1F9A6A0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317A0D23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3256B65B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39E9534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35CEC50E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86A89C5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A3422B0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D235E6E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20EA670C" w14:textId="77777777" w:rsidR="00F406D7" w:rsidRDefault="00F406D7">
            <w:pPr>
              <w:spacing w:line="256" w:lineRule="auto"/>
              <w:jc w:val="center"/>
              <w:rPr>
                <w:bCs/>
              </w:rPr>
            </w:pPr>
          </w:p>
        </w:tc>
      </w:tr>
      <w:tr w:rsidR="00F406D7" w14:paraId="4C587A2A" w14:textId="77777777" w:rsidTr="00F406D7">
        <w:trPr>
          <w:trHeight w:val="291"/>
        </w:trPr>
        <w:tc>
          <w:tcPr>
            <w:tcW w:w="24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818861E" w14:textId="77777777" w:rsidR="00F406D7" w:rsidRDefault="00F406D7">
            <w:pPr>
              <w:spacing w:line="256" w:lineRule="auto"/>
              <w:jc w:val="center"/>
            </w:pPr>
            <w:r>
              <w:t>…</w:t>
            </w:r>
          </w:p>
        </w:tc>
        <w:tc>
          <w:tcPr>
            <w:tcW w:w="40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3FDE0670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3A9D2D9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50AB8B4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75CC47A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CEA7C85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7F259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DD9403B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2821A09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3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242D95D3" w14:textId="77777777" w:rsidR="00F406D7" w:rsidRDefault="00F406D7">
            <w:pPr>
              <w:spacing w:line="256" w:lineRule="auto"/>
              <w:jc w:val="center"/>
            </w:pP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3D98F3B" w14:textId="77777777" w:rsidR="00F406D7" w:rsidRDefault="00F406D7">
            <w:pPr>
              <w:spacing w:line="256" w:lineRule="auto"/>
              <w:jc w:val="center"/>
              <w:rPr>
                <w:bCs/>
              </w:rPr>
            </w:pPr>
          </w:p>
        </w:tc>
      </w:tr>
    </w:tbl>
    <w:p w14:paraId="79536BC8" w14:textId="77777777" w:rsidR="007E200A" w:rsidRDefault="007E200A" w:rsidP="007E200A">
      <w:pPr>
        <w:tabs>
          <w:tab w:val="left" w:pos="5898"/>
        </w:tabs>
        <w:ind w:firstLine="426"/>
        <w:rPr>
          <w:sz w:val="28"/>
          <w:szCs w:val="28"/>
        </w:rPr>
      </w:pPr>
    </w:p>
    <w:p w14:paraId="105ABF49" w14:textId="77777777" w:rsidR="007E200A" w:rsidRDefault="007E200A" w:rsidP="007E200A">
      <w:pPr>
        <w:tabs>
          <w:tab w:val="left" w:pos="589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4690F17" w14:textId="77777777" w:rsidR="007E200A" w:rsidRDefault="007E200A" w:rsidP="007E200A">
      <w:pPr>
        <w:rPr>
          <w:sz w:val="28"/>
          <w:szCs w:val="28"/>
        </w:rPr>
        <w:sectPr w:rsidR="007E200A" w:rsidSect="00D41EAF">
          <w:pgSz w:w="16838" w:h="11906" w:orient="landscape" w:code="9"/>
          <w:pgMar w:top="340" w:right="340" w:bottom="340" w:left="340" w:header="340" w:footer="340" w:gutter="0"/>
          <w:cols w:space="720"/>
        </w:sectPr>
      </w:pPr>
    </w:p>
    <w:p w14:paraId="4D74A857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22" w:name="_Toc56409934"/>
      <w:bookmarkStart w:id="23" w:name="_Toc62584545"/>
      <w:bookmarkStart w:id="24" w:name="_Toc79736824"/>
      <w:r w:rsidRPr="00F406D7">
        <w:rPr>
          <w:sz w:val="22"/>
          <w:szCs w:val="22"/>
        </w:rPr>
        <w:lastRenderedPageBreak/>
        <w:t>Требования к Центральной базе данных</w:t>
      </w:r>
      <w:bookmarkEnd w:id="22"/>
      <w:bookmarkEnd w:id="23"/>
      <w:r w:rsidRPr="00F406D7">
        <w:rPr>
          <w:sz w:val="22"/>
          <w:szCs w:val="22"/>
        </w:rPr>
        <w:t xml:space="preserve"> и НСИ</w:t>
      </w:r>
      <w:bookmarkEnd w:id="24"/>
      <w:r w:rsidRPr="00F406D7">
        <w:rPr>
          <w:sz w:val="22"/>
          <w:szCs w:val="22"/>
        </w:rPr>
        <w:t xml:space="preserve"> </w:t>
      </w:r>
    </w:p>
    <w:p w14:paraId="0F6AFA4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Центральная база данных предназначена для хранения, копирования, архивирования данных Системы.</w:t>
      </w:r>
    </w:p>
    <w:p w14:paraId="16106C7B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Резервная копия базы производится 1 раз в месяц (после выполнения процедуры закрытия месяца). </w:t>
      </w:r>
    </w:p>
    <w:p w14:paraId="0F1E79BC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Информация должна храниться с текущего месяца глубиной в два года и один месяц, по истечению срока данные удаляются из Системы.</w:t>
      </w:r>
    </w:p>
    <w:p w14:paraId="1F30ECF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32FFF7D5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25" w:name="_Toc62584546"/>
      <w:bookmarkStart w:id="26" w:name="_Toc79736825"/>
      <w:r w:rsidRPr="00F406D7">
        <w:rPr>
          <w:sz w:val="22"/>
          <w:szCs w:val="22"/>
        </w:rPr>
        <w:t>Требования к НСИ</w:t>
      </w:r>
      <w:bookmarkEnd w:id="25"/>
      <w:bookmarkEnd w:id="26"/>
      <w:r w:rsidRPr="00F406D7">
        <w:rPr>
          <w:sz w:val="22"/>
          <w:szCs w:val="22"/>
        </w:rPr>
        <w:t xml:space="preserve"> </w:t>
      </w:r>
    </w:p>
    <w:p w14:paraId="20D3650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 НСИ Системы должно быть реализовано ведение следующих справочников:</w:t>
      </w:r>
    </w:p>
    <w:p w14:paraId="68D744F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1. Учётные данные пользователей (ФИО, Должность, Роль).</w:t>
      </w:r>
    </w:p>
    <w:p w14:paraId="257D6A8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2. Перечень станций по каждому диспетчерскому участку с дополнительными параметрами (приоритет при расчёте в чётном и нечётном направлении, необходимость отображать станцию в итоговой таблице и т.д.).</w:t>
      </w:r>
    </w:p>
    <w:p w14:paraId="576CC31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3. Процент премии по каждому показателю с необходимыми ограничивающими параметрами, в соотвествии с приказом. </w:t>
      </w:r>
    </w:p>
    <w:p w14:paraId="0285217A" w14:textId="77777777" w:rsidR="007E200A" w:rsidRPr="00F406D7" w:rsidRDefault="007E200A" w:rsidP="007E200A">
      <w:pPr>
        <w:tabs>
          <w:tab w:val="left" w:pos="851"/>
          <w:tab w:val="left" w:pos="1560"/>
        </w:tabs>
        <w:ind w:firstLine="1418"/>
        <w:jc w:val="both"/>
        <w:rPr>
          <w:sz w:val="22"/>
          <w:szCs w:val="22"/>
        </w:rPr>
      </w:pPr>
    </w:p>
    <w:p w14:paraId="4861E9CF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27" w:name="_Toc62584552"/>
      <w:bookmarkStart w:id="28" w:name="_Toc79736826"/>
      <w:r w:rsidRPr="00F406D7">
        <w:rPr>
          <w:sz w:val="22"/>
          <w:szCs w:val="22"/>
        </w:rPr>
        <w:t xml:space="preserve">Требования к подсистеме </w:t>
      </w:r>
      <w:bookmarkEnd w:id="27"/>
      <w:r w:rsidRPr="00F406D7">
        <w:rPr>
          <w:sz w:val="22"/>
          <w:szCs w:val="22"/>
        </w:rPr>
        <w:t>авторизации и администрирования</w:t>
      </w:r>
      <w:bookmarkEnd w:id="28"/>
    </w:p>
    <w:p w14:paraId="6F5395A5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29" w:name="_Toc62561848"/>
      <w:bookmarkStart w:id="30" w:name="_Toc62561849"/>
      <w:bookmarkStart w:id="31" w:name="_Toc79736827"/>
      <w:bookmarkStart w:id="32" w:name="_Toc62584553"/>
      <w:bookmarkEnd w:id="29"/>
      <w:bookmarkEnd w:id="30"/>
      <w:r w:rsidRPr="00F406D7">
        <w:rPr>
          <w:sz w:val="22"/>
          <w:szCs w:val="22"/>
        </w:rPr>
        <w:t>Требования к авторизации</w:t>
      </w:r>
      <w:bookmarkEnd w:id="31"/>
      <w:bookmarkEnd w:id="32"/>
      <w:r w:rsidRPr="00F406D7">
        <w:rPr>
          <w:sz w:val="22"/>
          <w:szCs w:val="22"/>
        </w:rPr>
        <w:t xml:space="preserve"> </w:t>
      </w:r>
    </w:p>
    <w:p w14:paraId="74A0DDE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Вход в систему может быть осуществлён с любого компьютера в сети ЕСПД после авторизации по логину и паролю.</w:t>
      </w:r>
    </w:p>
    <w:p w14:paraId="5A6E4754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Должен быть реализован принудительный выход из системы при неактивности пользователя в течение 60 минут.</w:t>
      </w:r>
    </w:p>
    <w:p w14:paraId="53B33BF4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1E0FE2B3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33" w:name="_Toc62584554"/>
      <w:bookmarkStart w:id="34" w:name="_Toc79736828"/>
      <w:r w:rsidRPr="00F406D7">
        <w:rPr>
          <w:sz w:val="22"/>
          <w:szCs w:val="22"/>
        </w:rPr>
        <w:t xml:space="preserve">Требования к функциям </w:t>
      </w:r>
      <w:bookmarkEnd w:id="33"/>
      <w:r w:rsidRPr="00F406D7">
        <w:rPr>
          <w:sz w:val="22"/>
          <w:szCs w:val="22"/>
        </w:rPr>
        <w:t>администрирования</w:t>
      </w:r>
      <w:bookmarkEnd w:id="34"/>
    </w:p>
    <w:p w14:paraId="6278A572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sz w:val="22"/>
          <w:szCs w:val="22"/>
        </w:rPr>
        <w:t>Подсистема должна обеспечивать администратору системы возможность создания и редактирования учётных данных пользователей.</w:t>
      </w:r>
    </w:p>
    <w:p w14:paraId="496FFE00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sz w:val="22"/>
          <w:szCs w:val="22"/>
        </w:rPr>
        <w:t>Обеспечить разделение доступа Пользователям ЦУП на просмотр данных в рамках их рабочих полигонов и отработанных смен.</w:t>
      </w:r>
    </w:p>
    <w:p w14:paraId="68701BF1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Обеспечить разделение доступа Технических специалистов по типу вводимых данных.</w:t>
      </w:r>
    </w:p>
    <w:p w14:paraId="2FECD381" w14:textId="77777777" w:rsidR="007E200A" w:rsidRPr="00F406D7" w:rsidRDefault="007E200A" w:rsidP="007E200A">
      <w:pPr>
        <w:tabs>
          <w:tab w:val="left" w:pos="851"/>
          <w:tab w:val="left" w:pos="1560"/>
        </w:tabs>
        <w:ind w:firstLine="1418"/>
        <w:jc w:val="both"/>
        <w:rPr>
          <w:sz w:val="22"/>
          <w:szCs w:val="22"/>
        </w:rPr>
      </w:pPr>
    </w:p>
    <w:p w14:paraId="2B7AC55F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35" w:name="_Toc79736829"/>
      <w:r w:rsidRPr="00F406D7">
        <w:rPr>
          <w:sz w:val="22"/>
          <w:szCs w:val="22"/>
        </w:rPr>
        <w:t>Подсистема расчёта оперативных показателей</w:t>
      </w:r>
      <w:bookmarkEnd w:id="35"/>
      <w:r w:rsidRPr="00F406D7">
        <w:rPr>
          <w:sz w:val="22"/>
          <w:szCs w:val="22"/>
        </w:rPr>
        <w:t xml:space="preserve"> </w:t>
      </w:r>
    </w:p>
    <w:p w14:paraId="1FF2884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Подсистема предназначена для определения перечня исходных данных и оперативного расчета показателей премирования.</w:t>
      </w:r>
    </w:p>
    <w:p w14:paraId="36620F0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Порядок определения перечня исходных данных для расчета приведен в Приложении 3.</w:t>
      </w:r>
    </w:p>
    <w:p w14:paraId="6AE7BBE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 оперативном режиме должны отображаться поезда, влияющие на значение следующих показателей:</w:t>
      </w:r>
    </w:p>
    <w:p w14:paraId="5720CC35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участковая скорость за смену (ДНЦ участкового); </w:t>
      </w:r>
    </w:p>
    <w:p w14:paraId="2047031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количество поездов, а также поездов (с выделением буквенных индексов ПВ, ПД, Т, Д, ВМ, Н, сборных поездов);</w:t>
      </w:r>
    </w:p>
    <w:p w14:paraId="5F4F6505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средний вес за смену (ДНЦ узлового</w:t>
      </w:r>
      <w:ins w:id="36" w:author="Старинская Наталья Александровна" w:date="2021-07-26T14:58:00Z">
        <w:r w:rsidRPr="00F406D7">
          <w:rPr>
            <w:sz w:val="22"/>
            <w:szCs w:val="22"/>
          </w:rPr>
          <w:t>)</w:t>
        </w:r>
      </w:ins>
    </w:p>
    <w:p w14:paraId="03E369D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Результаты расчёта в оперативном режиме должны сохранятся в таблицах БД, для обеспечения оперативного предоставления результатов причастным пользователям.</w:t>
      </w:r>
    </w:p>
    <w:p w14:paraId="465FAAE7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Дополнительно с результатами расчёта должны сохраняться идентификаторы записей, являющихся основой для расчёта.</w:t>
      </w:r>
    </w:p>
    <w:p w14:paraId="5F2C454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Основой для выполнения расчёта (пересчёта) данных по поезду должен являться факт поступления нового поездного события из ГИД НЕМАН (или ИАС ПУР ГП).</w:t>
      </w:r>
    </w:p>
    <w:p w14:paraId="406B453C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Модуль стыковки данных с ГИД НЕМАН, должен являться частью подсистемы оперативного расчёта показателей.</w:t>
      </w:r>
    </w:p>
    <w:p w14:paraId="6E4BD35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Должна быть обеспечена возможность принудительной загрузки сообщения о поездной операции в </w:t>
      </w:r>
      <w:r w:rsidRPr="00F406D7">
        <w:rPr>
          <w:sz w:val="22"/>
          <w:szCs w:val="22"/>
          <w:lang w:val="en-US"/>
        </w:rPr>
        <w:t>XML</w:t>
      </w:r>
      <w:r w:rsidRPr="00F406D7">
        <w:rPr>
          <w:sz w:val="22"/>
          <w:szCs w:val="22"/>
        </w:rPr>
        <w:t xml:space="preserve"> формате структуры 5676 с ручной функцией запуска пересчёта. </w:t>
      </w:r>
    </w:p>
    <w:p w14:paraId="6DF82B9D" w14:textId="77777777" w:rsidR="007E200A" w:rsidRPr="00F406D7" w:rsidRDefault="007E200A" w:rsidP="007E200A">
      <w:pPr>
        <w:tabs>
          <w:tab w:val="left" w:pos="851"/>
          <w:tab w:val="left" w:pos="1560"/>
        </w:tabs>
        <w:ind w:firstLine="1418"/>
        <w:jc w:val="both"/>
        <w:rPr>
          <w:b/>
          <w:sz w:val="22"/>
          <w:szCs w:val="22"/>
        </w:rPr>
      </w:pPr>
    </w:p>
    <w:p w14:paraId="64AE130E" w14:textId="77777777" w:rsidR="007E200A" w:rsidRPr="00F406D7" w:rsidRDefault="007E200A" w:rsidP="007E200A">
      <w:pPr>
        <w:pStyle w:val="2"/>
        <w:rPr>
          <w:rFonts w:eastAsiaTheme="minorHAnsi"/>
          <w:sz w:val="22"/>
          <w:szCs w:val="22"/>
          <w:lang w:eastAsia="en-US"/>
        </w:rPr>
      </w:pPr>
      <w:bookmarkStart w:id="37" w:name="_Toc79736830"/>
      <w:r w:rsidRPr="00F406D7">
        <w:rPr>
          <w:rFonts w:eastAsiaTheme="minorHAnsi"/>
          <w:sz w:val="22"/>
          <w:szCs w:val="22"/>
          <w:lang w:eastAsia="en-US"/>
        </w:rPr>
        <w:t>Требования к подсистеме расчета показателей</w:t>
      </w:r>
      <w:bookmarkEnd w:id="37"/>
    </w:p>
    <w:p w14:paraId="051DE505" w14:textId="77777777" w:rsidR="007E200A" w:rsidRPr="00F406D7" w:rsidRDefault="007E200A" w:rsidP="007E200A">
      <w:pPr>
        <w:pStyle w:val="3"/>
        <w:ind w:left="0" w:firstLine="0"/>
        <w:rPr>
          <w:sz w:val="22"/>
          <w:szCs w:val="22"/>
        </w:rPr>
      </w:pPr>
      <w:bookmarkStart w:id="38" w:name="_Toc62584548"/>
      <w:bookmarkStart w:id="39" w:name="_Toc79736831"/>
      <w:r w:rsidRPr="00F406D7">
        <w:rPr>
          <w:sz w:val="22"/>
          <w:szCs w:val="22"/>
        </w:rPr>
        <w:t>Модуль взаимодействия с другими информационными системами Белорусской железной дороги</w:t>
      </w:r>
      <w:bookmarkEnd w:id="38"/>
      <w:bookmarkEnd w:id="39"/>
    </w:p>
    <w:p w14:paraId="66E797A1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Должно быть реализовано получение данных из внешних систем. </w:t>
      </w:r>
    </w:p>
    <w:p w14:paraId="5DB0D8C6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 оперативном режиме должно быть реализовано получение данных в регламенте из ИАС ПУР ГП, ГИД «НЕМАН».</w:t>
      </w:r>
    </w:p>
    <w:p w14:paraId="6479033D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Получение данных из АС ССП, АС «Окна», КПЭ, АС ИОММ, АС УСОГДП должно быть реализовано по расписанию или принудительно пользователем с ролью «Технический специалист».  </w:t>
      </w:r>
    </w:p>
    <w:p w14:paraId="117E16CD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При отсутствии данных для расчета должно быть инициировано информационное сообщение пользователю с указанием перечня отсутствующих в Системе данных. </w:t>
      </w:r>
    </w:p>
    <w:p w14:paraId="2D3D6F92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</w:p>
    <w:p w14:paraId="28EDF740" w14:textId="77777777" w:rsidR="007E200A" w:rsidRPr="00F406D7" w:rsidRDefault="007E200A" w:rsidP="007E200A">
      <w:pPr>
        <w:pStyle w:val="3"/>
        <w:rPr>
          <w:rFonts w:eastAsiaTheme="minorHAnsi"/>
          <w:sz w:val="22"/>
          <w:szCs w:val="22"/>
          <w:lang w:eastAsia="en-US"/>
        </w:rPr>
      </w:pPr>
      <w:r w:rsidRPr="00F406D7">
        <w:rPr>
          <w:sz w:val="22"/>
          <w:szCs w:val="22"/>
          <w:lang w:eastAsia="en-US"/>
        </w:rPr>
        <w:t xml:space="preserve"> </w:t>
      </w:r>
      <w:bookmarkStart w:id="40" w:name="_Toc79736832"/>
      <w:r w:rsidRPr="00F406D7">
        <w:rPr>
          <w:rFonts w:eastAsiaTheme="minorHAnsi"/>
          <w:sz w:val="22"/>
          <w:szCs w:val="22"/>
          <w:lang w:eastAsia="en-US"/>
        </w:rPr>
        <w:t>Модуль проверки данных</w:t>
      </w:r>
      <w:bookmarkEnd w:id="40"/>
    </w:p>
    <w:p w14:paraId="4C332977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  <w:r w:rsidRPr="00F406D7">
        <w:rPr>
          <w:sz w:val="22"/>
          <w:szCs w:val="22"/>
          <w:lang w:eastAsia="en-US"/>
        </w:rPr>
        <w:t>Модуль должен содержать перечень условий, необходимых для корректного расчета и ввода показателей премирования, и предназначен для проверки:</w:t>
      </w:r>
    </w:p>
    <w:p w14:paraId="61CAA48D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  <w:r w:rsidRPr="00F406D7">
        <w:rPr>
          <w:sz w:val="22"/>
          <w:szCs w:val="22"/>
          <w:lang w:eastAsia="en-US"/>
        </w:rPr>
        <w:t>- вводимых пользователем данных;</w:t>
      </w:r>
    </w:p>
    <w:p w14:paraId="3617ABC3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  <w:r w:rsidRPr="00F406D7">
        <w:rPr>
          <w:sz w:val="22"/>
          <w:szCs w:val="22"/>
          <w:lang w:eastAsia="en-US"/>
        </w:rPr>
        <w:t>- данных, полученных при расчете оперативных и итоговых значений показателей.</w:t>
      </w:r>
    </w:p>
    <w:p w14:paraId="452518F4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sz w:val="22"/>
          <w:szCs w:val="22"/>
        </w:rPr>
        <w:t xml:space="preserve">Проверка должна проводиться по следующим правилам: </w:t>
      </w:r>
    </w:p>
    <w:p w14:paraId="3B3B1C90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sz w:val="22"/>
          <w:szCs w:val="22"/>
        </w:rPr>
        <w:lastRenderedPageBreak/>
        <w:t>- для показателей, которые ведутся для каждой смены - проверка на наличие данных по каждому показателю для каждой смены;</w:t>
      </w:r>
    </w:p>
    <w:p w14:paraId="65C3849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для показателей, которые рассчитываются по итогам месяца (например: случаи нарушения безопасности движения поездов) – анализ факта ввода данных или факт подтверждения отсутствия данных.  </w:t>
      </w:r>
    </w:p>
    <w:p w14:paraId="18C1C11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Должна быть реализована возможность проверки значений показателей на соответствие диапазону достоверных данных (при заполнении соответствующего классификатора).</w:t>
      </w:r>
    </w:p>
    <w:p w14:paraId="5C193FFC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  <w:r w:rsidRPr="00F406D7">
        <w:rPr>
          <w:sz w:val="22"/>
          <w:szCs w:val="22"/>
          <w:lang w:eastAsia="en-US"/>
        </w:rPr>
        <w:t xml:space="preserve">При наличии некорректных данных или отсутствии необходимых данных для расчетов в Системе, должно формироваться информационное окно с кратким описанием результата проверки данных.   </w:t>
      </w:r>
    </w:p>
    <w:p w14:paraId="4FB87BF7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</w:p>
    <w:p w14:paraId="73788F44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41" w:name="_Toc62584547"/>
      <w:bookmarkStart w:id="42" w:name="_Toc79736833"/>
      <w:r w:rsidRPr="00F406D7">
        <w:rPr>
          <w:sz w:val="22"/>
          <w:szCs w:val="22"/>
        </w:rPr>
        <w:t>Требования к Модулю ручного ввода данных</w:t>
      </w:r>
      <w:bookmarkEnd w:id="41"/>
      <w:bookmarkEnd w:id="42"/>
      <w:r w:rsidRPr="00F406D7">
        <w:rPr>
          <w:sz w:val="22"/>
          <w:szCs w:val="22"/>
        </w:rPr>
        <w:t xml:space="preserve"> </w:t>
      </w:r>
    </w:p>
    <w:p w14:paraId="731D0A0D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 Системе должны быть реализованы формы для ручного ввода данных, используемых при расчете выполнения показателей премирования дежурно-диспетчерского персонала.</w:t>
      </w:r>
    </w:p>
    <w:p w14:paraId="3C1799B9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Во всех формах должны быть предусмотрены возможности фильтрации, поиска, сортировки табличных данных. </w:t>
      </w:r>
    </w:p>
    <w:p w14:paraId="70711191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Таблицы должны содержать строку «Итого» и «Наименование полей таблицы», которые не подлежат смещению при прокрутке строк таблицы.</w:t>
      </w:r>
    </w:p>
    <w:p w14:paraId="3CBBCCD4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Корректировка данных возможна только для данных, вводимых вручную, до момента «закрытия» месяца.</w:t>
      </w:r>
    </w:p>
    <w:p w14:paraId="0BADC340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Должна быть реализована возможность ввода информации в зависимости от:</w:t>
      </w:r>
    </w:p>
    <w:p w14:paraId="242826BF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выбранного периода (смена, сутки, месяц (квартал);</w:t>
      </w:r>
    </w:p>
    <w:p w14:paraId="33634594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выбранных фамилий диспетчеров (смен);</w:t>
      </w:r>
    </w:p>
    <w:p w14:paraId="02711097" w14:textId="77777777" w:rsidR="007E200A" w:rsidRPr="00F406D7" w:rsidRDefault="007E200A" w:rsidP="007E200A">
      <w:pPr>
        <w:pStyle w:val="a3"/>
        <w:tabs>
          <w:tab w:val="left" w:pos="426"/>
        </w:tabs>
        <w:ind w:left="0"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выбранного расчетного полигона (участок, узел, отделение, район управления, дорога).</w:t>
      </w:r>
    </w:p>
    <w:p w14:paraId="469631D1" w14:textId="77777777" w:rsidR="007E200A" w:rsidRPr="00F406D7" w:rsidRDefault="007E200A" w:rsidP="007E200A">
      <w:pPr>
        <w:ind w:firstLine="567"/>
        <w:jc w:val="both"/>
        <w:rPr>
          <w:sz w:val="22"/>
          <w:szCs w:val="22"/>
          <w:lang w:eastAsia="en-US"/>
        </w:rPr>
      </w:pPr>
    </w:p>
    <w:p w14:paraId="0B020B47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43" w:name="_Toc62561836"/>
      <w:bookmarkStart w:id="44" w:name="_Toc62561837"/>
      <w:bookmarkStart w:id="45" w:name="_Toc62561838"/>
      <w:bookmarkStart w:id="46" w:name="_Toc62561839"/>
      <w:bookmarkStart w:id="47" w:name="_Toc62561840"/>
      <w:bookmarkStart w:id="48" w:name="_Toc62561841"/>
      <w:bookmarkStart w:id="49" w:name="_Toc62561842"/>
      <w:bookmarkStart w:id="50" w:name="_Toc62561843"/>
      <w:bookmarkStart w:id="51" w:name="_Toc62561844"/>
      <w:bookmarkStart w:id="52" w:name="_Toc79736834"/>
      <w:bookmarkStart w:id="53" w:name="_Toc62584550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Pr="00F406D7">
        <w:rPr>
          <w:sz w:val="22"/>
          <w:szCs w:val="22"/>
        </w:rPr>
        <w:t>Требования к Модулю итогового расчёта показателей</w:t>
      </w:r>
      <w:bookmarkEnd w:id="52"/>
      <w:bookmarkEnd w:id="53"/>
    </w:p>
    <w:p w14:paraId="68775FEF" w14:textId="77777777" w:rsidR="007E200A" w:rsidRPr="00F406D7" w:rsidRDefault="007E200A" w:rsidP="007E200A">
      <w:pPr>
        <w:ind w:firstLine="426"/>
        <w:jc w:val="both"/>
        <w:rPr>
          <w:sz w:val="20"/>
          <w:szCs w:val="20"/>
        </w:rPr>
      </w:pPr>
      <w:r w:rsidRPr="00F406D7">
        <w:rPr>
          <w:sz w:val="22"/>
          <w:szCs w:val="22"/>
        </w:rPr>
        <w:t>Модуль должен обеспечивать полный расчёт всех показателей работы диспетчерского персонала и процент премирования.</w:t>
      </w:r>
    </w:p>
    <w:p w14:paraId="46A8360E" w14:textId="77777777" w:rsidR="007E200A" w:rsidRPr="00F406D7" w:rsidRDefault="007E200A" w:rsidP="007E200A">
      <w:pPr>
        <w:ind w:firstLine="426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Должен быть реализован контроль правильности и полноты введённой информации (п.5.9.2).</w:t>
      </w:r>
    </w:p>
    <w:p w14:paraId="3E2E95F2" w14:textId="77777777" w:rsidR="007E200A" w:rsidRPr="00F406D7" w:rsidRDefault="007E200A" w:rsidP="007E200A">
      <w:pPr>
        <w:ind w:firstLine="426"/>
        <w:jc w:val="both"/>
        <w:rPr>
          <w:sz w:val="20"/>
          <w:szCs w:val="20"/>
        </w:rPr>
      </w:pPr>
      <w:r w:rsidRPr="00F406D7">
        <w:rPr>
          <w:sz w:val="22"/>
          <w:szCs w:val="22"/>
        </w:rPr>
        <w:t xml:space="preserve">По результатам расчёта Система должна формировать все необходимые отчётные формы. </w:t>
      </w:r>
    </w:p>
    <w:p w14:paraId="1C3B3D1B" w14:textId="77777777" w:rsidR="007E200A" w:rsidRPr="00F406D7" w:rsidRDefault="007E200A" w:rsidP="007E200A">
      <w:pPr>
        <w:ind w:left="567" w:firstLine="141"/>
        <w:rPr>
          <w:sz w:val="20"/>
          <w:szCs w:val="20"/>
        </w:rPr>
      </w:pPr>
    </w:p>
    <w:p w14:paraId="27A406A2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54" w:name="_Toc79736835"/>
      <w:r w:rsidRPr="00F406D7">
        <w:rPr>
          <w:sz w:val="22"/>
          <w:szCs w:val="24"/>
        </w:rPr>
        <w:t>Требования к порядку расчета показателей</w:t>
      </w:r>
      <w:bookmarkEnd w:id="54"/>
    </w:p>
    <w:p w14:paraId="5A9F35D0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55" w:name="_Toc79736836"/>
      <w:r w:rsidRPr="00F406D7">
        <w:rPr>
          <w:sz w:val="22"/>
          <w:szCs w:val="22"/>
        </w:rPr>
        <w:t>Общие условия порядка расчета</w:t>
      </w:r>
      <w:bookmarkEnd w:id="55"/>
    </w:p>
    <w:p w14:paraId="28E058E9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При расчете показателей за смену, за расчетный период времени смены принимается:</w:t>
      </w:r>
    </w:p>
    <w:p w14:paraId="41BFAF26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с 08.01 до 20.00 – дневная смена;</w:t>
      </w:r>
    </w:p>
    <w:p w14:paraId="71AF09BC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с 20.01 до 08.00 – ночная смена. </w:t>
      </w:r>
    </w:p>
    <w:p w14:paraId="631575B1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sz w:val="22"/>
          <w:szCs w:val="22"/>
        </w:rPr>
        <w:t>При получении данных из файлов, разбор файлов в Системе должен производится каждые сутки, следующие за расчетными, после обновления данных.</w:t>
      </w:r>
    </w:p>
    <w:p w14:paraId="49510601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Дополнительные условия расчета показателей приведенных в п. 3.1 – 3.5 Приложения 2:</w:t>
      </w:r>
    </w:p>
    <w:p w14:paraId="4460341F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в случаях, когда пропущенный по участку поезд относится к двум или более категориям, при расчете размера премии такой поезд для каждого работника учитывают единожды и относят к той категории поездов, за которую предусмотрено начисление наибольшего размера премии (в %);</w:t>
      </w:r>
    </w:p>
    <w:p w14:paraId="39BC6859" w14:textId="77777777" w:rsidR="007E200A" w:rsidRPr="00F406D7" w:rsidRDefault="007E200A" w:rsidP="007E200A">
      <w:pPr>
        <w:shd w:val="clear" w:color="auto" w:fill="FFFFFF"/>
        <w:tabs>
          <w:tab w:val="left" w:pos="851"/>
          <w:tab w:val="left" w:pos="993"/>
          <w:tab w:val="left" w:pos="2266"/>
        </w:tabs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в случае проследования поезда по участку в период времени, совпадающий с переходом из одной диспетчерской смены в другую, данный поезд идет в учет </w:t>
      </w:r>
      <w:r w:rsidRPr="00F406D7">
        <w:t xml:space="preserve">ДНЦ </w:t>
      </w:r>
      <w:r w:rsidRPr="00F406D7">
        <w:rPr>
          <w:sz w:val="22"/>
          <w:szCs w:val="22"/>
        </w:rPr>
        <w:t>(участковому) обеих смен.</w:t>
      </w:r>
    </w:p>
    <w:p w14:paraId="0BFBE511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</w:p>
    <w:p w14:paraId="598F82A2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56" w:name="_Toc79736837"/>
      <w:r w:rsidRPr="00F406D7">
        <w:rPr>
          <w:sz w:val="22"/>
          <w:szCs w:val="22"/>
        </w:rPr>
        <w:t>Требования к данным для расчета</w:t>
      </w:r>
      <w:bookmarkEnd w:id="56"/>
    </w:p>
    <w:p w14:paraId="7193694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Порядок получения данных из ГИД Неман, ИАС ПУР ГП, порядок определения станций отправления с (на) участок/узел, время нахождения поезда на участке/узле, случаи исключения, применяемые при расчетах должны соответствовать порядку приведённому в Приложении 3 «Порядок определения данных для расчета».</w:t>
      </w:r>
    </w:p>
    <w:p w14:paraId="3F3B90C1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Данные используемые при расчете каждого показателя за расчетный период формируются из общего массива данных, полученного из ГИД Неман, ИАС ПУР ГП (Архив подсистемы оперативного расчета) и данных, вводимых вручную. </w:t>
      </w:r>
    </w:p>
    <w:p w14:paraId="6B2D179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Перечень рассчитываемых показателей, порядок расчета в Системе приведен в Приложении 2.</w:t>
      </w:r>
    </w:p>
    <w:p w14:paraId="3BEF4078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6489070B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57" w:name="_Toc79736838"/>
      <w:bookmarkStart w:id="58" w:name="_Toc62584555"/>
      <w:r w:rsidRPr="00F406D7">
        <w:rPr>
          <w:sz w:val="22"/>
          <w:szCs w:val="24"/>
        </w:rPr>
        <w:t>Требования к интерфейсу Системы</w:t>
      </w:r>
      <w:bookmarkEnd w:id="57"/>
    </w:p>
    <w:p w14:paraId="77E02DD3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59" w:name="_Toc79736839"/>
      <w:r w:rsidRPr="00F406D7">
        <w:rPr>
          <w:sz w:val="22"/>
          <w:szCs w:val="22"/>
        </w:rPr>
        <w:t>Требования к интерфейсу пользователя</w:t>
      </w:r>
      <w:bookmarkEnd w:id="59"/>
      <w:r w:rsidRPr="00F406D7">
        <w:rPr>
          <w:sz w:val="22"/>
          <w:szCs w:val="22"/>
        </w:rPr>
        <w:t xml:space="preserve"> </w:t>
      </w:r>
    </w:p>
    <w:p w14:paraId="6E4AE904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После запуска Системы осуществляется переход в форму «Авторизация пользователя». Вход в систему должен осуществляться путем ввода личного логина и пароля.</w:t>
      </w:r>
    </w:p>
    <w:p w14:paraId="4ADA37E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Из «Главного меню» должны осуществляться переходы на:</w:t>
      </w:r>
    </w:p>
    <w:p w14:paraId="309FD06B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перечень всех должностей диспетчерского аппарата, для которых осуществляется расчет процента премирования;</w:t>
      </w:r>
    </w:p>
    <w:p w14:paraId="7E0B6C7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форму «График дежурств»;</w:t>
      </w:r>
    </w:p>
    <w:p w14:paraId="174DEC8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форму «Ручного ввода показателей» за смену, сутки, месяц, квартал;</w:t>
      </w:r>
    </w:p>
    <w:p w14:paraId="2377A6E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форму «НСИ Системы».</w:t>
      </w:r>
    </w:p>
    <w:p w14:paraId="404B883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2CB4C58D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60" w:name="_Toc79736840"/>
      <w:r w:rsidRPr="00F406D7">
        <w:rPr>
          <w:sz w:val="22"/>
          <w:szCs w:val="22"/>
        </w:rPr>
        <w:lastRenderedPageBreak/>
        <w:t>Форма «Итоговый отчет»</w:t>
      </w:r>
      <w:bookmarkEnd w:id="60"/>
    </w:p>
    <w:p w14:paraId="2E0B6E7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Переход на форму «Итогового отчета» (рисунок 2) должен осуществляться при выборе должности. Форма должна содержать перечень диспетчеров, выполнявших работу за текущий месяц на расчетном полигоне, с указанием процента премирования по каждому показателю по итогам расчетного месяца.  </w:t>
      </w:r>
    </w:p>
    <w:p w14:paraId="0799A69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Форма «Итогового отчета» должна содержать функционал:</w:t>
      </w:r>
    </w:p>
    <w:p w14:paraId="2C97F2A0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по переходу на форму «Подробного итогового отчета» за месяц (рисунок 3); </w:t>
      </w:r>
    </w:p>
    <w:p w14:paraId="5C43B7D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выбор расчетного участка из перечня;</w:t>
      </w:r>
    </w:p>
    <w:p w14:paraId="2CEFC90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поиск по фамилии диспетчера, для быстрой навигации по странице;</w:t>
      </w:r>
    </w:p>
    <w:p w14:paraId="05FF23C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при нажатии на фамилию диспетчера должен осуществляться переход на страницу с перечнем показателей по выбранному диспетчеру (рисунок 6). </w:t>
      </w:r>
    </w:p>
    <w:p w14:paraId="280C38C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Ячейки, подсвеченные цветом, являются незаполненными и информируют о том, что расчет по данному показателю не был осуществлен по причине отсутствия данных для расчета или недопустимых значений при расчете.</w:t>
      </w:r>
    </w:p>
    <w:p w14:paraId="77EBCA17" w14:textId="77777777" w:rsidR="007E200A" w:rsidRPr="00F406D7" w:rsidRDefault="007E200A" w:rsidP="007E200A">
      <w:pPr>
        <w:jc w:val="both"/>
        <w:rPr>
          <w:sz w:val="22"/>
          <w:szCs w:val="22"/>
        </w:rPr>
      </w:pPr>
      <w:r w:rsidRPr="00F406D7">
        <w:rPr>
          <w:noProof/>
          <w:sz w:val="22"/>
          <w:szCs w:val="22"/>
        </w:rPr>
        <w:drawing>
          <wp:inline distT="0" distB="0" distL="0" distR="0" wp14:anchorId="1296DD83" wp14:editId="40BCA123">
            <wp:extent cx="5939790" cy="241490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C85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Рисунок 2 – Макет экранной формы «Итоговый отчет»</w:t>
      </w:r>
    </w:p>
    <w:p w14:paraId="5176B8B3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Для пользователя с ролью «Технический специалист»  форма «Итоговый отчет» должна содержать функционал «Закрытие месяца».</w:t>
      </w:r>
    </w:p>
    <w:p w14:paraId="529897F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430B0958" w14:textId="77777777" w:rsidR="007E200A" w:rsidRPr="00F406D7" w:rsidRDefault="007E200A" w:rsidP="007E200A">
      <w:pPr>
        <w:pStyle w:val="3"/>
        <w:rPr>
          <w:sz w:val="22"/>
          <w:szCs w:val="22"/>
        </w:rPr>
      </w:pPr>
      <w:bookmarkStart w:id="61" w:name="_Toc79736841"/>
      <w:r w:rsidRPr="00F406D7">
        <w:rPr>
          <w:sz w:val="22"/>
          <w:szCs w:val="22"/>
        </w:rPr>
        <w:t>Форма «Подробный итоговый отчет»</w:t>
      </w:r>
      <w:bookmarkEnd w:id="61"/>
    </w:p>
    <w:p w14:paraId="19723F4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Форма «Подробный итоговый отчет»</w:t>
      </w:r>
      <w:r w:rsidRPr="00F406D7">
        <w:rPr>
          <w:b/>
          <w:sz w:val="22"/>
          <w:szCs w:val="22"/>
        </w:rPr>
        <w:t xml:space="preserve"> </w:t>
      </w:r>
      <w:r w:rsidRPr="00F406D7">
        <w:rPr>
          <w:sz w:val="22"/>
          <w:szCs w:val="22"/>
        </w:rPr>
        <w:t xml:space="preserve">(рисунок 3а) должна содержать подробную информацию о выполнении показателей премирования по сменам (за месяц) для дежурно-диспетчерского персонала. Должен быть предусмотрен функционал выбора фамилии диспетчера, если в конкретную смену на данном участке работал другой диспетчер. </w:t>
      </w:r>
    </w:p>
    <w:p w14:paraId="4EF327A4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Аналогичные отчётные формы должны быть реализованы для специалистов ДГПС,ДГТ,ТНЦ,ДГЦ. </w:t>
      </w:r>
    </w:p>
    <w:p w14:paraId="6144A108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Двойной клик по ячейке «дата» должен обеспечить отображение подробной ведомости за конкретную смену (макет приведён на рисунке 3б)</w:t>
      </w:r>
    </w:p>
    <w:p w14:paraId="20E2A3AC" w14:textId="77777777" w:rsidR="007E200A" w:rsidRPr="00F406D7" w:rsidRDefault="007E200A" w:rsidP="007E200A">
      <w:pPr>
        <w:jc w:val="both"/>
        <w:rPr>
          <w:sz w:val="22"/>
          <w:szCs w:val="22"/>
        </w:rPr>
      </w:pPr>
    </w:p>
    <w:p w14:paraId="31ADC950" w14:textId="77777777" w:rsidR="007E200A" w:rsidRPr="00F406D7" w:rsidRDefault="007E200A" w:rsidP="007E200A">
      <w:pPr>
        <w:jc w:val="both"/>
        <w:rPr>
          <w:sz w:val="22"/>
          <w:szCs w:val="22"/>
        </w:rPr>
      </w:pPr>
      <w:r w:rsidRPr="00F406D7">
        <w:rPr>
          <w:noProof/>
          <w:sz w:val="22"/>
          <w:szCs w:val="22"/>
        </w:rPr>
        <w:drawing>
          <wp:inline distT="0" distB="0" distL="0" distR="0" wp14:anchorId="1F7E9E8C" wp14:editId="57952ABD">
            <wp:extent cx="5939790" cy="21183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D501" w14:textId="77777777" w:rsidR="007E200A" w:rsidRPr="00F406D7" w:rsidRDefault="007E200A" w:rsidP="007E200A">
      <w:pPr>
        <w:ind w:firstLine="567"/>
        <w:jc w:val="both"/>
        <w:rPr>
          <w:ins w:id="62" w:author="user" w:date="2021-07-26T10:35:00Z"/>
          <w:sz w:val="22"/>
          <w:szCs w:val="22"/>
        </w:rPr>
      </w:pPr>
      <w:r w:rsidRPr="00F406D7">
        <w:rPr>
          <w:sz w:val="22"/>
          <w:szCs w:val="22"/>
        </w:rPr>
        <w:t>Рисунок 3а – Макет экранной формы «Подробный итоговый отчет»</w:t>
      </w:r>
    </w:p>
    <w:p w14:paraId="67C88A7C" w14:textId="77777777" w:rsidR="007E200A" w:rsidRPr="00F406D7" w:rsidRDefault="007E200A" w:rsidP="00F406D7">
      <w:pPr>
        <w:ind w:firstLine="567"/>
        <w:jc w:val="center"/>
        <w:rPr>
          <w:sz w:val="22"/>
          <w:szCs w:val="22"/>
        </w:rPr>
      </w:pPr>
      <w:ins w:id="63" w:author="user" w:date="2021-07-26T10:37:00Z">
        <w:r w:rsidRPr="00F406D7">
          <w:rPr>
            <w:noProof/>
            <w:sz w:val="20"/>
            <w:szCs w:val="20"/>
          </w:rPr>
          <w:lastRenderedPageBreak/>
          <w:drawing>
            <wp:inline distT="0" distB="0" distL="0" distR="0" wp14:anchorId="10957240" wp14:editId="504CAFB4">
              <wp:extent cx="5574030" cy="3673475"/>
              <wp:effectExtent l="0" t="0" r="7620" b="3175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9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4030" cy="3673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375B275" w14:textId="77777777" w:rsidR="007E200A" w:rsidRPr="00F406D7" w:rsidRDefault="007E200A" w:rsidP="007E200A">
      <w:pPr>
        <w:ind w:firstLine="567"/>
        <w:jc w:val="both"/>
        <w:rPr>
          <w:ins w:id="64" w:author="user" w:date="2021-07-26T10:35:00Z"/>
          <w:sz w:val="22"/>
          <w:szCs w:val="22"/>
        </w:rPr>
      </w:pPr>
      <w:r w:rsidRPr="00F406D7">
        <w:rPr>
          <w:sz w:val="22"/>
          <w:szCs w:val="22"/>
        </w:rPr>
        <w:t>Рисунок 3б – Макет экранной формы «Подробная ведомость»</w:t>
      </w:r>
    </w:p>
    <w:p w14:paraId="254BEC33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6CB1351E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654FC2DF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65" w:name="_Toc79736842"/>
      <w:r w:rsidRPr="00F406D7">
        <w:rPr>
          <w:sz w:val="22"/>
          <w:szCs w:val="22"/>
        </w:rPr>
        <w:t>Форма «Ручной ввод показателей»</w:t>
      </w:r>
      <w:bookmarkEnd w:id="65"/>
    </w:p>
    <w:p w14:paraId="3FF3D25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Форма «Ручной ввод показателей» должна содержать функционал по вводу данных для расчета показателей. </w:t>
      </w:r>
    </w:p>
    <w:p w14:paraId="07D8E13F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 зависимости от показателя премирования должны быть предусмотрены периоды ввода данных:</w:t>
      </w:r>
    </w:p>
    <w:p w14:paraId="2645E39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за смену (рисунок 4);</w:t>
      </w:r>
    </w:p>
    <w:p w14:paraId="6239BA93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за сутки (рисунок 5);</w:t>
      </w:r>
    </w:p>
    <w:p w14:paraId="5BB7909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за месяц.</w:t>
      </w:r>
    </w:p>
    <w:p w14:paraId="2C33B080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Формы ввода должны быть доступны для редактирования до «закрытия месяца». </w:t>
      </w:r>
    </w:p>
    <w:p w14:paraId="5606F3B1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8FD7DE9" wp14:editId="1FD40E3E">
            <wp:simplePos x="0" y="0"/>
            <wp:positionH relativeFrom="column">
              <wp:posOffset>481965</wp:posOffset>
            </wp:positionH>
            <wp:positionV relativeFrom="paragraph">
              <wp:posOffset>377190</wp:posOffset>
            </wp:positionV>
            <wp:extent cx="4770120" cy="3806190"/>
            <wp:effectExtent l="0" t="0" r="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6D7">
        <w:rPr>
          <w:sz w:val="22"/>
          <w:szCs w:val="22"/>
        </w:rPr>
        <w:t>После нажатия кнопки «Сохранить», введенные данные сохраняются.</w:t>
      </w:r>
    </w:p>
    <w:p w14:paraId="63BFBB4B" w14:textId="77777777" w:rsidR="007E200A" w:rsidRPr="00F406D7" w:rsidRDefault="007E200A" w:rsidP="007E200A">
      <w:pPr>
        <w:ind w:firstLine="567"/>
        <w:jc w:val="center"/>
        <w:rPr>
          <w:sz w:val="22"/>
          <w:szCs w:val="22"/>
        </w:rPr>
      </w:pPr>
      <w:r w:rsidRPr="00F406D7">
        <w:rPr>
          <w:noProof/>
          <w:sz w:val="22"/>
          <w:szCs w:val="22"/>
        </w:rPr>
        <w:lastRenderedPageBreak/>
        <w:drawing>
          <wp:inline distT="0" distB="0" distL="0" distR="0" wp14:anchorId="253315A6" wp14:editId="33D252D4">
            <wp:extent cx="5240020" cy="280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6D7">
        <w:rPr>
          <w:sz w:val="22"/>
          <w:szCs w:val="22"/>
        </w:rPr>
        <w:br w:type="textWrapping" w:clear="all"/>
      </w:r>
    </w:p>
    <w:p w14:paraId="4D811EF6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Рисунок 4 – Макет экранной формы ручного ввода «Показатели за смену» </w:t>
      </w:r>
      <w:r w:rsidRPr="00F406D7">
        <w:rPr>
          <w:sz w:val="20"/>
          <w:szCs w:val="22"/>
        </w:rPr>
        <w:t>для</w:t>
      </w:r>
      <w:r w:rsidRPr="00F406D7">
        <w:rPr>
          <w:sz w:val="22"/>
          <w:szCs w:val="22"/>
        </w:rPr>
        <w:t xml:space="preserve"> ДНЦ (участковых)</w:t>
      </w:r>
    </w:p>
    <w:p w14:paraId="6D8DA0BA" w14:textId="77777777" w:rsidR="007E200A" w:rsidRPr="00F406D7" w:rsidRDefault="007E200A" w:rsidP="007E200A">
      <w:pPr>
        <w:jc w:val="both"/>
        <w:rPr>
          <w:sz w:val="22"/>
          <w:szCs w:val="22"/>
        </w:rPr>
      </w:pPr>
    </w:p>
    <w:p w14:paraId="6D5BE5D8" w14:textId="77777777" w:rsidR="007E200A" w:rsidRPr="00F406D7" w:rsidRDefault="007E200A" w:rsidP="00F406D7">
      <w:pPr>
        <w:jc w:val="center"/>
        <w:rPr>
          <w:sz w:val="22"/>
          <w:szCs w:val="22"/>
        </w:rPr>
      </w:pPr>
      <w:r w:rsidRPr="00F406D7">
        <w:rPr>
          <w:noProof/>
          <w:sz w:val="22"/>
          <w:szCs w:val="22"/>
        </w:rPr>
        <w:drawing>
          <wp:inline distT="0" distB="0" distL="0" distR="0" wp14:anchorId="26C05A78" wp14:editId="3C5B8410">
            <wp:extent cx="5883910" cy="263969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8D6C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Рисунок 5 – Макет экранной формы ручного ввода «Показатели за сутки» для ДГТ.</w:t>
      </w:r>
    </w:p>
    <w:p w14:paraId="46774F1C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</w:p>
    <w:p w14:paraId="6A22CE25" w14:textId="77777777" w:rsidR="007E200A" w:rsidRPr="00F406D7" w:rsidRDefault="007E200A" w:rsidP="007E200A">
      <w:pPr>
        <w:pStyle w:val="2"/>
        <w:rPr>
          <w:sz w:val="22"/>
          <w:szCs w:val="22"/>
        </w:rPr>
      </w:pPr>
      <w:bookmarkStart w:id="66" w:name="_Toc79736843"/>
      <w:r w:rsidRPr="00F406D7">
        <w:rPr>
          <w:sz w:val="22"/>
          <w:szCs w:val="22"/>
        </w:rPr>
        <w:t>Требования к интерфейсу пользователя с ролью «Пользователь ЦУП»</w:t>
      </w:r>
      <w:bookmarkEnd w:id="66"/>
    </w:p>
    <w:p w14:paraId="544B4DA3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Форма главного меню пользователя с ролью «Пользователь ЦУП» должна содержать функционал по переходу:</w:t>
      </w:r>
    </w:p>
    <w:p w14:paraId="67EE4B2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на форму «Текущее выполнение показателей» (рисунок 6);</w:t>
      </w:r>
    </w:p>
    <w:p w14:paraId="3BC5979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на дополнительную информацию (нормативная информация, итоговый отчет за предыдущий отчетный месяц).</w:t>
      </w:r>
    </w:p>
    <w:p w14:paraId="265665B0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</w:p>
    <w:p w14:paraId="5B87C9E2" w14:textId="77777777" w:rsidR="007E200A" w:rsidRPr="00F406D7" w:rsidRDefault="007E200A" w:rsidP="007E200A">
      <w:pPr>
        <w:pStyle w:val="3"/>
        <w:ind w:left="0" w:firstLine="709"/>
        <w:rPr>
          <w:sz w:val="22"/>
          <w:szCs w:val="22"/>
        </w:rPr>
      </w:pPr>
      <w:bookmarkStart w:id="67" w:name="_Toc79736844"/>
      <w:r w:rsidRPr="00F406D7">
        <w:rPr>
          <w:sz w:val="22"/>
          <w:szCs w:val="22"/>
        </w:rPr>
        <w:t>Форма «Текущее выполнение показателей»</w:t>
      </w:r>
      <w:bookmarkEnd w:id="67"/>
    </w:p>
    <w:p w14:paraId="0358BEB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Форма должна отражать данные по выполнению показателей премирования за текущую смену, за все смены (со строкой прокрутки изображения). Значение показателя, за которое не начисляется премия, выделяется красным цветом, выполненные показатели – зеленым. </w:t>
      </w:r>
    </w:p>
    <w:p w14:paraId="7E9A381E" w14:textId="77777777" w:rsidR="007E200A" w:rsidRPr="00F406D7" w:rsidRDefault="007E200A" w:rsidP="00F406D7">
      <w:pPr>
        <w:ind w:firstLine="567"/>
        <w:jc w:val="center"/>
        <w:rPr>
          <w:sz w:val="22"/>
          <w:szCs w:val="22"/>
        </w:rPr>
      </w:pPr>
      <w:r w:rsidRPr="00F406D7">
        <w:rPr>
          <w:noProof/>
          <w:sz w:val="20"/>
          <w:szCs w:val="20"/>
        </w:rPr>
        <w:drawing>
          <wp:inline distT="0" distB="0" distL="0" distR="0" wp14:anchorId="1DE624D1" wp14:editId="211F38F3">
            <wp:extent cx="4611756" cy="227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07" cy="22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C078" w14:textId="77777777" w:rsidR="007E200A" w:rsidRPr="00F406D7" w:rsidRDefault="007E200A" w:rsidP="007E200A">
      <w:pPr>
        <w:tabs>
          <w:tab w:val="left" w:pos="2750"/>
        </w:tabs>
        <w:ind w:firstLine="567"/>
        <w:rPr>
          <w:sz w:val="22"/>
          <w:szCs w:val="22"/>
        </w:rPr>
      </w:pPr>
      <w:r w:rsidRPr="00F406D7">
        <w:rPr>
          <w:sz w:val="22"/>
          <w:szCs w:val="22"/>
        </w:rPr>
        <w:t xml:space="preserve">Рисунок 6 – Макет экранной формы «Текущее выполнение показателей»   </w:t>
      </w:r>
    </w:p>
    <w:p w14:paraId="104FB940" w14:textId="77777777" w:rsidR="007E200A" w:rsidRPr="00F406D7" w:rsidRDefault="007E200A" w:rsidP="007E200A">
      <w:pPr>
        <w:rPr>
          <w:sz w:val="22"/>
          <w:szCs w:val="22"/>
        </w:rPr>
        <w:sectPr w:rsidR="007E200A" w:rsidRPr="00F406D7" w:rsidSect="00D41EAF">
          <w:pgSz w:w="11906" w:h="16838" w:code="9"/>
          <w:pgMar w:top="340" w:right="340" w:bottom="340" w:left="340" w:header="340" w:footer="340" w:gutter="0"/>
          <w:cols w:space="720"/>
        </w:sectPr>
      </w:pPr>
    </w:p>
    <w:p w14:paraId="5D829740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68" w:name="_Toc70068810"/>
      <w:bookmarkStart w:id="69" w:name="_Toc79736845"/>
      <w:bookmarkEnd w:id="58"/>
      <w:r w:rsidRPr="00F406D7">
        <w:rPr>
          <w:sz w:val="22"/>
          <w:szCs w:val="24"/>
        </w:rPr>
        <w:lastRenderedPageBreak/>
        <w:t>Требования к защите информации от несанкционированного доступа</w:t>
      </w:r>
      <w:bookmarkEnd w:id="68"/>
      <w:bookmarkEnd w:id="69"/>
    </w:p>
    <w:p w14:paraId="75F16BA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Компоненты подсистемы защиты от несанкционированного доступа должны обеспечивать:</w:t>
      </w:r>
    </w:p>
    <w:p w14:paraId="49BB099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идентификацию и проверку подлинности субъектов доступа при входе в систему по идентификатору (логину) и паролю условно-постоянного действия, длиной не менее пяти символов;</w:t>
      </w:r>
    </w:p>
    <w:p w14:paraId="276B69F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регистрацию действий пользователя в Системе.</w:t>
      </w:r>
    </w:p>
    <w:p w14:paraId="5ECD7548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Система должна характеризоваться следующими показателями:</w:t>
      </w:r>
    </w:p>
    <w:p w14:paraId="0B1946B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тип системы - многопользовательская;</w:t>
      </w:r>
    </w:p>
    <w:p w14:paraId="63BAA21C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права пользователей по допуску к информации, обрабатываемой в подсистеме, различаются - допущен ко всей информации, допущены только к части информации.</w:t>
      </w:r>
    </w:p>
    <w:p w14:paraId="09E9FEE4" w14:textId="77777777" w:rsidR="007E200A" w:rsidRPr="00F406D7" w:rsidRDefault="007E200A" w:rsidP="007E200A">
      <w:pPr>
        <w:rPr>
          <w:sz w:val="22"/>
          <w:szCs w:val="22"/>
        </w:rPr>
      </w:pPr>
    </w:p>
    <w:p w14:paraId="70E427D3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70" w:name="_Toc62584556"/>
      <w:bookmarkStart w:id="71" w:name="_Toc79736846"/>
      <w:r w:rsidRPr="00F406D7">
        <w:rPr>
          <w:sz w:val="22"/>
          <w:szCs w:val="24"/>
        </w:rPr>
        <w:t>Требования по сохранности информации при авариях</w:t>
      </w:r>
      <w:bookmarkEnd w:id="70"/>
      <w:bookmarkEnd w:id="71"/>
    </w:p>
    <w:p w14:paraId="7BD8AFE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Сохранность и целостность информации, создающейся в ходе функционирования системы, должны быть обеспечены за счет:</w:t>
      </w:r>
    </w:p>
    <w:p w14:paraId="42E2150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резервного копирования соответствующих баз данных с последующим их сохранением на внешних носителях;</w:t>
      </w:r>
    </w:p>
    <w:p w14:paraId="764E7A99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аппаратного и системного программного обеспечения.</w:t>
      </w:r>
    </w:p>
    <w:p w14:paraId="3BC2287B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2297DBEA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72" w:name="_Toc70068813"/>
      <w:bookmarkStart w:id="73" w:name="_Toc79736847"/>
      <w:r w:rsidRPr="00F406D7">
        <w:rPr>
          <w:sz w:val="22"/>
          <w:szCs w:val="24"/>
        </w:rPr>
        <w:t>Требования к организационному обеспечению</w:t>
      </w:r>
      <w:bookmarkEnd w:id="72"/>
      <w:bookmarkEnd w:id="73"/>
    </w:p>
    <w:p w14:paraId="36DC62B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Организационное обеспечение должно создать условия для достаточно качественной подготовки персонала Системы, его квалификации, приобретения знаний и навыков взаимодействия с системой в процессе ее функционирования.</w:t>
      </w:r>
    </w:p>
    <w:p w14:paraId="3FC3137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Действия персонала в аварийных ситуациях должны быть изложены в инструкциях пользователя. </w:t>
      </w:r>
    </w:p>
    <w:p w14:paraId="39CE9D0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</w:p>
    <w:p w14:paraId="466B562F" w14:textId="77777777" w:rsidR="007E200A" w:rsidRPr="00F406D7" w:rsidRDefault="007E200A" w:rsidP="007E200A">
      <w:pPr>
        <w:pStyle w:val="1"/>
        <w:rPr>
          <w:sz w:val="22"/>
          <w:szCs w:val="24"/>
        </w:rPr>
      </w:pPr>
      <w:bookmarkStart w:id="74" w:name="_Toc62584557"/>
      <w:bookmarkStart w:id="75" w:name="_Toc79736848"/>
      <w:r w:rsidRPr="00F406D7">
        <w:rPr>
          <w:sz w:val="22"/>
          <w:szCs w:val="24"/>
        </w:rPr>
        <w:t>Требования к программной документации</w:t>
      </w:r>
      <w:bookmarkEnd w:id="74"/>
      <w:bookmarkEnd w:id="75"/>
      <w:r w:rsidRPr="00F406D7">
        <w:rPr>
          <w:sz w:val="22"/>
          <w:szCs w:val="24"/>
        </w:rPr>
        <w:t xml:space="preserve"> </w:t>
      </w:r>
    </w:p>
    <w:p w14:paraId="1ED622D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Вся разрабатываемая документация оформляется в соответствии с действующими нормативными документами.</w:t>
      </w:r>
    </w:p>
    <w:p w14:paraId="18035CD0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Комплект документации Системы должен включать документацию, обеспечивающую установку и эксплуатацию системы:</w:t>
      </w:r>
    </w:p>
    <w:p w14:paraId="540C4EB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- техническое задание на разработку; </w:t>
      </w:r>
    </w:p>
    <w:p w14:paraId="773469F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- руководство пользователя.</w:t>
      </w:r>
    </w:p>
    <w:p w14:paraId="30D21E5F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Настоящее ТЗ может уточняться и корректироваться по взаимной договоренности между Исполнителем и Заказчиком в рабочем порядке </w:t>
      </w:r>
    </w:p>
    <w:p w14:paraId="07E3DCE2" w14:textId="77777777" w:rsidR="007E200A" w:rsidRPr="00F406D7" w:rsidRDefault="007E200A" w:rsidP="007E200A">
      <w:pPr>
        <w:ind w:firstLine="567"/>
        <w:rPr>
          <w:sz w:val="22"/>
          <w:szCs w:val="22"/>
        </w:rPr>
      </w:pPr>
    </w:p>
    <w:p w14:paraId="4B9D90AF" w14:textId="77777777" w:rsidR="007E200A" w:rsidRPr="00F406D7" w:rsidRDefault="007E200A" w:rsidP="007E200A">
      <w:pPr>
        <w:pStyle w:val="1"/>
        <w:numPr>
          <w:ilvl w:val="0"/>
          <w:numId w:val="0"/>
        </w:numPr>
        <w:ind w:left="432"/>
        <w:jc w:val="right"/>
        <w:rPr>
          <w:sz w:val="22"/>
          <w:szCs w:val="24"/>
        </w:rPr>
      </w:pPr>
      <w:bookmarkStart w:id="76" w:name="_Toc79736849"/>
      <w:r w:rsidRPr="00F406D7">
        <w:rPr>
          <w:sz w:val="22"/>
          <w:szCs w:val="24"/>
        </w:rPr>
        <w:t>Приложение 1</w:t>
      </w:r>
      <w:bookmarkEnd w:id="76"/>
    </w:p>
    <w:p w14:paraId="76C46775" w14:textId="77777777" w:rsidR="007E200A" w:rsidRPr="00F406D7" w:rsidRDefault="007E200A" w:rsidP="007E200A">
      <w:pPr>
        <w:ind w:firstLine="426"/>
        <w:jc w:val="center"/>
        <w:rPr>
          <w:b/>
          <w:sz w:val="22"/>
          <w:szCs w:val="22"/>
        </w:rPr>
      </w:pPr>
      <w:r w:rsidRPr="00F406D7">
        <w:rPr>
          <w:b/>
          <w:sz w:val="22"/>
          <w:szCs w:val="22"/>
        </w:rPr>
        <w:t>Порядок получения данных в АС «Лицевой счет» из информационных систем</w:t>
      </w:r>
    </w:p>
    <w:p w14:paraId="67C1E432" w14:textId="77777777" w:rsidR="007E200A" w:rsidRPr="00F406D7" w:rsidRDefault="007E200A" w:rsidP="007E200A">
      <w:pPr>
        <w:ind w:firstLine="709"/>
        <w:jc w:val="center"/>
        <w:rPr>
          <w:b/>
          <w:sz w:val="22"/>
          <w:szCs w:val="22"/>
        </w:rPr>
      </w:pPr>
    </w:p>
    <w:p w14:paraId="145C3333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77" w:name="_Toc74303849"/>
      <w:r w:rsidRPr="00F406D7">
        <w:rPr>
          <w:b/>
          <w:sz w:val="22"/>
          <w:szCs w:val="22"/>
        </w:rPr>
        <w:t>1 Общий порядок работы с файлами</w:t>
      </w:r>
      <w:bookmarkEnd w:id="77"/>
      <w:r w:rsidRPr="00F406D7">
        <w:rPr>
          <w:b/>
          <w:sz w:val="22"/>
          <w:szCs w:val="22"/>
        </w:rPr>
        <w:t xml:space="preserve"> в Системе</w:t>
      </w:r>
    </w:p>
    <w:p w14:paraId="3024E79F" w14:textId="77777777" w:rsidR="007E200A" w:rsidRPr="00F406D7" w:rsidRDefault="007E200A" w:rsidP="007E200A">
      <w:pPr>
        <w:ind w:firstLine="709"/>
        <w:rPr>
          <w:sz w:val="22"/>
          <w:szCs w:val="22"/>
        </w:rPr>
      </w:pPr>
      <w:r w:rsidRPr="00F406D7">
        <w:rPr>
          <w:sz w:val="22"/>
          <w:szCs w:val="22"/>
        </w:rPr>
        <w:t xml:space="preserve">При получении файлов в Системе производится их удаление из сетевого каталога и перемещение его в архивный каталог Системы. </w:t>
      </w:r>
    </w:p>
    <w:p w14:paraId="12D68C2A" w14:textId="77777777" w:rsidR="007E200A" w:rsidRPr="00F406D7" w:rsidRDefault="007E200A" w:rsidP="007E200A">
      <w:pPr>
        <w:ind w:firstLine="709"/>
        <w:rPr>
          <w:sz w:val="22"/>
          <w:szCs w:val="22"/>
        </w:rPr>
      </w:pPr>
      <w:r w:rsidRPr="00F406D7">
        <w:rPr>
          <w:sz w:val="22"/>
          <w:szCs w:val="22"/>
        </w:rPr>
        <w:t>Формат файлов .csv, разделители - “;”.</w:t>
      </w:r>
    </w:p>
    <w:p w14:paraId="4BCBF316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78" w:name="_Toc74303850"/>
      <w:r w:rsidRPr="00F406D7">
        <w:rPr>
          <w:b/>
          <w:sz w:val="22"/>
          <w:szCs w:val="22"/>
        </w:rPr>
        <w:t>2 Выполнение участковой скорости движения грузовых поездов (без учета вывозных и передаточных)</w:t>
      </w:r>
      <w:bookmarkEnd w:id="78"/>
    </w:p>
    <w:p w14:paraId="6A3965F0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79" w:name="_Toc74303851"/>
      <w:r w:rsidRPr="00F406D7">
        <w:rPr>
          <w:b/>
          <w:sz w:val="22"/>
          <w:szCs w:val="22"/>
        </w:rPr>
        <w:t>2.2 Фактическое значение участковой скорости ДГПС.</w:t>
      </w:r>
      <w:bookmarkEnd w:id="79"/>
    </w:p>
    <w:p w14:paraId="370884F3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фактические значения участковой скорости </w:t>
      </w:r>
      <w:r w:rsidRPr="00F406D7">
        <w:rPr>
          <w:spacing w:val="-2"/>
          <w:sz w:val="22"/>
          <w:szCs w:val="22"/>
        </w:rPr>
        <w:t>за сутки</w:t>
      </w:r>
      <w:r w:rsidRPr="00F406D7">
        <w:rPr>
          <w:sz w:val="22"/>
          <w:szCs w:val="22"/>
        </w:rPr>
        <w:t xml:space="preserve"> для </w:t>
      </w:r>
      <w:r w:rsidRPr="00F406D7">
        <w:rPr>
          <w:spacing w:val="-2"/>
          <w:sz w:val="22"/>
          <w:szCs w:val="22"/>
        </w:rPr>
        <w:t>ДГПС</w:t>
      </w:r>
      <w:r w:rsidRPr="00F406D7">
        <w:rPr>
          <w:sz w:val="22"/>
          <w:szCs w:val="22"/>
        </w:rPr>
        <w:t xml:space="preserve"> (по отделениям)</w:t>
      </w:r>
      <w:r w:rsidRPr="00F406D7">
        <w:rPr>
          <w:rFonts w:eastAsiaTheme="minorHAnsi"/>
          <w:i/>
          <w:iCs/>
          <w:sz w:val="22"/>
          <w:szCs w:val="22"/>
        </w:rPr>
        <w:t>. Источник данных АС ИОММ. Источник формирования файла - АС КПЭ</w:t>
      </w:r>
    </w:p>
    <w:p w14:paraId="5CE1332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файла: «</w:t>
      </w:r>
      <w:r w:rsidRPr="00F406D7">
        <w:rPr>
          <w:sz w:val="22"/>
          <w:szCs w:val="22"/>
          <w:lang w:val="en-US"/>
        </w:rPr>
        <w:t>FUCHS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</w:t>
      </w:r>
    </w:p>
    <w:p w14:paraId="4674F11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0F5275A6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«Фактические значения участковой скорости» и содержит информацию о фактическом значении участковой скорости по отделениям дороги</w:t>
      </w:r>
      <w:r w:rsidRPr="00F406D7">
        <w:rPr>
          <w:spacing w:val="-2"/>
          <w:sz w:val="22"/>
          <w:szCs w:val="22"/>
        </w:rPr>
        <w:t xml:space="preserve"> за сутки и дороге в целом</w:t>
      </w:r>
      <w:r w:rsidRPr="00F406D7">
        <w:rPr>
          <w:sz w:val="22"/>
          <w:szCs w:val="22"/>
        </w:rPr>
        <w:t xml:space="preserve">. </w:t>
      </w:r>
    </w:p>
    <w:p w14:paraId="697816CD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3F0FAAD6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«Фактические значения участковой скорости»</w:t>
      </w:r>
    </w:p>
    <w:tbl>
      <w:tblPr>
        <w:tblW w:w="8535" w:type="dxa"/>
        <w:tblCellSpacing w:w="0" w:type="dxa"/>
        <w:tblInd w:w="68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6"/>
        <w:gridCol w:w="1246"/>
        <w:gridCol w:w="1211"/>
        <w:gridCol w:w="1162"/>
        <w:gridCol w:w="887"/>
        <w:gridCol w:w="992"/>
        <w:gridCol w:w="851"/>
        <w:gridCol w:w="850"/>
      </w:tblGrid>
      <w:tr w:rsidR="007E200A" w:rsidRPr="00F406D7" w14:paraId="1268E368" w14:textId="77777777" w:rsidTr="007E200A">
        <w:trPr>
          <w:trHeight w:val="189"/>
          <w:tblCellSpacing w:w="0" w:type="dxa"/>
        </w:trPr>
        <w:tc>
          <w:tcPr>
            <w:tcW w:w="13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5719B0F4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0FA658FC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2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7BB074F0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3B8320A3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8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3087D406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65DDB69B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05B33CA4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482A1B5F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378EFD43" w14:textId="77777777" w:rsidTr="007E200A">
        <w:trPr>
          <w:trHeight w:val="45"/>
          <w:tblCellSpacing w:w="0" w:type="dxa"/>
        </w:trPr>
        <w:tc>
          <w:tcPr>
            <w:tcW w:w="13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5CE8C2BA" w14:textId="77777777" w:rsidR="007E200A" w:rsidRPr="00F406D7" w:rsidRDefault="007E200A">
            <w:pPr>
              <w:spacing w:line="256" w:lineRule="auto"/>
              <w:ind w:firstLine="27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ВЫП.СУТ</w:t>
            </w:r>
          </w:p>
        </w:tc>
        <w:tc>
          <w:tcPr>
            <w:tcW w:w="12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hideMark/>
          </w:tcPr>
          <w:p w14:paraId="68835161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10D5E117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7828E394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53AF95C2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12110A06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32BA33CA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2C619B49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</w:tr>
    </w:tbl>
    <w:p w14:paraId="0396C098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4967451C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80" w:name="_Toc74303852"/>
      <w:r w:rsidRPr="00F406D7">
        <w:rPr>
          <w:b/>
          <w:sz w:val="22"/>
          <w:szCs w:val="22"/>
        </w:rPr>
        <w:t>3 Выполнение плана погрузки грузов в тоннах.</w:t>
      </w:r>
      <w:bookmarkEnd w:id="80"/>
    </w:p>
    <w:p w14:paraId="19D31E5D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81" w:name="_Toc74303853"/>
      <w:r w:rsidRPr="00F406D7">
        <w:rPr>
          <w:b/>
          <w:sz w:val="22"/>
          <w:szCs w:val="22"/>
        </w:rPr>
        <w:t>3.1 План погрузки ДНЦ, ДГПС, ДГЦ.</w:t>
      </w:r>
      <w:bookmarkEnd w:id="81"/>
    </w:p>
    <w:p w14:paraId="53408B6F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Источником данных является файлы, размещённые в сетевом каталоге содержащие плановые значения погрузки грузов</w:t>
      </w:r>
      <w:r w:rsidRPr="00F406D7">
        <w:rPr>
          <w:spacing w:val="-1"/>
          <w:sz w:val="22"/>
          <w:szCs w:val="22"/>
        </w:rPr>
        <w:t xml:space="preserve"> ДНЦ (</w:t>
      </w:r>
      <w:r w:rsidRPr="00F406D7">
        <w:rPr>
          <w:sz w:val="22"/>
          <w:szCs w:val="22"/>
        </w:rPr>
        <w:t>участков, узлов), ДГПС, ДГЦ. Источник данных файла АС ССП.</w:t>
      </w:r>
    </w:p>
    <w:p w14:paraId="6E31FD4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Файлы нарабатываются в регламенте 02 числа месяца, следующего за расчетным в 12.00. </w:t>
      </w:r>
    </w:p>
    <w:p w14:paraId="0ECDC850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файлов содержит заголовки столбцов. </w:t>
      </w:r>
    </w:p>
    <w:p w14:paraId="078A57F1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 данных плана погрузки для ДНЦ (участков, узлов) файл с именем: «</w:t>
      </w:r>
      <w:r w:rsidRPr="00F406D7">
        <w:rPr>
          <w:sz w:val="22"/>
          <w:szCs w:val="22"/>
          <w:lang w:val="en-US"/>
        </w:rPr>
        <w:t>PlanPogrDNC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 xml:space="preserve">», где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 xml:space="preserve"> – расчетный месяц, год за которые формируются данные. </w:t>
      </w:r>
    </w:p>
    <w:p w14:paraId="615C78D6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«Анализ работы диспетчерских участков. Плановые значения» и содержит плановое значение показателя плана погрузки в тоннах по каждому диспетчерскому участку.</w:t>
      </w:r>
    </w:p>
    <w:p w14:paraId="3394A41A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lastRenderedPageBreak/>
        <w:t>Таблица «Анализ работы диспетчерских участков. Плановые значения ДНЦ (узлового, участкового)»</w:t>
      </w:r>
    </w:p>
    <w:tbl>
      <w:tblPr>
        <w:tblW w:w="0" w:type="auto"/>
        <w:tblInd w:w="645" w:type="dxa"/>
        <w:tblLook w:val="04A0" w:firstRow="1" w:lastRow="0" w:firstColumn="1" w:lastColumn="0" w:noHBand="0" w:noVBand="1"/>
      </w:tblPr>
      <w:tblGrid>
        <w:gridCol w:w="3937"/>
        <w:gridCol w:w="2919"/>
      </w:tblGrid>
      <w:tr w:rsidR="007E200A" w:rsidRPr="00F406D7" w14:paraId="660F2D82" w14:textId="77777777" w:rsidTr="007E200A">
        <w:trPr>
          <w:trHeight w:val="328"/>
        </w:trPr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44AC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Станция (код ЕСР)</w:t>
            </w:r>
          </w:p>
        </w:tc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F626A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План погрузки, тонн</w:t>
            </w:r>
          </w:p>
        </w:tc>
      </w:tr>
    </w:tbl>
    <w:p w14:paraId="6F51CC7C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301EB658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 данных плана погрузки для ДГПС, ДГЦ файл с именем: «</w:t>
      </w:r>
      <w:r w:rsidRPr="00F406D7">
        <w:rPr>
          <w:sz w:val="22"/>
          <w:szCs w:val="22"/>
          <w:lang w:val="en-US"/>
        </w:rPr>
        <w:t>PlanPogrDGPS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 xml:space="preserve">», где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 xml:space="preserve"> – расчетный месяц, год за которые формируются данные. Формат файла 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>, разделители - “;”.</w:t>
      </w:r>
    </w:p>
    <w:p w14:paraId="25462D3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«Основные показатели использования вагонов. Плановые значения ДГПС, ДНЦ» и содержит плановые значения погрузки по каждому отделению отдельно и по дороге в целом. </w:t>
      </w:r>
    </w:p>
    <w:p w14:paraId="1040F890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«Основные показатели использования вагонов. Плановые значения ДГПС, ДНЦ».</w:t>
      </w:r>
    </w:p>
    <w:tbl>
      <w:tblPr>
        <w:tblpPr w:leftFromText="180" w:rightFromText="180" w:vertAnchor="text" w:horzAnchor="page" w:tblpX="2455" w:tblpY="246"/>
        <w:tblW w:w="0" w:type="auto"/>
        <w:tblLook w:val="04A0" w:firstRow="1" w:lastRow="0" w:firstColumn="1" w:lastColumn="0" w:noHBand="0" w:noVBand="1"/>
      </w:tblPr>
      <w:tblGrid>
        <w:gridCol w:w="1205"/>
        <w:gridCol w:w="1201"/>
        <w:gridCol w:w="1181"/>
        <w:gridCol w:w="1181"/>
        <w:gridCol w:w="1181"/>
        <w:gridCol w:w="1181"/>
        <w:gridCol w:w="1181"/>
      </w:tblGrid>
      <w:tr w:rsidR="007E200A" w:rsidRPr="00F406D7" w14:paraId="4D91CF62" w14:textId="77777777" w:rsidTr="007E200A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6988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Дорога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9493E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НОД-1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BAA42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НОД-2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A4E7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НОД-3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626BC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B497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НОД-5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4EAD6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НОД-6</w:t>
            </w:r>
          </w:p>
        </w:tc>
      </w:tr>
      <w:tr w:rsidR="007E200A" w:rsidRPr="00F406D7" w14:paraId="383B4CD3" w14:textId="77777777" w:rsidTr="007E200A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DD2EB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65EE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005F1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0EE61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5D496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92DB3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F024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</w:tr>
    </w:tbl>
    <w:p w14:paraId="55FF19E3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3690EE22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2" w:name="_Toc74303854"/>
      <w:r w:rsidRPr="00F406D7">
        <w:rPr>
          <w:b/>
          <w:sz w:val="22"/>
          <w:szCs w:val="22"/>
        </w:rPr>
        <w:t>3.2 Фактические значения погрузки ДНЦ, ДГПС, ДГЦ.</w:t>
      </w:r>
      <w:bookmarkEnd w:id="82"/>
      <w:r w:rsidRPr="00F406D7">
        <w:rPr>
          <w:b/>
          <w:sz w:val="22"/>
          <w:szCs w:val="22"/>
        </w:rPr>
        <w:t xml:space="preserve"> </w:t>
      </w:r>
    </w:p>
    <w:p w14:paraId="710C71E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Источником данных является файлы, размещённые в сетевом каталоге содержащие фактические значения погрузки грузов</w:t>
      </w:r>
      <w:r w:rsidRPr="00F406D7">
        <w:rPr>
          <w:spacing w:val="-1"/>
          <w:sz w:val="22"/>
          <w:szCs w:val="22"/>
        </w:rPr>
        <w:t xml:space="preserve"> ДНЦ (</w:t>
      </w:r>
      <w:r w:rsidRPr="00F406D7">
        <w:rPr>
          <w:sz w:val="22"/>
          <w:szCs w:val="22"/>
        </w:rPr>
        <w:t xml:space="preserve">участков, узлов), ДГПС, ДГЦ. </w:t>
      </w:r>
    </w:p>
    <w:p w14:paraId="057BA0A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 данных файла отчет формы ГО-10. Система,  </w:t>
      </w:r>
      <w:r w:rsidRPr="00F406D7">
        <w:rPr>
          <w:rFonts w:eastAsiaTheme="minorHAnsi"/>
          <w:i/>
          <w:iCs/>
          <w:sz w:val="22"/>
          <w:szCs w:val="22"/>
        </w:rPr>
        <w:t>формирующая выходной файл - BusinessObjects. Н</w:t>
      </w:r>
      <w:r w:rsidRPr="00F406D7">
        <w:rPr>
          <w:sz w:val="22"/>
          <w:szCs w:val="22"/>
        </w:rPr>
        <w:t xml:space="preserve">а этапе разработки регламента взаимодействия  возможно изменение источника формирования файла. </w:t>
      </w:r>
    </w:p>
    <w:p w14:paraId="72CF4E21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Файл нарабатывается в регламенте 15 числа в 12.00 месяца, следующего за расчетным. </w:t>
      </w:r>
    </w:p>
    <w:p w14:paraId="15F546E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файлов содержит заголовки столбцов. </w:t>
      </w:r>
    </w:p>
    <w:p w14:paraId="7DAE73D1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 данных фактического значения погрузки для ДНЦ (участков, узлов), ДГПС - файл с именем: «</w:t>
      </w:r>
      <w:r w:rsidRPr="00F406D7">
        <w:rPr>
          <w:sz w:val="22"/>
          <w:szCs w:val="22"/>
          <w:lang w:val="en-US"/>
        </w:rPr>
        <w:t>FPogr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DNC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 xml:space="preserve">», где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 xml:space="preserve"> – расчетный месяц, год за которые формируются данные. </w:t>
      </w:r>
    </w:p>
    <w:p w14:paraId="289E1FF3" w14:textId="77777777" w:rsidR="007E200A" w:rsidRPr="00F406D7" w:rsidRDefault="007E200A" w:rsidP="007E200A">
      <w:pPr>
        <w:ind w:firstLine="709"/>
        <w:jc w:val="both"/>
        <w:rPr>
          <w:b/>
          <w:i/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«Справка к отчету о грузовой работе по отделениям. Фактические значения». Таблица содержит фактические значения погрузки в вагонах, тоннах по каждой станции отделения НОД-1,2,3,4,5,6 и сумма погрузки по дороге в целом.  </w:t>
      </w:r>
    </w:p>
    <w:p w14:paraId="553C6D0A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 Таблица «Справка к отчету о грузовой работе по отделениям за ММ.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 Фактические значения»</w:t>
      </w:r>
    </w:p>
    <w:tbl>
      <w:tblPr>
        <w:tblW w:w="8925" w:type="dxa"/>
        <w:tblInd w:w="723" w:type="dxa"/>
        <w:tblLayout w:type="fixed"/>
        <w:tblLook w:val="04A0" w:firstRow="1" w:lastRow="0" w:firstColumn="1" w:lastColumn="0" w:noHBand="0" w:noVBand="1"/>
      </w:tblPr>
      <w:tblGrid>
        <w:gridCol w:w="689"/>
        <w:gridCol w:w="1558"/>
        <w:gridCol w:w="2974"/>
        <w:gridCol w:w="1772"/>
        <w:gridCol w:w="1932"/>
      </w:tblGrid>
      <w:tr w:rsidR="007E200A" w:rsidRPr="00F406D7" w14:paraId="43002056" w14:textId="77777777" w:rsidTr="007E200A">
        <w:trPr>
          <w:trHeight w:val="342"/>
        </w:trPr>
        <w:tc>
          <w:tcPr>
            <w:tcW w:w="6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0894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№ п</w:t>
            </w:r>
            <w:r w:rsidRPr="00F406D7">
              <w:rPr>
                <w:sz w:val="20"/>
                <w:szCs w:val="20"/>
                <w:lang w:val="en-US"/>
              </w:rPr>
              <w:t>/</w:t>
            </w:r>
            <w:r w:rsidRPr="00F406D7">
              <w:rPr>
                <w:sz w:val="20"/>
                <w:szCs w:val="20"/>
              </w:rPr>
              <w:t>п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D77A" w14:textId="77777777" w:rsidR="007E200A" w:rsidRPr="00F406D7" w:rsidRDefault="007E200A">
            <w:pPr>
              <w:ind w:right="312" w:firstLine="5"/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Код ЕСР станции</w:t>
            </w:r>
          </w:p>
        </w:tc>
        <w:tc>
          <w:tcPr>
            <w:tcW w:w="29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848A0" w14:textId="77777777" w:rsidR="007E200A" w:rsidRPr="00F406D7" w:rsidRDefault="007E200A">
            <w:pPr>
              <w:ind w:firstLine="5"/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Наименование  станции   </w:t>
            </w:r>
          </w:p>
        </w:tc>
        <w:tc>
          <w:tcPr>
            <w:tcW w:w="3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6EBC7" w14:textId="77777777" w:rsidR="007E200A" w:rsidRPr="00F406D7" w:rsidRDefault="007E200A">
            <w:pPr>
              <w:ind w:firstLine="6"/>
              <w:rPr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Всего погружено по отделению</w:t>
            </w:r>
          </w:p>
        </w:tc>
      </w:tr>
      <w:tr w:rsidR="007E200A" w:rsidRPr="00F406D7" w14:paraId="307A2A47" w14:textId="77777777" w:rsidTr="007E200A">
        <w:trPr>
          <w:trHeight w:val="269"/>
        </w:trPr>
        <w:tc>
          <w:tcPr>
            <w:tcW w:w="6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5646C" w14:textId="77777777" w:rsidR="007E200A" w:rsidRPr="00F406D7" w:rsidRDefault="007E200A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A73A0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</w:p>
        </w:tc>
        <w:tc>
          <w:tcPr>
            <w:tcW w:w="29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2ACA6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628E1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вагоны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B3201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тонны</w:t>
            </w:r>
          </w:p>
        </w:tc>
      </w:tr>
      <w:tr w:rsidR="007E200A" w:rsidRPr="00F406D7" w14:paraId="0224277B" w14:textId="77777777" w:rsidTr="007E200A">
        <w:trPr>
          <w:trHeight w:val="269"/>
        </w:trPr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BE6F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7D99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0FED1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C8686" w14:textId="77777777" w:rsidR="007E200A" w:rsidRPr="00F406D7" w:rsidRDefault="007E200A">
            <w:pPr>
              <w:ind w:firstLine="709"/>
              <w:jc w:val="both"/>
              <w:rPr>
                <w:bCs/>
                <w:color w:val="333333"/>
                <w:sz w:val="20"/>
                <w:szCs w:val="20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17A0E" w14:textId="77777777" w:rsidR="007E200A" w:rsidRPr="00F406D7" w:rsidRDefault="007E200A">
            <w:pPr>
              <w:ind w:firstLine="709"/>
              <w:jc w:val="both"/>
              <w:rPr>
                <w:bCs/>
                <w:color w:val="333333"/>
                <w:sz w:val="20"/>
                <w:szCs w:val="20"/>
              </w:rPr>
            </w:pPr>
          </w:p>
        </w:tc>
      </w:tr>
    </w:tbl>
    <w:p w14:paraId="400B5C98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</w:p>
    <w:p w14:paraId="0EEC14E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 данных фактического значения погрузки для ДГЦ - файл с именем: «</w:t>
      </w:r>
      <w:r w:rsidRPr="00F406D7">
        <w:rPr>
          <w:sz w:val="22"/>
          <w:szCs w:val="22"/>
          <w:lang w:val="en-US"/>
        </w:rPr>
        <w:t>FPogr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 xml:space="preserve">», где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 xml:space="preserve"> – расчетный месяц, год за которые формируются данные. Формат файла 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>, разделители - “;”.</w:t>
      </w:r>
    </w:p>
    <w:p w14:paraId="11EBB38C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«Справка к отчету о грузовой работе по дороге. Фактическое значение». Таблица содержит фактическое значение погрузки в вагонах, тоннах по дороге в целом за месяц.</w:t>
      </w:r>
    </w:p>
    <w:p w14:paraId="1A53C778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Таблица «Справка к отчету о грузовой работе по дороге за ММ. </w:t>
      </w:r>
      <w:r w:rsidRPr="00F406D7">
        <w:rPr>
          <w:sz w:val="22"/>
          <w:szCs w:val="22"/>
          <w:lang w:val="en-US"/>
        </w:rPr>
        <w:t>GG</w:t>
      </w:r>
      <w:r w:rsidRPr="00F406D7">
        <w:rPr>
          <w:sz w:val="22"/>
          <w:szCs w:val="22"/>
        </w:rPr>
        <w:t>. Фактические значения»</w:t>
      </w:r>
    </w:p>
    <w:tbl>
      <w:tblPr>
        <w:tblW w:w="4950" w:type="dxa"/>
        <w:jc w:val="center"/>
        <w:tblLook w:val="04A0" w:firstRow="1" w:lastRow="0" w:firstColumn="1" w:lastColumn="0" w:noHBand="0" w:noVBand="1"/>
      </w:tblPr>
      <w:tblGrid>
        <w:gridCol w:w="2654"/>
        <w:gridCol w:w="2296"/>
      </w:tblGrid>
      <w:tr w:rsidR="007E200A" w:rsidRPr="00F406D7" w14:paraId="062884F1" w14:textId="77777777" w:rsidTr="007E200A">
        <w:trPr>
          <w:trHeight w:val="271"/>
          <w:jc w:val="center"/>
        </w:trPr>
        <w:tc>
          <w:tcPr>
            <w:tcW w:w="4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8169F" w14:textId="77777777" w:rsidR="007E200A" w:rsidRPr="00F406D7" w:rsidRDefault="007E200A">
            <w:pPr>
              <w:jc w:val="center"/>
              <w:rPr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Всего погружено</w:t>
            </w:r>
          </w:p>
        </w:tc>
      </w:tr>
      <w:tr w:rsidR="007E200A" w:rsidRPr="00F406D7" w14:paraId="3D253CFB" w14:textId="77777777" w:rsidTr="007E200A">
        <w:trPr>
          <w:trHeight w:val="213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0C759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вагоны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C8B34" w14:textId="77777777" w:rsidR="007E200A" w:rsidRPr="00F406D7" w:rsidRDefault="007E200A">
            <w:pPr>
              <w:rPr>
                <w:bCs/>
                <w:color w:val="333333"/>
                <w:sz w:val="20"/>
                <w:szCs w:val="20"/>
              </w:rPr>
            </w:pPr>
            <w:r w:rsidRPr="00F406D7">
              <w:rPr>
                <w:bCs/>
                <w:color w:val="333333"/>
                <w:sz w:val="20"/>
                <w:szCs w:val="20"/>
              </w:rPr>
              <w:t>тонны</w:t>
            </w:r>
          </w:p>
        </w:tc>
      </w:tr>
      <w:tr w:rsidR="007E200A" w:rsidRPr="00F406D7" w14:paraId="1A679A96" w14:textId="77777777" w:rsidTr="007E200A">
        <w:trPr>
          <w:trHeight w:val="213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14305" w14:textId="77777777" w:rsidR="007E200A" w:rsidRPr="00F406D7" w:rsidRDefault="007E200A">
            <w:pPr>
              <w:ind w:firstLine="709"/>
              <w:jc w:val="both"/>
              <w:rPr>
                <w:bCs/>
                <w:color w:val="333333"/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50EDA" w14:textId="77777777" w:rsidR="007E200A" w:rsidRPr="00F406D7" w:rsidRDefault="007E200A">
            <w:pPr>
              <w:ind w:firstLine="709"/>
              <w:jc w:val="both"/>
              <w:rPr>
                <w:bCs/>
                <w:color w:val="333333"/>
                <w:sz w:val="20"/>
                <w:szCs w:val="20"/>
              </w:rPr>
            </w:pPr>
          </w:p>
        </w:tc>
      </w:tr>
    </w:tbl>
    <w:p w14:paraId="13A23AB8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3" w:name="_Toc74303855"/>
      <w:r w:rsidRPr="00F406D7">
        <w:rPr>
          <w:b/>
          <w:sz w:val="22"/>
          <w:szCs w:val="22"/>
        </w:rPr>
        <w:t xml:space="preserve">4 Плановое, фактическое значение показателя «Сдача вагонов по </w:t>
      </w:r>
      <w:r w:rsidRPr="00F406D7">
        <w:rPr>
          <w:b/>
          <w:spacing w:val="-7"/>
          <w:sz w:val="22"/>
          <w:szCs w:val="22"/>
        </w:rPr>
        <w:t>дороге за сутки»</w:t>
      </w:r>
    </w:p>
    <w:p w14:paraId="51B37098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r w:rsidRPr="00F406D7">
        <w:rPr>
          <w:b/>
          <w:sz w:val="22"/>
          <w:szCs w:val="22"/>
        </w:rPr>
        <w:t xml:space="preserve">4.1 Плановое, фактическое значение показателя плана сдачи вагонов по </w:t>
      </w:r>
      <w:r w:rsidRPr="00F406D7">
        <w:rPr>
          <w:b/>
          <w:spacing w:val="-7"/>
          <w:sz w:val="22"/>
          <w:szCs w:val="22"/>
        </w:rPr>
        <w:t>дороге за сутки</w:t>
      </w:r>
      <w:r w:rsidRPr="00F406D7">
        <w:rPr>
          <w:b/>
          <w:sz w:val="22"/>
          <w:szCs w:val="22"/>
        </w:rPr>
        <w:t xml:space="preserve"> для ТНЦ, ДГПС, ДГТ, ДГЦ.</w:t>
      </w:r>
      <w:bookmarkEnd w:id="83"/>
    </w:p>
    <w:p w14:paraId="6BF3698F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Источником данных является файл, размещённый в сетевом каталоге содержащий плановые, фактические значения сдачи вагонов за сутки</w:t>
      </w:r>
      <w:r w:rsidRPr="00F406D7">
        <w:rPr>
          <w:spacing w:val="-1"/>
          <w:sz w:val="22"/>
          <w:szCs w:val="22"/>
        </w:rPr>
        <w:t xml:space="preserve"> </w:t>
      </w:r>
      <w:r w:rsidRPr="00F406D7">
        <w:rPr>
          <w:spacing w:val="-2"/>
          <w:sz w:val="22"/>
          <w:szCs w:val="22"/>
        </w:rPr>
        <w:t xml:space="preserve">ДНЦ </w:t>
      </w:r>
      <w:r w:rsidRPr="00F406D7">
        <w:rPr>
          <w:sz w:val="22"/>
          <w:szCs w:val="22"/>
        </w:rPr>
        <w:t>(участковых, узловых), ТНЦ, ДГПС, ДГТ, ДГЦ. Данные файла формируются на основании данных КПЭ.</w:t>
      </w:r>
    </w:p>
    <w:p w14:paraId="742573D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Система должна производить получение файлов в 03 часа 00 минут, каждых суток.</w:t>
      </w:r>
    </w:p>
    <w:p w14:paraId="5BD986F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файла: «</w:t>
      </w:r>
      <w:r w:rsidRPr="00F406D7">
        <w:rPr>
          <w:sz w:val="22"/>
          <w:szCs w:val="22"/>
          <w:lang w:val="en-US"/>
        </w:rPr>
        <w:t>Sdacha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>.</w:t>
      </w:r>
      <w:r w:rsidRPr="00F406D7">
        <w:rPr>
          <w:sz w:val="22"/>
          <w:szCs w:val="22"/>
          <w:lang w:val="en-US"/>
        </w:rPr>
        <w:t>csv</w:t>
      </w:r>
      <w:r w:rsidRPr="00F406D7">
        <w:rPr>
          <w:sz w:val="22"/>
          <w:szCs w:val="22"/>
        </w:rPr>
        <w:t xml:space="preserve">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расчетные сутки, месяц за которые формируются данные.  </w:t>
      </w:r>
    </w:p>
    <w:p w14:paraId="431BDB25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«Сдача вагонов общая», содержит плановые и фактические значения сдачи вагонов по дороге за сутки.</w:t>
      </w:r>
    </w:p>
    <w:p w14:paraId="1EB2E85F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 </w:t>
      </w:r>
    </w:p>
    <w:p w14:paraId="5089346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«Сдача вагонов общая»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70"/>
        <w:gridCol w:w="2470"/>
      </w:tblGrid>
      <w:tr w:rsidR="007E200A" w:rsidRPr="00F406D7" w14:paraId="7FD0F1CE" w14:textId="77777777" w:rsidTr="007E200A">
        <w:trPr>
          <w:trHeight w:val="275"/>
          <w:jc w:val="center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BCCA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План, ваг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670C4" w14:textId="77777777" w:rsidR="007E200A" w:rsidRPr="00F406D7" w:rsidRDefault="007E200A">
            <w:pPr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Вып. сут.</w:t>
            </w:r>
          </w:p>
        </w:tc>
      </w:tr>
      <w:tr w:rsidR="007E200A" w:rsidRPr="00F406D7" w14:paraId="2546E869" w14:textId="77777777" w:rsidTr="007E200A">
        <w:trPr>
          <w:trHeight w:val="132"/>
          <w:jc w:val="center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96D8A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0ACA" w14:textId="77777777" w:rsidR="007E200A" w:rsidRPr="00F406D7" w:rsidRDefault="007E200A">
            <w:pPr>
              <w:ind w:firstLine="709"/>
              <w:jc w:val="both"/>
              <w:rPr>
                <w:sz w:val="20"/>
                <w:szCs w:val="20"/>
              </w:rPr>
            </w:pPr>
          </w:p>
        </w:tc>
      </w:tr>
    </w:tbl>
    <w:p w14:paraId="2C4ED5BE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4" w:name="_Toc74303856"/>
      <w:r w:rsidRPr="00F406D7">
        <w:rPr>
          <w:b/>
          <w:sz w:val="22"/>
          <w:szCs w:val="22"/>
        </w:rPr>
        <w:t xml:space="preserve">5 Выполнение плана среднего веса </w:t>
      </w:r>
      <w:r w:rsidRPr="00F406D7">
        <w:rPr>
          <w:b/>
          <w:spacing w:val="-1"/>
          <w:sz w:val="22"/>
          <w:szCs w:val="22"/>
        </w:rPr>
        <w:t xml:space="preserve">отправленных грузовых поездов </w:t>
      </w:r>
      <w:r w:rsidRPr="00F406D7">
        <w:rPr>
          <w:b/>
          <w:sz w:val="22"/>
          <w:szCs w:val="22"/>
        </w:rPr>
        <w:t xml:space="preserve">без учета вывозных и передаточных. </w:t>
      </w:r>
    </w:p>
    <w:p w14:paraId="676AAC71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r w:rsidRPr="00F406D7">
        <w:rPr>
          <w:b/>
          <w:sz w:val="22"/>
          <w:szCs w:val="22"/>
        </w:rPr>
        <w:t>Рассчитывается для: ДГЦ, ДГТ (по дороге), ДГПС (по отделению).</w:t>
      </w:r>
      <w:bookmarkEnd w:id="84"/>
      <w:r w:rsidRPr="00F406D7">
        <w:rPr>
          <w:b/>
          <w:sz w:val="22"/>
          <w:szCs w:val="22"/>
        </w:rPr>
        <w:t xml:space="preserve"> </w:t>
      </w:r>
    </w:p>
    <w:p w14:paraId="026663C4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5" w:name="_Toc74303857"/>
      <w:r w:rsidRPr="00F406D7">
        <w:rPr>
          <w:b/>
          <w:sz w:val="22"/>
          <w:szCs w:val="22"/>
        </w:rPr>
        <w:t>5.1 Фактические, плановые значения среднего веса ДГЦ, ДГТ (по дороге)</w:t>
      </w:r>
      <w:bookmarkEnd w:id="85"/>
      <w:r w:rsidRPr="00F406D7">
        <w:rPr>
          <w:b/>
          <w:sz w:val="22"/>
          <w:szCs w:val="22"/>
        </w:rPr>
        <w:t xml:space="preserve"> </w:t>
      </w:r>
    </w:p>
    <w:p w14:paraId="2D0DFB38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Источником данных является файл, размещённый в сетевом каталоге содержащий плановые и фактические значения среднего веса отправленных грузовых поездов без учета вывозных и передаточных поездов для ДГЦ, ДГТ (по дороге)</w:t>
      </w:r>
      <w:r w:rsidRPr="00F406D7">
        <w:rPr>
          <w:rFonts w:eastAsiaTheme="minorHAnsi"/>
          <w:i/>
          <w:iCs/>
          <w:sz w:val="22"/>
          <w:szCs w:val="22"/>
        </w:rPr>
        <w:t>. Источник данных файла КПЭ.</w:t>
      </w:r>
    </w:p>
    <w:p w14:paraId="0C6B62D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файла: «SrV_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DGT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Формат файла .csv.</w:t>
      </w:r>
    </w:p>
    <w:p w14:paraId="0EBBDE9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58575D2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Файл содержит фактические значения среднего веса поезда в целом по дороге. Структура файла приведена в таблице «Средний вес грузового поезда брутто без передаточных и вывозных». </w:t>
      </w:r>
    </w:p>
    <w:p w14:paraId="2A9DD5F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04267067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lastRenderedPageBreak/>
        <w:t>Таблица «Средний вес грузового поезда брутто без передаточных и вывозных».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9"/>
        <w:gridCol w:w="1293"/>
      </w:tblGrid>
      <w:tr w:rsidR="007E200A" w:rsidRPr="00F406D7" w14:paraId="4760DB4B" w14:textId="77777777" w:rsidTr="007E200A">
        <w:trPr>
          <w:trHeight w:val="192"/>
          <w:tblCellSpacing w:w="0" w:type="dxa"/>
          <w:jc w:val="center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B2C2B5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E488CC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</w:tr>
      <w:tr w:rsidR="007E200A" w:rsidRPr="00F406D7" w14:paraId="3926EB38" w14:textId="77777777" w:rsidTr="007E200A">
        <w:trPr>
          <w:trHeight w:val="46"/>
          <w:tblCellSpacing w:w="0" w:type="dxa"/>
          <w:jc w:val="center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C99646" w14:textId="77777777" w:rsidR="007E200A" w:rsidRPr="00F406D7" w:rsidRDefault="007E200A">
            <w:pPr>
              <w:spacing w:line="256" w:lineRule="auto"/>
              <w:ind w:firstLine="27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96E6F3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7E200A" w:rsidRPr="00F406D7" w14:paraId="0C3A8DE6" w14:textId="77777777" w:rsidTr="007E200A">
        <w:trPr>
          <w:trHeight w:val="46"/>
          <w:tblCellSpacing w:w="0" w:type="dxa"/>
          <w:jc w:val="center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51A8F66" w14:textId="77777777" w:rsidR="007E200A" w:rsidRPr="00F406D7" w:rsidRDefault="007E200A">
            <w:pPr>
              <w:spacing w:line="256" w:lineRule="auto"/>
              <w:ind w:firstLine="27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ВЫП.СУТ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FBFD8C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p w14:paraId="3D626036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86" w:name="_Toc74303858"/>
      <w:r w:rsidRPr="00F406D7">
        <w:rPr>
          <w:b/>
          <w:sz w:val="22"/>
          <w:szCs w:val="22"/>
        </w:rPr>
        <w:t>5.2 Фактическое значение среднего веса для ДГПС</w:t>
      </w:r>
      <w:bookmarkEnd w:id="86"/>
    </w:p>
    <w:p w14:paraId="0211BF2E" w14:textId="77777777" w:rsidR="007E200A" w:rsidRPr="00F406D7" w:rsidRDefault="007E200A" w:rsidP="007E200A">
      <w:pPr>
        <w:ind w:firstLine="709"/>
        <w:jc w:val="both"/>
        <w:rPr>
          <w:rFonts w:eastAsiaTheme="minorHAnsi"/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каталоге, содержащий фактические значения среднего веса отправленных грузовых поездов без учета вывозных и передаточных поездов для </w:t>
      </w:r>
      <w:r w:rsidRPr="00F406D7">
        <w:rPr>
          <w:rFonts w:eastAsiaTheme="minorHAnsi"/>
          <w:i/>
          <w:iCs/>
          <w:sz w:val="22"/>
          <w:szCs w:val="22"/>
        </w:rPr>
        <w:t xml:space="preserve">ДГПС. Источник данных - отчет ЦО-4.  Источник формирования файлов  АС КПЭ </w:t>
      </w:r>
    </w:p>
    <w:p w14:paraId="7DDFE6BA" w14:textId="77777777" w:rsidR="007E200A" w:rsidRPr="00F406D7" w:rsidRDefault="007E200A" w:rsidP="007E200A">
      <w:pPr>
        <w:ind w:firstLine="709"/>
        <w:jc w:val="both"/>
        <w:rPr>
          <w:sz w:val="20"/>
          <w:szCs w:val="20"/>
        </w:rPr>
      </w:pPr>
      <w:r w:rsidRPr="00F406D7">
        <w:rPr>
          <w:sz w:val="22"/>
          <w:szCs w:val="22"/>
        </w:rPr>
        <w:t xml:space="preserve">Имя файла: «FactSrV_DGPS_ MM_GG.csv», где MM_ GG – расчетный месяц, год за которые формируются данные. </w:t>
      </w:r>
    </w:p>
    <w:p w14:paraId="11A3756C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11 числа каждого месяца в 12.00.</w:t>
      </w:r>
    </w:p>
    <w:p w14:paraId="46DC606A" w14:textId="77777777" w:rsidR="007E200A" w:rsidRPr="00F406D7" w:rsidRDefault="007E200A" w:rsidP="007E200A">
      <w:pPr>
        <w:ind w:firstLine="709"/>
        <w:jc w:val="both"/>
        <w:rPr>
          <w:strike/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«Показатели для суточного доклада из ЦО-4 за период с ДД.ММ.ГГГГ по ДД.ММ.ГГГГ». Таблица содержит фактические значения </w:t>
      </w:r>
      <w:r w:rsidRPr="00F406D7">
        <w:rPr>
          <w:rFonts w:eastAsiaTheme="minorHAnsi"/>
          <w:i/>
          <w:iCs/>
          <w:sz w:val="22"/>
          <w:szCs w:val="22"/>
        </w:rPr>
        <w:t>тонно-километры брутто отправленных грузовых поездов (без учета вывозных и передаточных поездов), к суммарному пробегу (в поездо -км) отправленных грузовых поездов (без учета вывозных и передаточных поездов)</w:t>
      </w:r>
      <w:r w:rsidRPr="00F406D7">
        <w:rPr>
          <w:strike/>
          <w:sz w:val="22"/>
          <w:szCs w:val="22"/>
        </w:rPr>
        <w:t xml:space="preserve">. </w:t>
      </w:r>
    </w:p>
    <w:p w14:paraId="0F6B947C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2D2C0196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«Показатели для суточного доклада из ЦО-4 за период с ДД.ММ.ГГГГ по ДД.ММ.ГГГГ».</w:t>
      </w:r>
    </w:p>
    <w:tbl>
      <w:tblPr>
        <w:tblW w:w="8775" w:type="dxa"/>
        <w:tblCellSpacing w:w="0" w:type="dxa"/>
        <w:tblInd w:w="5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2533"/>
        <w:gridCol w:w="1120"/>
        <w:gridCol w:w="972"/>
        <w:gridCol w:w="969"/>
        <w:gridCol w:w="831"/>
        <w:gridCol w:w="1013"/>
        <w:gridCol w:w="837"/>
      </w:tblGrid>
      <w:tr w:rsidR="007E200A" w:rsidRPr="00F406D7" w14:paraId="34FD2470" w14:textId="77777777" w:rsidTr="007E200A">
        <w:trPr>
          <w:trHeight w:val="183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5953D" w14:textId="77777777" w:rsidR="007E200A" w:rsidRPr="00F406D7" w:rsidRDefault="007E200A">
            <w:pPr>
              <w:spacing w:line="256" w:lineRule="auto"/>
              <w:ind w:left="-417" w:right="-247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П/П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AEC0C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ЦО-4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E6C9D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НОД-1</w:t>
            </w: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99E39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НОД-2</w:t>
            </w: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7CCB8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НОД-3</w:t>
            </w: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58AC7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НОД-4</w:t>
            </w: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9EFA1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A65E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НОД-6</w:t>
            </w:r>
          </w:p>
        </w:tc>
      </w:tr>
      <w:tr w:rsidR="007E200A" w:rsidRPr="00F406D7" w14:paraId="236E52F8" w14:textId="77777777" w:rsidTr="007E200A">
        <w:trPr>
          <w:trHeight w:val="527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BB0AE" w14:textId="77777777" w:rsidR="007E200A" w:rsidRPr="00F406D7" w:rsidRDefault="007E200A">
            <w:pPr>
              <w:spacing w:line="256" w:lineRule="auto"/>
              <w:ind w:left="-417" w:right="-247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1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5F4CE" w14:textId="77777777" w:rsidR="007E200A" w:rsidRPr="00F406D7" w:rsidRDefault="007E200A">
            <w:pPr>
              <w:spacing w:line="256" w:lineRule="auto"/>
              <w:ind w:left="75" w:right="-247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ТКМ БРУТТО</w:t>
            </w:r>
            <w:r w:rsidRPr="00F406D7">
              <w:rPr>
                <w:sz w:val="20"/>
                <w:szCs w:val="20"/>
              </w:rPr>
              <w:br/>
              <w:t>БЕЗ ОД.СЛЕД.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6D4466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E5D46B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130521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8B8B148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075FF61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9D31F8E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</w:tr>
      <w:tr w:rsidR="007E200A" w:rsidRPr="00F406D7" w14:paraId="4E544B54" w14:textId="77777777" w:rsidTr="007E200A">
        <w:trPr>
          <w:trHeight w:val="251"/>
          <w:tblCellSpacing w:w="0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1B967" w14:textId="77777777" w:rsidR="007E200A" w:rsidRPr="00F406D7" w:rsidRDefault="007E200A">
            <w:pPr>
              <w:spacing w:line="256" w:lineRule="auto"/>
              <w:ind w:left="-417" w:right="-247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2</w:t>
            </w:r>
          </w:p>
        </w:tc>
        <w:tc>
          <w:tcPr>
            <w:tcW w:w="25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27EEE" w14:textId="77777777" w:rsidR="007E200A" w:rsidRPr="00F406D7" w:rsidRDefault="007E200A">
            <w:pPr>
              <w:spacing w:line="256" w:lineRule="auto"/>
              <w:ind w:left="75" w:right="-247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КМ.ЛИНЕЙНОГО</w:t>
            </w:r>
            <w:r w:rsidRPr="00F406D7">
              <w:rPr>
                <w:sz w:val="20"/>
                <w:szCs w:val="20"/>
              </w:rPr>
              <w:br/>
              <w:t>ПРОБЕГА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72C5A7C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9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B9821B5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5214B7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F182FA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10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3A8A23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9D227F9" w14:textId="77777777" w:rsidR="007E200A" w:rsidRPr="00F406D7" w:rsidRDefault="007E200A">
            <w:pPr>
              <w:spacing w:line="256" w:lineRule="auto"/>
              <w:ind w:left="-417" w:right="-247" w:firstLine="492"/>
              <w:rPr>
                <w:b/>
                <w:sz w:val="20"/>
                <w:szCs w:val="20"/>
              </w:rPr>
            </w:pPr>
          </w:p>
        </w:tc>
      </w:tr>
    </w:tbl>
    <w:p w14:paraId="12DAC77C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6E239E16" w14:textId="77777777" w:rsidR="007E200A" w:rsidRPr="00F406D7" w:rsidRDefault="007E200A" w:rsidP="007E200A">
      <w:pPr>
        <w:ind w:firstLine="709"/>
        <w:jc w:val="both"/>
        <w:rPr>
          <w:b/>
          <w:spacing w:val="-2"/>
          <w:sz w:val="22"/>
          <w:szCs w:val="22"/>
        </w:rPr>
      </w:pPr>
      <w:bookmarkStart w:id="87" w:name="_Toc74303859"/>
      <w:r w:rsidRPr="00F406D7">
        <w:rPr>
          <w:b/>
          <w:sz w:val="22"/>
          <w:szCs w:val="22"/>
        </w:rPr>
        <w:t xml:space="preserve">6 Выполнение плана среднего веса отправленных грузовых поездов с локомотивами серии БКГ-1 для </w:t>
      </w:r>
      <w:r w:rsidRPr="00F406D7">
        <w:rPr>
          <w:b/>
          <w:spacing w:val="-2"/>
          <w:sz w:val="22"/>
          <w:szCs w:val="22"/>
        </w:rPr>
        <w:t>ТНЦ и ДГТ (по дороге)</w:t>
      </w:r>
      <w:bookmarkEnd w:id="87"/>
    </w:p>
    <w:p w14:paraId="67749B1D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8" w:name="_Toc74303860"/>
      <w:r w:rsidRPr="00F406D7">
        <w:rPr>
          <w:b/>
          <w:sz w:val="22"/>
          <w:szCs w:val="22"/>
        </w:rPr>
        <w:t>6.1 Фактические значения среднего веса отправленных грузовых поездов с локомотивами серии БКГ-1 для ТНЦ (по отделениям), ДГТ (по дороге)</w:t>
      </w:r>
      <w:bookmarkEnd w:id="88"/>
    </w:p>
    <w:p w14:paraId="7F6FA1BD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Расчёт производится на основании данных сообщений 5676, получаемых в действующем регламенте в рамках работы ИС «Табло ЦУП».</w:t>
      </w:r>
    </w:p>
    <w:p w14:paraId="789CD9AD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3457B22B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89" w:name="_Toc74303861"/>
      <w:r w:rsidRPr="00F406D7">
        <w:rPr>
          <w:b/>
          <w:sz w:val="22"/>
          <w:szCs w:val="22"/>
        </w:rPr>
        <w:t>7 Выполнение плана производительности поездного локомотива за сутки для ТНЦ (по отделениям), ДГЦ, ДГТ (по дороге), ДГПС.</w:t>
      </w:r>
      <w:bookmarkEnd w:id="89"/>
    </w:p>
    <w:p w14:paraId="235AD9E3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90" w:name="_Toc74303862"/>
      <w:r w:rsidRPr="00F406D7">
        <w:rPr>
          <w:b/>
          <w:sz w:val="22"/>
          <w:szCs w:val="22"/>
        </w:rPr>
        <w:t xml:space="preserve">7.1 Фактические, плановые значения </w:t>
      </w:r>
      <w:r w:rsidRPr="00F406D7">
        <w:rPr>
          <w:b/>
          <w:spacing w:val="-2"/>
          <w:sz w:val="22"/>
          <w:szCs w:val="22"/>
        </w:rPr>
        <w:t>производительности поездного локомотива</w:t>
      </w:r>
      <w:r w:rsidRPr="00F406D7">
        <w:rPr>
          <w:b/>
          <w:sz w:val="22"/>
          <w:szCs w:val="22"/>
        </w:rPr>
        <w:t xml:space="preserve"> для ТНЦ (по отделениям), ДГЦ, ДГТ (по дороге)</w:t>
      </w:r>
      <w:bookmarkEnd w:id="90"/>
    </w:p>
    <w:p w14:paraId="6F65B121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F406D7">
        <w:rPr>
          <w:spacing w:val="-2"/>
          <w:sz w:val="22"/>
          <w:szCs w:val="22"/>
        </w:rPr>
        <w:t>производительности поездного локомотива за сутки</w:t>
      </w:r>
      <w:r w:rsidRPr="00F406D7">
        <w:rPr>
          <w:sz w:val="22"/>
          <w:szCs w:val="22"/>
        </w:rPr>
        <w:t xml:space="preserve"> для </w:t>
      </w:r>
      <w:r w:rsidRPr="00F406D7">
        <w:rPr>
          <w:spacing w:val="-2"/>
          <w:sz w:val="22"/>
          <w:szCs w:val="22"/>
        </w:rPr>
        <w:t>ТНЦ (по отделениям)</w:t>
      </w:r>
      <w:r w:rsidRPr="00F406D7">
        <w:rPr>
          <w:sz w:val="22"/>
          <w:szCs w:val="22"/>
        </w:rPr>
        <w:t>, ДГЦ, ДГТ (по дороге)</w:t>
      </w:r>
      <w:r w:rsidRPr="00F406D7">
        <w:rPr>
          <w:rFonts w:eastAsiaTheme="minorHAnsi"/>
          <w:i/>
          <w:iCs/>
          <w:sz w:val="22"/>
          <w:szCs w:val="22"/>
        </w:rPr>
        <w:t>. Источник данных файла КПЭ.</w:t>
      </w:r>
    </w:p>
    <w:p w14:paraId="2B492CC3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файла: «</w:t>
      </w:r>
      <w:r w:rsidRPr="00F406D7">
        <w:rPr>
          <w:sz w:val="22"/>
          <w:szCs w:val="22"/>
          <w:lang w:val="en-US"/>
        </w:rPr>
        <w:t>PrLocTNC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DGT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</w:t>
      </w:r>
    </w:p>
    <w:p w14:paraId="3146EC5D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08E6761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«Среднесуточная производительность локомотива». Файл содержит плановые и фактические значения </w:t>
      </w:r>
      <w:r w:rsidRPr="00F406D7">
        <w:rPr>
          <w:spacing w:val="-2"/>
          <w:sz w:val="22"/>
          <w:szCs w:val="22"/>
        </w:rPr>
        <w:t>производительности поездного локомотива за сутки</w:t>
      </w:r>
      <w:r w:rsidRPr="00F406D7">
        <w:rPr>
          <w:sz w:val="22"/>
          <w:szCs w:val="22"/>
        </w:rPr>
        <w:t xml:space="preserve">. </w:t>
      </w:r>
    </w:p>
    <w:p w14:paraId="0C4E179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2AEAF82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«Среднесуточная производительность локомотива»</w:t>
      </w:r>
    </w:p>
    <w:tbl>
      <w:tblPr>
        <w:tblW w:w="8790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4"/>
        <w:gridCol w:w="1279"/>
        <w:gridCol w:w="1118"/>
        <w:gridCol w:w="1133"/>
        <w:gridCol w:w="1266"/>
        <w:gridCol w:w="929"/>
        <w:gridCol w:w="839"/>
        <w:gridCol w:w="922"/>
      </w:tblGrid>
      <w:tr w:rsidR="007E200A" w:rsidRPr="00F406D7" w14:paraId="0E7482F4" w14:textId="77777777" w:rsidTr="007E200A">
        <w:trPr>
          <w:trHeight w:val="253"/>
          <w:tblCellSpacing w:w="0" w:type="dxa"/>
        </w:trPr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3DFDC1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3CA0F1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F7107F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40B4E6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68B072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945FDE7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2A3D63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8820130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3E7597F6" w14:textId="77777777" w:rsidTr="007E200A">
        <w:trPr>
          <w:trHeight w:val="60"/>
          <w:tblCellSpacing w:w="0" w:type="dxa"/>
        </w:trPr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6D08F6D" w14:textId="77777777" w:rsidR="007E200A" w:rsidRPr="00F406D7" w:rsidRDefault="007E200A">
            <w:pPr>
              <w:spacing w:line="256" w:lineRule="auto"/>
              <w:ind w:firstLine="5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1B18B3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8F452B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5D8106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2BAD81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ABFE0A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3D86BF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67214E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276F2E25" w14:textId="77777777" w:rsidTr="007E200A">
        <w:trPr>
          <w:trHeight w:val="60"/>
          <w:tblCellSpacing w:w="0" w:type="dxa"/>
        </w:trPr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537E20" w14:textId="77777777" w:rsidR="007E200A" w:rsidRPr="00F406D7" w:rsidRDefault="007E200A">
            <w:pPr>
              <w:spacing w:line="256" w:lineRule="auto"/>
              <w:ind w:firstLine="5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ВЫП.СУТ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1A6F95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379ECA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D3884B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208814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113138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9A15E6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46E940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</w:tr>
    </w:tbl>
    <w:p w14:paraId="6F49F883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03CFA6D7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91" w:name="_Toc74303863"/>
      <w:r w:rsidRPr="00F406D7">
        <w:rPr>
          <w:b/>
          <w:sz w:val="22"/>
          <w:szCs w:val="22"/>
        </w:rPr>
        <w:t xml:space="preserve">7.2 Фактические, плановые значения </w:t>
      </w:r>
      <w:r w:rsidRPr="00F406D7">
        <w:rPr>
          <w:b/>
          <w:spacing w:val="-2"/>
          <w:sz w:val="22"/>
          <w:szCs w:val="22"/>
        </w:rPr>
        <w:t>производительности поездного локомотива</w:t>
      </w:r>
      <w:r w:rsidRPr="00F406D7">
        <w:rPr>
          <w:b/>
          <w:sz w:val="22"/>
          <w:szCs w:val="22"/>
        </w:rPr>
        <w:t xml:space="preserve"> для ДГПС</w:t>
      </w:r>
      <w:bookmarkEnd w:id="91"/>
    </w:p>
    <w:p w14:paraId="5040334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F406D7">
        <w:rPr>
          <w:spacing w:val="-2"/>
          <w:sz w:val="22"/>
          <w:szCs w:val="22"/>
        </w:rPr>
        <w:t>производительности поездного локомотива за сутки</w:t>
      </w:r>
      <w:r w:rsidRPr="00F406D7">
        <w:rPr>
          <w:sz w:val="22"/>
          <w:szCs w:val="22"/>
        </w:rPr>
        <w:t xml:space="preserve"> для </w:t>
      </w:r>
      <w:r w:rsidRPr="00F406D7">
        <w:rPr>
          <w:spacing w:val="-2"/>
          <w:sz w:val="22"/>
          <w:szCs w:val="22"/>
        </w:rPr>
        <w:t>ДГПС</w:t>
      </w:r>
      <w:r w:rsidRPr="00F406D7">
        <w:rPr>
          <w:sz w:val="22"/>
          <w:szCs w:val="22"/>
        </w:rPr>
        <w:t xml:space="preserve"> (по отделениям)</w:t>
      </w:r>
      <w:r w:rsidRPr="00F406D7">
        <w:rPr>
          <w:rFonts w:eastAsiaTheme="minorHAnsi"/>
          <w:i/>
          <w:iCs/>
          <w:sz w:val="22"/>
          <w:szCs w:val="22"/>
        </w:rPr>
        <w:t>. Источник данных файла КПЭ.</w:t>
      </w:r>
    </w:p>
    <w:p w14:paraId="49FC65AA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файла: «</w:t>
      </w:r>
      <w:r w:rsidRPr="00F406D7">
        <w:rPr>
          <w:sz w:val="22"/>
          <w:szCs w:val="22"/>
          <w:lang w:val="en-US"/>
        </w:rPr>
        <w:t>PrLoc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Формат файла .csv, разделители - “;”.</w:t>
      </w:r>
    </w:p>
    <w:p w14:paraId="72D5050B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712F727A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«Среднесуточная производительность локомотива». Файл содержит плановые и фактические значения </w:t>
      </w:r>
      <w:r w:rsidRPr="00F406D7">
        <w:rPr>
          <w:spacing w:val="-2"/>
          <w:sz w:val="22"/>
          <w:szCs w:val="22"/>
        </w:rPr>
        <w:t>производительности поездного локомотива за сутки</w:t>
      </w:r>
      <w:r w:rsidRPr="00F406D7">
        <w:rPr>
          <w:sz w:val="22"/>
          <w:szCs w:val="22"/>
        </w:rPr>
        <w:t xml:space="preserve">. </w:t>
      </w:r>
    </w:p>
    <w:p w14:paraId="4447995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– строка заголовков, содержащая заголовки столбцов. </w:t>
      </w:r>
    </w:p>
    <w:p w14:paraId="09D2BBE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«Среднесуточная производительность локомотива»</w:t>
      </w:r>
    </w:p>
    <w:tbl>
      <w:tblPr>
        <w:tblW w:w="8805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6"/>
        <w:gridCol w:w="1281"/>
        <w:gridCol w:w="1120"/>
        <w:gridCol w:w="1134"/>
        <w:gridCol w:w="1268"/>
        <w:gridCol w:w="931"/>
        <w:gridCol w:w="842"/>
        <w:gridCol w:w="923"/>
      </w:tblGrid>
      <w:tr w:rsidR="007E200A" w:rsidRPr="00F406D7" w14:paraId="619C705D" w14:textId="77777777" w:rsidTr="007E200A">
        <w:trPr>
          <w:trHeight w:val="249"/>
          <w:tblCellSpacing w:w="0" w:type="dxa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7E8AB1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9B8DFB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BA29C65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5689BD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AEED03B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6B74698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1C02EC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A8D912" w14:textId="77777777" w:rsidR="007E200A" w:rsidRPr="00F406D7" w:rsidRDefault="007E200A">
            <w:pPr>
              <w:spacing w:line="256" w:lineRule="auto"/>
              <w:ind w:firstLine="5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401EBF8E" w14:textId="77777777" w:rsidTr="007E200A">
        <w:trPr>
          <w:trHeight w:val="58"/>
          <w:tblCellSpacing w:w="0" w:type="dxa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8F8C6E" w14:textId="77777777" w:rsidR="007E200A" w:rsidRPr="00F406D7" w:rsidRDefault="007E200A">
            <w:pPr>
              <w:spacing w:line="256" w:lineRule="auto"/>
              <w:ind w:firstLine="5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0B4057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AFFE0F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B23E9E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1923F1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84BEA7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92C7F0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0D0FA9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3D0AF67E" w14:textId="77777777" w:rsidTr="007E200A">
        <w:trPr>
          <w:trHeight w:val="58"/>
          <w:tblCellSpacing w:w="0" w:type="dxa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A7797B" w14:textId="77777777" w:rsidR="007E200A" w:rsidRPr="00F406D7" w:rsidRDefault="007E200A">
            <w:pPr>
              <w:spacing w:line="256" w:lineRule="auto"/>
              <w:ind w:firstLine="5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ВЫП.СУТ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EC6E27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4A9B6C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393C20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C472D1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757194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92F057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1B0E94" w14:textId="77777777" w:rsidR="007E200A" w:rsidRPr="00F406D7" w:rsidRDefault="007E200A">
            <w:pPr>
              <w:spacing w:line="256" w:lineRule="auto"/>
              <w:ind w:firstLine="5"/>
              <w:rPr>
                <w:color w:val="000000"/>
                <w:sz w:val="20"/>
                <w:szCs w:val="20"/>
              </w:rPr>
            </w:pPr>
          </w:p>
        </w:tc>
      </w:tr>
    </w:tbl>
    <w:p w14:paraId="689F187D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3A7B4FA6" w14:textId="77777777" w:rsidR="007E200A" w:rsidRPr="00F406D7" w:rsidRDefault="007E200A" w:rsidP="007E200A">
      <w:pPr>
        <w:ind w:firstLine="709"/>
        <w:jc w:val="both"/>
        <w:rPr>
          <w:b/>
          <w:spacing w:val="-9"/>
          <w:sz w:val="22"/>
          <w:szCs w:val="22"/>
        </w:rPr>
      </w:pPr>
      <w:bookmarkStart w:id="92" w:name="_Toc74303864"/>
      <w:r w:rsidRPr="00F406D7">
        <w:rPr>
          <w:b/>
          <w:sz w:val="22"/>
          <w:szCs w:val="22"/>
        </w:rPr>
        <w:lastRenderedPageBreak/>
        <w:t>8 В</w:t>
      </w:r>
      <w:r w:rsidRPr="00F406D7">
        <w:rPr>
          <w:rFonts w:eastAsia="Calibri"/>
          <w:b/>
          <w:sz w:val="22"/>
          <w:szCs w:val="22"/>
        </w:rPr>
        <w:t>ыполнение плана по обороту вагона с местным грузом за сутки в процентах</w:t>
      </w:r>
      <w:r w:rsidRPr="00F406D7">
        <w:rPr>
          <w:b/>
          <w:sz w:val="22"/>
          <w:szCs w:val="22"/>
        </w:rPr>
        <w:t xml:space="preserve"> для</w:t>
      </w:r>
      <w:r w:rsidRPr="00F406D7">
        <w:rPr>
          <w:b/>
          <w:spacing w:val="-9"/>
          <w:sz w:val="22"/>
          <w:szCs w:val="22"/>
        </w:rPr>
        <w:t xml:space="preserve"> ДГПС.</w:t>
      </w:r>
      <w:bookmarkEnd w:id="92"/>
    </w:p>
    <w:p w14:paraId="27AB5DC9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по </w:t>
      </w:r>
      <w:r w:rsidRPr="00F406D7">
        <w:rPr>
          <w:spacing w:val="-2"/>
          <w:sz w:val="22"/>
          <w:szCs w:val="22"/>
        </w:rPr>
        <w:t>обороту вагона</w:t>
      </w:r>
      <w:r w:rsidRPr="00F406D7">
        <w:rPr>
          <w:rFonts w:eastAsia="Calibri"/>
          <w:sz w:val="22"/>
          <w:szCs w:val="22"/>
        </w:rPr>
        <w:t xml:space="preserve"> </w:t>
      </w:r>
      <w:r w:rsidRPr="00F406D7">
        <w:rPr>
          <w:rFonts w:eastAsia="Calibri"/>
          <w:sz w:val="22"/>
          <w:szCs w:val="22"/>
          <w:lang w:val="en-US"/>
        </w:rPr>
        <w:t>c</w:t>
      </w:r>
      <w:r w:rsidRPr="00F406D7">
        <w:rPr>
          <w:rFonts w:eastAsia="Calibri"/>
          <w:sz w:val="22"/>
          <w:szCs w:val="22"/>
        </w:rPr>
        <w:t xml:space="preserve"> местным грузом за сутки </w:t>
      </w:r>
      <w:r w:rsidRPr="00F406D7">
        <w:rPr>
          <w:sz w:val="22"/>
          <w:szCs w:val="22"/>
        </w:rPr>
        <w:t>для</w:t>
      </w:r>
      <w:r w:rsidRPr="00F406D7">
        <w:rPr>
          <w:spacing w:val="-9"/>
          <w:sz w:val="22"/>
          <w:szCs w:val="22"/>
        </w:rPr>
        <w:t xml:space="preserve"> ДГПС.</w:t>
      </w:r>
      <w:r w:rsidRPr="00F406D7">
        <w:rPr>
          <w:sz w:val="22"/>
          <w:szCs w:val="22"/>
        </w:rPr>
        <w:t xml:space="preserve"> </w:t>
      </w:r>
      <w:r w:rsidRPr="00F406D7">
        <w:rPr>
          <w:rFonts w:eastAsiaTheme="minorHAnsi"/>
          <w:i/>
          <w:iCs/>
          <w:sz w:val="22"/>
          <w:szCs w:val="22"/>
        </w:rPr>
        <w:t xml:space="preserve">Источник данных файла КПЭ. </w:t>
      </w:r>
    </w:p>
    <w:p w14:paraId="7439B09F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Имя файла: </w:t>
      </w:r>
      <w:r w:rsidRPr="00F406D7">
        <w:rPr>
          <w:sz w:val="22"/>
          <w:szCs w:val="22"/>
          <w:lang w:val="en-US"/>
        </w:rPr>
        <w:t>OborotV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</w:t>
      </w:r>
    </w:p>
    <w:p w14:paraId="6439C456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172E0BC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«Среднее время оборота вагона с местным грузом на ДД.ММ». Файл содержит плановые и фактические значения по </w:t>
      </w:r>
      <w:r w:rsidRPr="00F406D7">
        <w:rPr>
          <w:spacing w:val="-2"/>
          <w:sz w:val="22"/>
          <w:szCs w:val="22"/>
        </w:rPr>
        <w:t>обороту вагона за сутки по каждому отделению и дороге в целом</w:t>
      </w:r>
      <w:r w:rsidRPr="00F406D7">
        <w:rPr>
          <w:sz w:val="22"/>
          <w:szCs w:val="22"/>
        </w:rPr>
        <w:t xml:space="preserve">. </w:t>
      </w:r>
    </w:p>
    <w:p w14:paraId="5C85D642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15799871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«Среднее время оборота вагона с местным грузом на ДД.ММ»</w:t>
      </w:r>
    </w:p>
    <w:tbl>
      <w:tblPr>
        <w:tblW w:w="0" w:type="auto"/>
        <w:tblCellSpacing w:w="0" w:type="dxa"/>
        <w:tblInd w:w="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1"/>
        <w:gridCol w:w="1246"/>
        <w:gridCol w:w="1089"/>
        <w:gridCol w:w="1104"/>
        <w:gridCol w:w="1233"/>
        <w:gridCol w:w="906"/>
        <w:gridCol w:w="819"/>
        <w:gridCol w:w="899"/>
      </w:tblGrid>
      <w:tr w:rsidR="007E200A" w:rsidRPr="00F406D7" w14:paraId="0E006E3B" w14:textId="77777777" w:rsidTr="007E200A">
        <w:trPr>
          <w:trHeight w:val="229"/>
          <w:tblCellSpacing w:w="0" w:type="dxa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D9E131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A11334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F6A9C36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7F7BA27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AD51CC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527BA9B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2E8853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430C4F2" w14:textId="77777777" w:rsidR="007E200A" w:rsidRPr="00F406D7" w:rsidRDefault="007E200A">
            <w:pPr>
              <w:spacing w:line="256" w:lineRule="auto"/>
              <w:ind w:firstLine="27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547C425E" w14:textId="77777777" w:rsidTr="007E200A">
        <w:trPr>
          <w:trHeight w:val="54"/>
          <w:tblCellSpacing w:w="0" w:type="dxa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179B7" w14:textId="77777777" w:rsidR="007E200A" w:rsidRPr="00F406D7" w:rsidRDefault="007E200A">
            <w:pPr>
              <w:spacing w:line="256" w:lineRule="auto"/>
              <w:ind w:firstLine="27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 оборота вагона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4F748BC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AE1350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A27B4B0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4B8880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C051B2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0AE02C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46CEE7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422F1E70" w14:textId="77777777" w:rsidTr="007E200A">
        <w:trPr>
          <w:trHeight w:val="54"/>
          <w:tblCellSpacing w:w="0" w:type="dxa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0AF0CE" w14:textId="77777777" w:rsidR="007E200A" w:rsidRPr="00F406D7" w:rsidRDefault="007E200A">
            <w:pPr>
              <w:spacing w:line="256" w:lineRule="auto"/>
              <w:ind w:firstLine="27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 сут.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C4F4D0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F0B191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D8F7FE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AEAFD3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9C28DD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D87FD4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AC9DD0" w14:textId="77777777" w:rsidR="007E200A" w:rsidRPr="00F406D7" w:rsidRDefault="007E200A">
            <w:pPr>
              <w:spacing w:line="256" w:lineRule="auto"/>
              <w:ind w:firstLine="27"/>
              <w:rPr>
                <w:color w:val="000000"/>
                <w:sz w:val="20"/>
                <w:szCs w:val="20"/>
              </w:rPr>
            </w:pPr>
          </w:p>
        </w:tc>
      </w:tr>
    </w:tbl>
    <w:p w14:paraId="24AF7B6B" w14:textId="77777777" w:rsidR="007E200A" w:rsidRPr="00F406D7" w:rsidRDefault="007E200A" w:rsidP="007E200A">
      <w:pPr>
        <w:ind w:firstLine="709"/>
        <w:rPr>
          <w:sz w:val="22"/>
          <w:szCs w:val="22"/>
        </w:rPr>
      </w:pPr>
      <w:r w:rsidRPr="00F406D7">
        <w:rPr>
          <w:sz w:val="22"/>
          <w:szCs w:val="22"/>
        </w:rPr>
        <w:t xml:space="preserve"> </w:t>
      </w:r>
    </w:p>
    <w:p w14:paraId="7B1E6B58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93" w:name="_Toc74303865"/>
      <w:r w:rsidRPr="00F406D7">
        <w:rPr>
          <w:b/>
          <w:sz w:val="22"/>
          <w:szCs w:val="22"/>
        </w:rPr>
        <w:t>9 Выполнение регулировочного задания за сутки для ДГПС.</w:t>
      </w:r>
      <w:bookmarkEnd w:id="93"/>
    </w:p>
    <w:p w14:paraId="59090701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bookmarkStart w:id="94" w:name="_Toc74303866"/>
      <w:r w:rsidRPr="00F406D7">
        <w:rPr>
          <w:b/>
          <w:sz w:val="22"/>
          <w:szCs w:val="22"/>
        </w:rPr>
        <w:t>9.1 Фактические значения регулировочного задания.</w:t>
      </w:r>
      <w:bookmarkEnd w:id="94"/>
      <w:r w:rsidRPr="00F406D7">
        <w:rPr>
          <w:b/>
          <w:sz w:val="22"/>
          <w:szCs w:val="22"/>
        </w:rPr>
        <w:t xml:space="preserve"> </w:t>
      </w:r>
    </w:p>
    <w:p w14:paraId="4A5E8AE7" w14:textId="77777777" w:rsidR="007E200A" w:rsidRPr="00F406D7" w:rsidRDefault="007E200A" w:rsidP="007E200A">
      <w:pPr>
        <w:ind w:firstLine="709"/>
        <w:jc w:val="both"/>
        <w:rPr>
          <w:rFonts w:eastAsiaTheme="minorHAnsi"/>
          <w:sz w:val="22"/>
          <w:szCs w:val="22"/>
        </w:rPr>
      </w:pPr>
      <w:r w:rsidRPr="00F406D7">
        <w:rPr>
          <w:sz w:val="22"/>
          <w:szCs w:val="22"/>
        </w:rPr>
        <w:t xml:space="preserve">Источником фактических данных является файл, размещённый в сетевом каталоге содержащий информацию по выполнению регулировочного задания за отчетные сутки для </w:t>
      </w:r>
      <w:r w:rsidRPr="00F406D7">
        <w:rPr>
          <w:rFonts w:eastAsiaTheme="minorHAnsi"/>
          <w:i/>
          <w:iCs/>
          <w:sz w:val="22"/>
          <w:szCs w:val="22"/>
        </w:rPr>
        <w:t xml:space="preserve">ДГПС. Источник - </w:t>
      </w:r>
      <w:r w:rsidRPr="00F406D7">
        <w:rPr>
          <w:sz w:val="22"/>
          <w:szCs w:val="22"/>
        </w:rPr>
        <w:t>выходные решения ИАС ПУР ГП.</w:t>
      </w:r>
    </w:p>
    <w:p w14:paraId="28039C15" w14:textId="77777777" w:rsidR="007E200A" w:rsidRPr="00F406D7" w:rsidRDefault="007E200A" w:rsidP="007E200A">
      <w:pPr>
        <w:ind w:firstLine="709"/>
        <w:jc w:val="both"/>
        <w:rPr>
          <w:sz w:val="20"/>
          <w:szCs w:val="20"/>
        </w:rPr>
      </w:pPr>
      <w:r w:rsidRPr="00F406D7">
        <w:rPr>
          <w:sz w:val="22"/>
          <w:szCs w:val="22"/>
        </w:rPr>
        <w:t>Имя файла: «</w:t>
      </w:r>
      <w:r w:rsidRPr="00F406D7">
        <w:rPr>
          <w:sz w:val="22"/>
          <w:szCs w:val="22"/>
          <w:lang w:val="en-US"/>
        </w:rPr>
        <w:t>RZ</w:t>
      </w:r>
      <w:r w:rsidRPr="00F406D7">
        <w:rPr>
          <w:sz w:val="22"/>
          <w:szCs w:val="22"/>
        </w:rPr>
        <w:t xml:space="preserve">_DGPS_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расчетные сутки, месяц за которые формируются данные.  </w:t>
      </w:r>
    </w:p>
    <w:p w14:paraId="2D879524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каждые сутки в 18.30.</w:t>
      </w:r>
    </w:p>
    <w:p w14:paraId="457152CE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«Выполнение регулировочного задания за отчетные сутки ДД.ММ.ГГГГ». Таблица содержит фактические, плановые значения регулировочного задания по каждому отделению с разложением по роду подвижного состава. </w:t>
      </w:r>
    </w:p>
    <w:p w14:paraId="278282AD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54DBF885" w14:textId="77777777" w:rsidR="007E200A" w:rsidRPr="00F406D7" w:rsidRDefault="007E200A" w:rsidP="007E200A">
      <w:pPr>
        <w:ind w:firstLine="709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«Выполнение регулировочного задания за отчетные сутки ДД.ММ.ГГГГ».</w:t>
      </w:r>
    </w:p>
    <w:tbl>
      <w:tblPr>
        <w:tblW w:w="6193" w:type="dxa"/>
        <w:tblCellSpacing w:w="0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3"/>
        <w:gridCol w:w="1346"/>
        <w:gridCol w:w="2230"/>
        <w:gridCol w:w="1864"/>
      </w:tblGrid>
      <w:tr w:rsidR="007E200A" w:rsidRPr="00F406D7" w14:paraId="519F5B24" w14:textId="77777777" w:rsidTr="007E200A">
        <w:trPr>
          <w:trHeight w:val="144"/>
          <w:tblCellSpacing w:w="0" w:type="dxa"/>
        </w:trPr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DFB5" w14:textId="77777777" w:rsidR="007E200A" w:rsidRPr="00F406D7" w:rsidRDefault="007E200A">
            <w:pPr>
              <w:spacing w:line="256" w:lineRule="auto"/>
              <w:ind w:firstLine="150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НОД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7F0FA" w14:textId="77777777" w:rsidR="007E200A" w:rsidRPr="00F406D7" w:rsidRDefault="007E200A">
            <w:pPr>
              <w:spacing w:line="256" w:lineRule="auto"/>
              <w:ind w:firstLine="150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РПС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498F0" w14:textId="77777777" w:rsidR="007E200A" w:rsidRPr="00F406D7" w:rsidRDefault="007E200A">
            <w:pPr>
              <w:spacing w:line="256" w:lineRule="auto"/>
              <w:ind w:firstLine="150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>Выполнение, ваг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BFB2B" w14:textId="77777777" w:rsidR="007E200A" w:rsidRPr="00F406D7" w:rsidRDefault="007E200A">
            <w:pPr>
              <w:spacing w:line="256" w:lineRule="auto"/>
              <w:ind w:firstLine="150"/>
              <w:rPr>
                <w:sz w:val="20"/>
                <w:szCs w:val="20"/>
              </w:rPr>
            </w:pPr>
            <w:r w:rsidRPr="00F406D7">
              <w:rPr>
                <w:sz w:val="20"/>
                <w:szCs w:val="20"/>
              </w:rPr>
              <w:t xml:space="preserve"> Вагонов БЧ</w:t>
            </w:r>
          </w:p>
        </w:tc>
      </w:tr>
      <w:tr w:rsidR="007E200A" w:rsidRPr="00F406D7" w14:paraId="0729BD5C" w14:textId="77777777" w:rsidTr="007E200A">
        <w:trPr>
          <w:trHeight w:val="414"/>
          <w:tblCellSpacing w:w="0" w:type="dxa"/>
        </w:trPr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84898" w14:textId="77777777" w:rsidR="007E200A" w:rsidRPr="00F406D7" w:rsidRDefault="007E200A">
            <w:pPr>
              <w:spacing w:line="256" w:lineRule="auto"/>
              <w:ind w:firstLine="709"/>
              <w:rPr>
                <w:sz w:val="20"/>
                <w:szCs w:val="20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5EB3A" w14:textId="77777777" w:rsidR="007E200A" w:rsidRPr="00F406D7" w:rsidRDefault="007E200A">
            <w:pPr>
              <w:spacing w:line="256" w:lineRule="auto"/>
              <w:ind w:firstLine="709"/>
              <w:rPr>
                <w:sz w:val="20"/>
                <w:szCs w:val="20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DDB27" w14:textId="77777777" w:rsidR="007E200A" w:rsidRPr="00F406D7" w:rsidRDefault="007E200A">
            <w:pPr>
              <w:spacing w:line="256" w:lineRule="auto"/>
              <w:ind w:firstLine="709"/>
              <w:rPr>
                <w:b/>
                <w:sz w:val="20"/>
                <w:szCs w:val="20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1ACB" w14:textId="77777777" w:rsidR="007E200A" w:rsidRPr="00F406D7" w:rsidRDefault="007E200A">
            <w:pPr>
              <w:spacing w:line="256" w:lineRule="auto"/>
              <w:ind w:firstLine="709"/>
              <w:rPr>
                <w:b/>
                <w:sz w:val="20"/>
                <w:szCs w:val="20"/>
              </w:rPr>
            </w:pPr>
          </w:p>
        </w:tc>
      </w:tr>
    </w:tbl>
    <w:p w14:paraId="67521D34" w14:textId="77777777" w:rsidR="007E200A" w:rsidRPr="00F406D7" w:rsidRDefault="007E200A" w:rsidP="007E200A">
      <w:pPr>
        <w:ind w:firstLine="709"/>
        <w:rPr>
          <w:sz w:val="22"/>
          <w:szCs w:val="22"/>
        </w:rPr>
      </w:pPr>
    </w:p>
    <w:p w14:paraId="5437493A" w14:textId="77777777" w:rsidR="007E200A" w:rsidRPr="00F406D7" w:rsidRDefault="007E200A" w:rsidP="007E200A">
      <w:pPr>
        <w:ind w:firstLine="709"/>
        <w:rPr>
          <w:b/>
          <w:sz w:val="22"/>
          <w:szCs w:val="22"/>
        </w:rPr>
      </w:pPr>
      <w:r w:rsidRPr="00F406D7">
        <w:rPr>
          <w:b/>
          <w:sz w:val="22"/>
          <w:szCs w:val="22"/>
        </w:rPr>
        <w:t xml:space="preserve">9.2 Плановые значения регулировочного задания. </w:t>
      </w:r>
    </w:p>
    <w:p w14:paraId="68012124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Источником данных является файл, размещённый в сетевом каталоге, реализованный в рамках функционирования ИС «Табло ЦУП»:</w:t>
      </w:r>
    </w:p>
    <w:p w14:paraId="0E615193" w14:textId="77777777" w:rsidR="007E200A" w:rsidRPr="00F406D7" w:rsidRDefault="006D000F" w:rsidP="007E200A">
      <w:pPr>
        <w:ind w:firstLine="708"/>
        <w:jc w:val="both"/>
        <w:rPr>
          <w:sz w:val="22"/>
          <w:szCs w:val="22"/>
        </w:rPr>
      </w:pPr>
      <w:hyperlink r:id="rId17" w:history="1">
        <w:r w:rsidR="007E200A" w:rsidRPr="00F406D7">
          <w:rPr>
            <w:rStyle w:val="a4"/>
            <w:rFonts w:eastAsiaTheme="majorEastAsia"/>
            <w:sz w:val="20"/>
            <w:szCs w:val="22"/>
          </w:rPr>
          <w:t>\\10.200.2.110\ktc</w:t>
        </w:r>
      </w:hyperlink>
    </w:p>
    <w:p w14:paraId="468332AB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Имя файла «</w:t>
      </w:r>
      <w:r w:rsidRPr="00F406D7">
        <w:rPr>
          <w:color w:val="4472C4" w:themeColor="accent1"/>
          <w:sz w:val="22"/>
          <w:szCs w:val="22"/>
        </w:rPr>
        <w:t>РегулПор.</w:t>
      </w:r>
      <w:r w:rsidRPr="00F406D7">
        <w:rPr>
          <w:color w:val="4472C4" w:themeColor="accent1"/>
          <w:sz w:val="22"/>
          <w:szCs w:val="22"/>
          <w:lang w:val="en-US"/>
        </w:rPr>
        <w:t>xls</w:t>
      </w:r>
      <w:r w:rsidRPr="00F406D7">
        <w:rPr>
          <w:sz w:val="22"/>
          <w:szCs w:val="22"/>
        </w:rPr>
        <w:t>».</w:t>
      </w:r>
    </w:p>
    <w:p w14:paraId="323BA1CA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Файл формируется в промежутке времени с 18.15 по 19.30 каждые сутки и содержит за  наступившие железнодорожные сутки  </w:t>
      </w:r>
    </w:p>
    <w:p w14:paraId="34BA89CA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Количество вагонов определенного рода по отделениям (строки):</w:t>
      </w:r>
    </w:p>
    <w:p w14:paraId="7344E831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1-10 – НОД 1;</w:t>
      </w:r>
    </w:p>
    <w:p w14:paraId="358C8987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11-20 – НОД 2;</w:t>
      </w:r>
    </w:p>
    <w:p w14:paraId="6B84BEE8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21-30 – НОД 3;</w:t>
      </w:r>
    </w:p>
    <w:p w14:paraId="5E9CB354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31-40 – НОД 4;</w:t>
      </w:r>
    </w:p>
    <w:p w14:paraId="3C9890D5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41-50 – НОД 5;</w:t>
      </w:r>
    </w:p>
    <w:p w14:paraId="43F903C2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51-60 – НОД 6.</w:t>
      </w:r>
    </w:p>
    <w:p w14:paraId="43121526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Столбцы:</w:t>
      </w:r>
    </w:p>
    <w:p w14:paraId="27C22D52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1 – номер НОД.</w:t>
      </w:r>
    </w:p>
    <w:p w14:paraId="5F516673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2 – идентификатор типа вагонов; </w:t>
      </w:r>
    </w:p>
    <w:p w14:paraId="50D42471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3 – род подвижного состава;</w:t>
      </w:r>
    </w:p>
    <w:p w14:paraId="7586D4A5" w14:textId="77777777" w:rsidR="007E200A" w:rsidRPr="00F406D7" w:rsidRDefault="007E200A" w:rsidP="007E200A">
      <w:pPr>
        <w:ind w:firstLine="708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4 – количество вагонов определенного рода подвижного состава.</w:t>
      </w:r>
    </w:p>
    <w:p w14:paraId="5098B6BA" w14:textId="77777777" w:rsidR="007E200A" w:rsidRPr="00F406D7" w:rsidRDefault="007E200A" w:rsidP="007E200A">
      <w:pPr>
        <w:rPr>
          <w:sz w:val="22"/>
          <w:szCs w:val="22"/>
        </w:rPr>
      </w:pPr>
    </w:p>
    <w:p w14:paraId="0DA6CFEB" w14:textId="77777777" w:rsidR="007E200A" w:rsidRPr="00F406D7" w:rsidRDefault="007E200A" w:rsidP="007E200A">
      <w:pPr>
        <w:ind w:firstLine="709"/>
        <w:jc w:val="both"/>
        <w:rPr>
          <w:b/>
          <w:spacing w:val="-9"/>
          <w:sz w:val="22"/>
          <w:szCs w:val="22"/>
        </w:rPr>
      </w:pPr>
      <w:bookmarkStart w:id="95" w:name="_Toc74303867"/>
      <w:r w:rsidRPr="00F406D7">
        <w:rPr>
          <w:rFonts w:eastAsia="Calibri"/>
          <w:b/>
          <w:sz w:val="22"/>
          <w:szCs w:val="22"/>
        </w:rPr>
        <w:t>10 Выполнение плана развоза местного груза</w:t>
      </w:r>
      <w:r w:rsidRPr="00F406D7">
        <w:rPr>
          <w:b/>
          <w:sz w:val="22"/>
          <w:szCs w:val="22"/>
        </w:rPr>
        <w:t xml:space="preserve"> для</w:t>
      </w:r>
      <w:r w:rsidRPr="00F406D7">
        <w:rPr>
          <w:b/>
          <w:spacing w:val="-9"/>
          <w:sz w:val="22"/>
          <w:szCs w:val="22"/>
        </w:rPr>
        <w:t xml:space="preserve"> </w:t>
      </w:r>
      <w:r w:rsidRPr="00F406D7">
        <w:rPr>
          <w:b/>
          <w:sz w:val="22"/>
          <w:szCs w:val="22"/>
        </w:rPr>
        <w:t xml:space="preserve">ДГЦ, </w:t>
      </w:r>
      <w:r w:rsidRPr="00F406D7">
        <w:rPr>
          <w:b/>
          <w:spacing w:val="-9"/>
          <w:sz w:val="22"/>
          <w:szCs w:val="22"/>
        </w:rPr>
        <w:t>ДГПС.</w:t>
      </w:r>
      <w:bookmarkStart w:id="96" w:name="_Toc74303868"/>
      <w:bookmarkEnd w:id="95"/>
    </w:p>
    <w:p w14:paraId="538335C0" w14:textId="77777777" w:rsidR="007E200A" w:rsidRPr="00F406D7" w:rsidRDefault="007E200A" w:rsidP="007E200A">
      <w:pPr>
        <w:ind w:firstLine="709"/>
        <w:jc w:val="both"/>
        <w:rPr>
          <w:rFonts w:eastAsia="Calibri"/>
          <w:b/>
          <w:sz w:val="22"/>
          <w:szCs w:val="22"/>
        </w:rPr>
      </w:pPr>
      <w:r w:rsidRPr="00F406D7">
        <w:rPr>
          <w:b/>
          <w:sz w:val="22"/>
          <w:szCs w:val="22"/>
        </w:rPr>
        <w:t xml:space="preserve"> 10.1 Фактические, плановые значения </w:t>
      </w:r>
      <w:r w:rsidRPr="00F406D7">
        <w:rPr>
          <w:rFonts w:eastAsia="Calibri"/>
          <w:b/>
          <w:sz w:val="22"/>
          <w:szCs w:val="22"/>
        </w:rPr>
        <w:t>развоза местного груза</w:t>
      </w:r>
      <w:bookmarkEnd w:id="96"/>
    </w:p>
    <w:p w14:paraId="6BB1D63F" w14:textId="77777777" w:rsidR="007E200A" w:rsidRPr="00F406D7" w:rsidRDefault="007E200A" w:rsidP="007E200A">
      <w:pPr>
        <w:ind w:firstLine="567"/>
        <w:jc w:val="both"/>
        <w:rPr>
          <w:rFonts w:eastAsiaTheme="minorHAnsi"/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F406D7">
        <w:rPr>
          <w:rFonts w:eastAsia="Calibri"/>
          <w:sz w:val="22"/>
          <w:szCs w:val="22"/>
        </w:rPr>
        <w:t>развоза местного груза за сутки (в вагонах)</w:t>
      </w:r>
      <w:r w:rsidRPr="00F406D7">
        <w:rPr>
          <w:sz w:val="22"/>
          <w:szCs w:val="22"/>
        </w:rPr>
        <w:t xml:space="preserve"> для</w:t>
      </w:r>
      <w:r w:rsidRPr="00F406D7">
        <w:rPr>
          <w:spacing w:val="-9"/>
          <w:sz w:val="22"/>
          <w:szCs w:val="22"/>
        </w:rPr>
        <w:t xml:space="preserve"> </w:t>
      </w:r>
      <w:r w:rsidRPr="00F406D7">
        <w:rPr>
          <w:sz w:val="22"/>
          <w:szCs w:val="22"/>
        </w:rPr>
        <w:t xml:space="preserve">ДГЦ, </w:t>
      </w:r>
      <w:r w:rsidRPr="00F406D7">
        <w:rPr>
          <w:spacing w:val="-9"/>
          <w:sz w:val="22"/>
          <w:szCs w:val="22"/>
        </w:rPr>
        <w:t>ДГПС.</w:t>
      </w:r>
      <w:r w:rsidRPr="00F406D7">
        <w:rPr>
          <w:rFonts w:eastAsiaTheme="minorHAnsi"/>
          <w:i/>
          <w:iCs/>
          <w:sz w:val="22"/>
          <w:szCs w:val="22"/>
        </w:rPr>
        <w:t xml:space="preserve"> </w:t>
      </w:r>
    </w:p>
    <w:p w14:paraId="20752460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rFonts w:eastAsiaTheme="minorHAnsi"/>
          <w:i/>
          <w:iCs/>
          <w:sz w:val="22"/>
          <w:szCs w:val="22"/>
        </w:rPr>
        <w:t xml:space="preserve">Источник данных и система, формирующая выходной файл - Business Objects.   </w:t>
      </w:r>
    </w:p>
    <w:p w14:paraId="49014985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Имя файла: </w:t>
      </w:r>
      <w:r w:rsidRPr="00F406D7">
        <w:rPr>
          <w:sz w:val="22"/>
          <w:szCs w:val="22"/>
          <w:lang w:val="en-US"/>
        </w:rPr>
        <w:t>Razvoz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DNC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 </w:t>
      </w:r>
    </w:p>
    <w:p w14:paraId="516E5A91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19часов 00 минут, каждые сутки.</w:t>
      </w:r>
    </w:p>
    <w:p w14:paraId="1195520F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«Развоз вагонов по отделениям дороги на ДД.ММ». Файл содержит плановые и фактические значения развоза вагонов</w:t>
      </w:r>
      <w:r w:rsidRPr="00F406D7">
        <w:rPr>
          <w:spacing w:val="-2"/>
          <w:sz w:val="22"/>
          <w:szCs w:val="22"/>
        </w:rPr>
        <w:t xml:space="preserve"> за сутки по каждому отделению и дороге в целом</w:t>
      </w:r>
      <w:r w:rsidRPr="00F406D7">
        <w:rPr>
          <w:sz w:val="22"/>
          <w:szCs w:val="22"/>
        </w:rPr>
        <w:t xml:space="preserve">. </w:t>
      </w:r>
    </w:p>
    <w:p w14:paraId="2879B3B6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5FF011AD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«Развоз вагонов по отделениям дороги на ДД.ММ»</w:t>
      </w:r>
    </w:p>
    <w:tbl>
      <w:tblPr>
        <w:tblW w:w="0" w:type="auto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8"/>
        <w:gridCol w:w="1273"/>
        <w:gridCol w:w="1112"/>
        <w:gridCol w:w="1128"/>
        <w:gridCol w:w="1259"/>
        <w:gridCol w:w="925"/>
        <w:gridCol w:w="836"/>
        <w:gridCol w:w="918"/>
      </w:tblGrid>
      <w:tr w:rsidR="007E200A" w:rsidRPr="00F406D7" w14:paraId="46F2FB4A" w14:textId="77777777" w:rsidTr="007E200A">
        <w:trPr>
          <w:trHeight w:val="304"/>
          <w:tblCellSpacing w:w="0" w:type="dxa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7E2FB68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D38B49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36CCD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C1C2ED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5FB864" w14:textId="77777777" w:rsidR="007E200A" w:rsidRPr="00F406D7" w:rsidRDefault="007E200A">
            <w:pPr>
              <w:spacing w:line="256" w:lineRule="auto"/>
              <w:ind w:left="116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31BA4F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6C52458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4100DED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18ED4C71" w14:textId="77777777" w:rsidTr="007E200A">
        <w:trPr>
          <w:trHeight w:val="141"/>
          <w:tblCellSpacing w:w="0" w:type="dxa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F1694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lastRenderedPageBreak/>
              <w:t>План развоза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321DA8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A89378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2E297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FA00B7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FA4CB0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5CDE77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CF75F7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293CBAB8" w14:textId="77777777" w:rsidTr="007E200A">
        <w:trPr>
          <w:trHeight w:val="141"/>
          <w:tblCellSpacing w:w="0" w:type="dxa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9A3802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Развоз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637DF7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E45361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5FAA9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207AE3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171F00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0D06E2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CDFBAB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19D3F864" w14:textId="77777777" w:rsidR="007E200A" w:rsidRPr="00F406D7" w:rsidRDefault="007E200A" w:rsidP="007E200A">
      <w:pPr>
        <w:ind w:firstLine="709"/>
        <w:jc w:val="both"/>
        <w:rPr>
          <w:b/>
          <w:spacing w:val="-2"/>
          <w:sz w:val="22"/>
          <w:szCs w:val="22"/>
        </w:rPr>
      </w:pPr>
      <w:bookmarkStart w:id="97" w:name="_Toc74303869"/>
    </w:p>
    <w:p w14:paraId="73ECDC1B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r w:rsidRPr="00F406D7">
        <w:rPr>
          <w:b/>
          <w:spacing w:val="-2"/>
          <w:sz w:val="22"/>
          <w:szCs w:val="22"/>
        </w:rPr>
        <w:t xml:space="preserve">11 Выполнение плана по среднесуточному пробегу </w:t>
      </w:r>
      <w:r w:rsidRPr="00F406D7">
        <w:rPr>
          <w:b/>
          <w:sz w:val="22"/>
          <w:szCs w:val="22"/>
        </w:rPr>
        <w:t>поездного локомотива в границах отделения за сутки ТНЦ, ДГТ.</w:t>
      </w:r>
      <w:bookmarkEnd w:id="97"/>
    </w:p>
    <w:p w14:paraId="60C4F875" w14:textId="77777777" w:rsidR="007E200A" w:rsidRPr="00F406D7" w:rsidRDefault="007E200A" w:rsidP="007E200A">
      <w:pPr>
        <w:ind w:firstLine="709"/>
        <w:jc w:val="both"/>
        <w:rPr>
          <w:b/>
          <w:sz w:val="22"/>
          <w:szCs w:val="22"/>
        </w:rPr>
      </w:pPr>
      <w:bookmarkStart w:id="98" w:name="_Toc74303870"/>
      <w:r w:rsidRPr="00F406D7">
        <w:rPr>
          <w:b/>
          <w:sz w:val="22"/>
          <w:szCs w:val="22"/>
        </w:rPr>
        <w:t xml:space="preserve">11.1 Фактические, плановые значения </w:t>
      </w:r>
      <w:r w:rsidRPr="00F406D7">
        <w:rPr>
          <w:b/>
          <w:spacing w:val="-2"/>
          <w:sz w:val="22"/>
          <w:szCs w:val="22"/>
        </w:rPr>
        <w:t xml:space="preserve">по среднесуточному пробегу </w:t>
      </w:r>
      <w:r w:rsidRPr="00F406D7">
        <w:rPr>
          <w:b/>
          <w:sz w:val="22"/>
          <w:szCs w:val="22"/>
        </w:rPr>
        <w:t>поездного локомотива в границах отделения за сутки для ТНЦ, ДГТ (по дороге)</w:t>
      </w:r>
      <w:bookmarkEnd w:id="98"/>
    </w:p>
    <w:p w14:paraId="7F7C9C0F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F406D7">
        <w:rPr>
          <w:spacing w:val="-2"/>
          <w:sz w:val="22"/>
          <w:szCs w:val="22"/>
        </w:rPr>
        <w:t xml:space="preserve">по среднесуточному пробегу </w:t>
      </w:r>
      <w:r w:rsidRPr="00F406D7">
        <w:rPr>
          <w:sz w:val="22"/>
          <w:szCs w:val="22"/>
        </w:rPr>
        <w:t xml:space="preserve">поездного локомотива в границах отделения за сутки для </w:t>
      </w:r>
      <w:r w:rsidRPr="00F406D7">
        <w:rPr>
          <w:spacing w:val="-2"/>
          <w:sz w:val="22"/>
          <w:szCs w:val="22"/>
        </w:rPr>
        <w:t>ТНЦ (по отделениям)</w:t>
      </w:r>
      <w:r w:rsidRPr="00F406D7">
        <w:rPr>
          <w:sz w:val="22"/>
          <w:szCs w:val="22"/>
        </w:rPr>
        <w:t>, ДГТ (по дороге)</w:t>
      </w:r>
      <w:r w:rsidRPr="00F406D7">
        <w:rPr>
          <w:rFonts w:eastAsiaTheme="minorHAnsi"/>
          <w:i/>
          <w:iCs/>
          <w:sz w:val="22"/>
          <w:szCs w:val="22"/>
        </w:rPr>
        <w:t>. Источник данных файла КПЭ.</w:t>
      </w:r>
    </w:p>
    <w:p w14:paraId="6A7BD971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Имя файла: </w:t>
      </w:r>
      <w:r w:rsidRPr="00F406D7">
        <w:rPr>
          <w:sz w:val="22"/>
          <w:szCs w:val="22"/>
          <w:lang w:val="en-US"/>
        </w:rPr>
        <w:t>SPROBEG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TNC</w:t>
      </w:r>
      <w:r w:rsidRPr="00F406D7">
        <w:rPr>
          <w:sz w:val="22"/>
          <w:szCs w:val="22"/>
        </w:rPr>
        <w:t xml:space="preserve">_ </w:t>
      </w:r>
      <w:r w:rsidRPr="00F406D7">
        <w:rPr>
          <w:sz w:val="22"/>
          <w:szCs w:val="22"/>
          <w:lang w:val="en-US"/>
        </w:rPr>
        <w:t>DGT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 </w:t>
      </w:r>
    </w:p>
    <w:p w14:paraId="2C51B6C4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55DD5A90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Структура файла приведена в таблице «Среднесуточный </w:t>
      </w:r>
      <w:r w:rsidRPr="00F406D7">
        <w:rPr>
          <w:spacing w:val="-2"/>
          <w:sz w:val="22"/>
          <w:szCs w:val="22"/>
        </w:rPr>
        <w:t xml:space="preserve">пробег </w:t>
      </w:r>
      <w:r w:rsidRPr="00F406D7">
        <w:rPr>
          <w:sz w:val="22"/>
          <w:szCs w:val="22"/>
        </w:rPr>
        <w:t>поездного локомотива». Файл содержит плановые и фактические значения среднесуточного пробега</w:t>
      </w:r>
      <w:r w:rsidRPr="00F406D7">
        <w:rPr>
          <w:spacing w:val="-2"/>
          <w:sz w:val="22"/>
          <w:szCs w:val="22"/>
        </w:rPr>
        <w:t xml:space="preserve"> </w:t>
      </w:r>
      <w:r w:rsidRPr="00F406D7">
        <w:rPr>
          <w:sz w:val="22"/>
          <w:szCs w:val="22"/>
        </w:rPr>
        <w:t>поездного локомотива</w:t>
      </w:r>
      <w:r w:rsidRPr="00F406D7">
        <w:rPr>
          <w:spacing w:val="-2"/>
          <w:sz w:val="22"/>
          <w:szCs w:val="22"/>
        </w:rPr>
        <w:t xml:space="preserve"> за сутки по каждому отделению и дороге в целом</w:t>
      </w:r>
      <w:r w:rsidRPr="00F406D7">
        <w:rPr>
          <w:sz w:val="22"/>
          <w:szCs w:val="22"/>
        </w:rPr>
        <w:t xml:space="preserve">. </w:t>
      </w:r>
    </w:p>
    <w:p w14:paraId="27E82C9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11037460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Таблица «Среднесуточный </w:t>
      </w:r>
      <w:r w:rsidRPr="00F406D7">
        <w:rPr>
          <w:spacing w:val="-2"/>
          <w:sz w:val="22"/>
          <w:szCs w:val="22"/>
        </w:rPr>
        <w:t xml:space="preserve">пробег </w:t>
      </w:r>
      <w:r w:rsidRPr="00F406D7">
        <w:rPr>
          <w:sz w:val="22"/>
          <w:szCs w:val="22"/>
        </w:rPr>
        <w:t>поездного локомотива»</w:t>
      </w:r>
    </w:p>
    <w:tbl>
      <w:tblPr>
        <w:tblW w:w="0" w:type="auto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1"/>
        <w:gridCol w:w="1276"/>
        <w:gridCol w:w="1116"/>
        <w:gridCol w:w="1131"/>
        <w:gridCol w:w="1264"/>
        <w:gridCol w:w="928"/>
        <w:gridCol w:w="839"/>
        <w:gridCol w:w="920"/>
      </w:tblGrid>
      <w:tr w:rsidR="007E200A" w:rsidRPr="00F406D7" w14:paraId="3D3779C2" w14:textId="77777777" w:rsidTr="007E200A">
        <w:trPr>
          <w:trHeight w:val="217"/>
          <w:tblCellSpacing w:w="0" w:type="dxa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944058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755605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671E6CB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AFBFA7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585591" w14:textId="77777777" w:rsidR="007E200A" w:rsidRPr="00F406D7" w:rsidRDefault="007E200A">
            <w:pPr>
              <w:spacing w:line="256" w:lineRule="auto"/>
              <w:ind w:left="116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ED764BB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403799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A19E01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6D93D721" w14:textId="77777777" w:rsidTr="007E200A">
        <w:trPr>
          <w:trHeight w:val="51"/>
          <w:tblCellSpacing w:w="0" w:type="dxa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446E8D0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5E2529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C49F89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293E88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50D999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B89588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4D38CD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890BB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6F0BF29A" w14:textId="77777777" w:rsidTr="007E200A">
        <w:trPr>
          <w:trHeight w:val="51"/>
          <w:tblCellSpacing w:w="0" w:type="dxa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B0F0CB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ВЫП.СУТ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E12737D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E550C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5908B6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AFF1D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DE19D3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91A77E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D35FB8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3866F934" w14:textId="77777777" w:rsidR="007E200A" w:rsidRPr="00F406D7" w:rsidRDefault="007E200A" w:rsidP="007E200A">
      <w:pPr>
        <w:rPr>
          <w:b/>
          <w:sz w:val="22"/>
          <w:szCs w:val="22"/>
        </w:rPr>
      </w:pPr>
      <w:bookmarkStart w:id="99" w:name="_Toc79736850"/>
      <w:bookmarkStart w:id="100" w:name="_Toc74303871"/>
      <w:r w:rsidRPr="00F406D7">
        <w:rPr>
          <w:rFonts w:eastAsia="Calibri"/>
          <w:b/>
          <w:sz w:val="22"/>
          <w:szCs w:val="22"/>
        </w:rPr>
        <w:t>12 Выполнение плана передачи местного груза</w:t>
      </w:r>
      <w:r w:rsidRPr="00F406D7">
        <w:rPr>
          <w:b/>
          <w:sz w:val="22"/>
          <w:szCs w:val="22"/>
        </w:rPr>
        <w:t xml:space="preserve"> для</w:t>
      </w:r>
      <w:r w:rsidRPr="00F406D7">
        <w:rPr>
          <w:b/>
          <w:spacing w:val="-9"/>
          <w:sz w:val="22"/>
          <w:szCs w:val="22"/>
        </w:rPr>
        <w:t xml:space="preserve"> </w:t>
      </w:r>
      <w:r w:rsidRPr="00F406D7">
        <w:rPr>
          <w:b/>
          <w:sz w:val="22"/>
          <w:szCs w:val="22"/>
        </w:rPr>
        <w:t xml:space="preserve">ДГЦ, </w:t>
      </w:r>
      <w:r w:rsidRPr="00F406D7">
        <w:rPr>
          <w:b/>
          <w:spacing w:val="-9"/>
          <w:sz w:val="22"/>
          <w:szCs w:val="22"/>
        </w:rPr>
        <w:t>ДГПС.</w:t>
      </w:r>
      <w:bookmarkEnd w:id="99"/>
    </w:p>
    <w:p w14:paraId="61731216" w14:textId="77777777" w:rsidR="007E200A" w:rsidRPr="00F406D7" w:rsidRDefault="007E200A" w:rsidP="007E200A">
      <w:pPr>
        <w:rPr>
          <w:rFonts w:eastAsia="Calibri"/>
          <w:b/>
          <w:sz w:val="22"/>
          <w:szCs w:val="22"/>
        </w:rPr>
      </w:pPr>
      <w:bookmarkStart w:id="101" w:name="_Toc74303872"/>
      <w:bookmarkEnd w:id="100"/>
      <w:r w:rsidRPr="00F406D7">
        <w:rPr>
          <w:b/>
          <w:sz w:val="22"/>
          <w:szCs w:val="22"/>
        </w:rPr>
        <w:t xml:space="preserve">12.1 Фактические, плановые значения </w:t>
      </w:r>
      <w:r w:rsidRPr="00F406D7">
        <w:rPr>
          <w:rFonts w:eastAsia="Calibri"/>
          <w:b/>
          <w:sz w:val="22"/>
          <w:szCs w:val="22"/>
        </w:rPr>
        <w:t>передачи местного груза</w:t>
      </w:r>
      <w:bookmarkEnd w:id="101"/>
    </w:p>
    <w:p w14:paraId="1689B9CD" w14:textId="77777777" w:rsidR="007E200A" w:rsidRPr="00F406D7" w:rsidRDefault="007E200A" w:rsidP="007E200A">
      <w:pPr>
        <w:ind w:firstLine="567"/>
        <w:jc w:val="both"/>
        <w:rPr>
          <w:rFonts w:eastAsiaTheme="minorHAnsi"/>
          <w:sz w:val="22"/>
          <w:szCs w:val="22"/>
        </w:rPr>
      </w:pPr>
      <w:r w:rsidRPr="00F406D7">
        <w:rPr>
          <w:sz w:val="22"/>
          <w:szCs w:val="22"/>
        </w:rPr>
        <w:t xml:space="preserve">Источником данных является файл, размещённый в сетевом каталоге содержащий плановые и фактические значения </w:t>
      </w:r>
      <w:r w:rsidRPr="00F406D7">
        <w:rPr>
          <w:spacing w:val="-2"/>
          <w:sz w:val="22"/>
          <w:szCs w:val="22"/>
        </w:rPr>
        <w:t>передачи</w:t>
      </w:r>
      <w:r w:rsidRPr="00F406D7">
        <w:rPr>
          <w:rFonts w:eastAsia="Calibri"/>
          <w:sz w:val="22"/>
          <w:szCs w:val="22"/>
        </w:rPr>
        <w:t xml:space="preserve"> местного груза за сутки (в вагонах)</w:t>
      </w:r>
      <w:r w:rsidRPr="00F406D7">
        <w:rPr>
          <w:sz w:val="22"/>
          <w:szCs w:val="22"/>
        </w:rPr>
        <w:t xml:space="preserve"> для</w:t>
      </w:r>
      <w:r w:rsidRPr="00F406D7">
        <w:rPr>
          <w:spacing w:val="-9"/>
          <w:sz w:val="22"/>
          <w:szCs w:val="22"/>
        </w:rPr>
        <w:t xml:space="preserve"> </w:t>
      </w:r>
      <w:r w:rsidRPr="00F406D7">
        <w:rPr>
          <w:sz w:val="22"/>
          <w:szCs w:val="22"/>
        </w:rPr>
        <w:t xml:space="preserve">ДГЦ, </w:t>
      </w:r>
      <w:r w:rsidRPr="00F406D7">
        <w:rPr>
          <w:spacing w:val="-9"/>
          <w:sz w:val="22"/>
          <w:szCs w:val="22"/>
        </w:rPr>
        <w:t>ДГПС.</w:t>
      </w:r>
      <w:r w:rsidRPr="00F406D7">
        <w:rPr>
          <w:rFonts w:eastAsiaTheme="minorHAnsi"/>
          <w:i/>
          <w:iCs/>
          <w:sz w:val="22"/>
          <w:szCs w:val="22"/>
        </w:rPr>
        <w:t xml:space="preserve"> </w:t>
      </w:r>
    </w:p>
    <w:p w14:paraId="3CA99EDA" w14:textId="77777777" w:rsidR="007E200A" w:rsidRPr="00F406D7" w:rsidRDefault="007E200A" w:rsidP="007E200A">
      <w:pPr>
        <w:ind w:firstLine="567"/>
        <w:jc w:val="both"/>
        <w:rPr>
          <w:sz w:val="20"/>
          <w:szCs w:val="20"/>
        </w:rPr>
      </w:pPr>
      <w:r w:rsidRPr="00F406D7">
        <w:rPr>
          <w:rFonts w:eastAsiaTheme="minorHAnsi"/>
          <w:i/>
          <w:iCs/>
          <w:sz w:val="22"/>
          <w:szCs w:val="22"/>
        </w:rPr>
        <w:t xml:space="preserve">Источник данных и система, формирующая выходной файл - Business Objects.   </w:t>
      </w:r>
    </w:p>
    <w:p w14:paraId="523FDF9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Имя файла: </w:t>
      </w:r>
      <w:r w:rsidRPr="00F406D7">
        <w:rPr>
          <w:sz w:val="22"/>
          <w:szCs w:val="22"/>
          <w:lang w:val="en-US"/>
        </w:rPr>
        <w:t>Peredacha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DNC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DGPS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DGC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.csv», где </w:t>
      </w:r>
      <w:r w:rsidRPr="00F406D7">
        <w:rPr>
          <w:sz w:val="22"/>
          <w:szCs w:val="22"/>
          <w:lang w:val="en-US"/>
        </w:rPr>
        <w:t>DD</w:t>
      </w:r>
      <w:r w:rsidRPr="00F406D7">
        <w:rPr>
          <w:sz w:val="22"/>
          <w:szCs w:val="22"/>
        </w:rPr>
        <w:t>_</w:t>
      </w:r>
      <w:r w:rsidRPr="00F406D7">
        <w:rPr>
          <w:sz w:val="22"/>
          <w:szCs w:val="22"/>
          <w:lang w:val="en-US"/>
        </w:rPr>
        <w:t>MM</w:t>
      </w:r>
      <w:r w:rsidRPr="00F406D7">
        <w:rPr>
          <w:sz w:val="22"/>
          <w:szCs w:val="22"/>
        </w:rPr>
        <w:t xml:space="preserve"> – расчетный день, месяц за который формируются данные. </w:t>
      </w:r>
    </w:p>
    <w:p w14:paraId="7770BDBA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Файл нарабатывается в регламенте в 03 часов 00 минут, каждые сутки.</w:t>
      </w:r>
    </w:p>
    <w:p w14:paraId="3B2B72AB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Структура файла приведена в таблице «Передача вагонов по отделениям дороги на ДД.ММ». Файл содержит плановые и фактические значения передачи вагонов</w:t>
      </w:r>
      <w:r w:rsidRPr="00F406D7">
        <w:rPr>
          <w:spacing w:val="-2"/>
          <w:sz w:val="22"/>
          <w:szCs w:val="22"/>
        </w:rPr>
        <w:t xml:space="preserve"> за сутки по каждому отделению и дороге в целом</w:t>
      </w:r>
      <w:r w:rsidRPr="00F406D7">
        <w:rPr>
          <w:sz w:val="22"/>
          <w:szCs w:val="22"/>
        </w:rPr>
        <w:t xml:space="preserve">. </w:t>
      </w:r>
    </w:p>
    <w:p w14:paraId="0CDAEBC2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 xml:space="preserve">Первая строка содержит заголовки столбцов. </w:t>
      </w:r>
    </w:p>
    <w:p w14:paraId="45931897" w14:textId="77777777" w:rsidR="007E200A" w:rsidRPr="00F406D7" w:rsidRDefault="007E200A" w:rsidP="007E200A">
      <w:pPr>
        <w:ind w:firstLine="567"/>
        <w:jc w:val="both"/>
        <w:rPr>
          <w:sz w:val="22"/>
          <w:szCs w:val="22"/>
        </w:rPr>
      </w:pPr>
      <w:r w:rsidRPr="00F406D7">
        <w:rPr>
          <w:sz w:val="22"/>
          <w:szCs w:val="22"/>
        </w:rPr>
        <w:t>Таблица «Передача вагонов по отделениям дороги на ДД.ММ»</w:t>
      </w:r>
    </w:p>
    <w:tbl>
      <w:tblPr>
        <w:tblW w:w="9090" w:type="dxa"/>
        <w:tblCellSpacing w:w="0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  <w:gridCol w:w="991"/>
        <w:gridCol w:w="1127"/>
        <w:gridCol w:w="1142"/>
        <w:gridCol w:w="1080"/>
        <w:gridCol w:w="995"/>
        <w:gridCol w:w="984"/>
        <w:gridCol w:w="929"/>
      </w:tblGrid>
      <w:tr w:rsidR="007E200A" w:rsidRPr="00F406D7" w14:paraId="16FB241E" w14:textId="77777777" w:rsidTr="007E200A">
        <w:trPr>
          <w:trHeight w:val="269"/>
          <w:tblCellSpacing w:w="0" w:type="dxa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232BA7" w14:textId="77777777" w:rsidR="007E200A" w:rsidRPr="00F406D7" w:rsidRDefault="007E200A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4E747E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 xml:space="preserve"> Дорога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D7E2E8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НОД-1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428D604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A73B7C" w14:textId="77777777" w:rsidR="007E200A" w:rsidRPr="00F406D7" w:rsidRDefault="007E200A">
            <w:pPr>
              <w:spacing w:line="256" w:lineRule="auto"/>
              <w:ind w:left="116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НОД-3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A1CA54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НОД-4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DBE0E5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НОД-5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4F65A5" w14:textId="77777777" w:rsidR="007E200A" w:rsidRPr="00F406D7" w:rsidRDefault="007E200A">
            <w:pPr>
              <w:spacing w:line="256" w:lineRule="auto"/>
              <w:rPr>
                <w:sz w:val="20"/>
                <w:szCs w:val="20"/>
              </w:rPr>
            </w:pPr>
            <w:r w:rsidRPr="00F406D7">
              <w:rPr>
                <w:color w:val="000000"/>
                <w:sz w:val="20"/>
                <w:szCs w:val="20"/>
              </w:rPr>
              <w:t>НОД-6</w:t>
            </w:r>
          </w:p>
        </w:tc>
      </w:tr>
      <w:tr w:rsidR="007E200A" w:rsidRPr="00F406D7" w14:paraId="71239518" w14:textId="77777777" w:rsidTr="007E200A">
        <w:trPr>
          <w:trHeight w:val="88"/>
          <w:tblCellSpacing w:w="0" w:type="dxa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A54237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План передачи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EA19B9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E9B95B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78A829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D7E70B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C742AD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55AABC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83B780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  <w:tr w:rsidR="007E200A" w:rsidRPr="00F406D7" w14:paraId="000ED80F" w14:textId="77777777" w:rsidTr="007E200A">
        <w:trPr>
          <w:trHeight w:val="88"/>
          <w:tblCellSpacing w:w="0" w:type="dxa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1BB3A0" w14:textId="77777777" w:rsidR="007E200A" w:rsidRPr="00F406D7" w:rsidRDefault="007E200A">
            <w:pPr>
              <w:spacing w:line="256" w:lineRule="auto"/>
              <w:rPr>
                <w:bCs/>
                <w:color w:val="000000"/>
                <w:sz w:val="20"/>
                <w:szCs w:val="20"/>
              </w:rPr>
            </w:pPr>
            <w:r w:rsidRPr="00F406D7">
              <w:rPr>
                <w:bCs/>
                <w:color w:val="000000"/>
                <w:sz w:val="20"/>
                <w:szCs w:val="20"/>
              </w:rPr>
              <w:t>Передача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C6EF59" w14:textId="77777777" w:rsidR="007E200A" w:rsidRPr="00F406D7" w:rsidRDefault="007E200A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D8E44D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BB35F1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111B79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5797EC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6BFD97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EC874A" w14:textId="77777777" w:rsidR="007E200A" w:rsidRPr="00F406D7" w:rsidRDefault="007E200A">
            <w:pPr>
              <w:spacing w:line="25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54837770" w14:textId="77777777" w:rsidR="007E200A" w:rsidRDefault="007E200A" w:rsidP="007E200A">
      <w:pPr>
        <w:rPr>
          <w:sz w:val="28"/>
          <w:szCs w:val="28"/>
        </w:rPr>
        <w:sectPr w:rsidR="007E200A" w:rsidSect="00D41EAF">
          <w:pgSz w:w="11906" w:h="16838" w:code="9"/>
          <w:pgMar w:top="340" w:right="340" w:bottom="340" w:left="340" w:header="340" w:footer="340" w:gutter="0"/>
          <w:cols w:space="720"/>
        </w:sectPr>
      </w:pPr>
    </w:p>
    <w:p w14:paraId="5289E22C" w14:textId="77777777" w:rsidR="007E200A" w:rsidRDefault="007E200A" w:rsidP="007E200A">
      <w:pPr>
        <w:pStyle w:val="1"/>
        <w:numPr>
          <w:ilvl w:val="0"/>
          <w:numId w:val="0"/>
        </w:numPr>
        <w:ind w:left="432"/>
        <w:jc w:val="right"/>
        <w:rPr>
          <w:rStyle w:val="10"/>
          <w:b/>
          <w:lang w:eastAsia="ru-BY"/>
        </w:rPr>
      </w:pPr>
      <w:bookmarkStart w:id="102" w:name="_Toc79736851"/>
      <w:r>
        <w:rPr>
          <w:rStyle w:val="10"/>
        </w:rPr>
        <w:lastRenderedPageBreak/>
        <w:t>Приложение 2</w:t>
      </w:r>
      <w:bookmarkEnd w:id="102"/>
    </w:p>
    <w:p w14:paraId="0EB69B56" w14:textId="77777777" w:rsidR="007E200A" w:rsidRDefault="007E200A" w:rsidP="007E200A"/>
    <w:p w14:paraId="0E71F48F" w14:textId="77777777" w:rsidR="007E200A" w:rsidRDefault="007E200A" w:rsidP="007E200A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«Перечень рассчитываемых показателей, условия выборки данных для расчета показателей премирования в Системе»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27"/>
        <w:gridCol w:w="1744"/>
        <w:gridCol w:w="11717"/>
        <w:gridCol w:w="2060"/>
      </w:tblGrid>
      <w:tr w:rsidR="007E200A" w14:paraId="4A3C95CC" w14:textId="77777777" w:rsidTr="00D41EAF">
        <w:trPr>
          <w:trHeight w:val="1077"/>
        </w:trPr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BBE9" w14:textId="77777777" w:rsidR="007E200A" w:rsidRDefault="007E200A">
            <w:pPr>
              <w:ind w:left="-113" w:right="-108"/>
              <w:jc w:val="center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8A8B3" w14:textId="77777777" w:rsidR="007E200A" w:rsidRDefault="007E200A">
            <w:pPr>
              <w:ind w:right="-108" w:hanging="108"/>
              <w:jc w:val="center"/>
              <w:rPr>
                <w:b/>
                <w:highlight w:val="green"/>
              </w:rPr>
            </w:pPr>
            <w:r>
              <w:rPr>
                <w:b/>
              </w:rPr>
              <w:t>Наименование показателя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C8058" w14:textId="77777777" w:rsidR="007E200A" w:rsidRDefault="007E200A">
            <w:pPr>
              <w:ind w:firstLine="33"/>
              <w:jc w:val="center"/>
              <w:rPr>
                <w:b/>
              </w:rPr>
            </w:pPr>
            <w:r>
              <w:rPr>
                <w:b/>
              </w:rPr>
              <w:t>Порядок ввода данных, определения исходных данных, используемых при расчете показателей премирования</w:t>
            </w:r>
          </w:p>
          <w:p w14:paraId="322474FB" w14:textId="77777777" w:rsidR="007E200A" w:rsidRDefault="007E200A">
            <w:pPr>
              <w:ind w:firstLine="33"/>
              <w:jc w:val="center"/>
              <w:rPr>
                <w:b/>
              </w:rPr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7FD3" w14:textId="77777777" w:rsidR="007E200A" w:rsidRDefault="007E200A">
            <w:pPr>
              <w:ind w:left="-108" w:right="34" w:firstLine="142"/>
              <w:jc w:val="center"/>
              <w:rPr>
                <w:b/>
              </w:rPr>
            </w:pPr>
            <w:r>
              <w:rPr>
                <w:b/>
              </w:rPr>
              <w:t>Способ получения данных в Системе</w:t>
            </w:r>
          </w:p>
        </w:tc>
      </w:tr>
      <w:tr w:rsidR="007E200A" w14:paraId="5694A608" w14:textId="77777777" w:rsidTr="00D41EAF">
        <w:trPr>
          <w:trHeight w:val="806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8C47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t>1</w:t>
            </w:r>
          </w:p>
          <w:p w14:paraId="1A51391E" w14:textId="77777777" w:rsidR="007E200A" w:rsidRDefault="007E200A">
            <w:pPr>
              <w:ind w:firstLine="113"/>
              <w:jc w:val="both"/>
            </w:pPr>
          </w:p>
          <w:p w14:paraId="3908E5A7" w14:textId="77777777" w:rsidR="007E200A" w:rsidRDefault="007E200A">
            <w:pPr>
              <w:ind w:firstLine="113"/>
              <w:jc w:val="both"/>
            </w:pP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F0286" w14:textId="77777777" w:rsidR="007E200A" w:rsidRDefault="007E200A">
            <w:pPr>
              <w:ind w:firstLine="35"/>
              <w:rPr>
                <w:b/>
              </w:rPr>
            </w:pPr>
            <w:r>
              <w:rPr>
                <w:b/>
              </w:rPr>
              <w:t xml:space="preserve">Выполнение участковой скорости движения грузовых поездов (без учета вывозных и передаточных) </w:t>
            </w:r>
          </w:p>
          <w:p w14:paraId="48F093C3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10"/>
              </w:rPr>
              <w:t>ДНЦ (участкового)</w:t>
            </w:r>
            <w:r>
              <w:t xml:space="preserve"> расчет производится за каждую смену.</w:t>
            </w:r>
          </w:p>
          <w:p w14:paraId="50618BD0" w14:textId="77777777" w:rsidR="007E200A" w:rsidRDefault="007E200A">
            <w:pPr>
              <w:ind w:firstLine="33"/>
              <w:rPr>
                <w:b/>
              </w:rPr>
            </w:pPr>
            <w:r>
              <w:t xml:space="preserve">Для </w:t>
            </w:r>
            <w:r>
              <w:rPr>
                <w:spacing w:val="-10"/>
              </w:rPr>
              <w:t>ДГПС</w:t>
            </w:r>
            <w:r>
              <w:t xml:space="preserve"> расчет производится за каждые сутки.</w:t>
            </w:r>
          </w:p>
          <w:p w14:paraId="493D7A96" w14:textId="77777777" w:rsidR="007E200A" w:rsidRDefault="007E200A">
            <w:pPr>
              <w:spacing w:line="232" w:lineRule="auto"/>
              <w:ind w:firstLine="459"/>
              <w:jc w:val="both"/>
            </w:pPr>
          </w:p>
        </w:tc>
      </w:tr>
      <w:tr w:rsidR="007E200A" w14:paraId="21525615" w14:textId="77777777" w:rsidTr="00D41EAF">
        <w:trPr>
          <w:trHeight w:val="73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25D12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93F0D" w14:textId="77777777" w:rsidR="007E200A" w:rsidRDefault="007E200A">
            <w:pPr>
              <w:ind w:firstLine="34"/>
            </w:pPr>
            <w:r>
              <w:t xml:space="preserve">Плановое значение </w:t>
            </w:r>
          </w:p>
          <w:p w14:paraId="2FE4A273" w14:textId="77777777" w:rsidR="007E200A" w:rsidRDefault="007E200A">
            <w:pPr>
              <w:ind w:firstLine="34"/>
              <w:jc w:val="both"/>
              <w:rPr>
                <w:spacing w:val="-1"/>
              </w:rPr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EF9D" w14:textId="77777777" w:rsidR="007E200A" w:rsidRDefault="007E200A">
            <w:pPr>
              <w:ind w:firstLine="317"/>
            </w:pPr>
            <w:r>
              <w:t xml:space="preserve">Для </w:t>
            </w:r>
            <w:r>
              <w:rPr>
                <w:spacing w:val="-10"/>
              </w:rPr>
              <w:t>ДНЦ (участкового), ДГПС- ввод вручную. Данные предоставляются причастными специалистами.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5212" w14:textId="77777777" w:rsidR="007E200A" w:rsidRDefault="007E200A">
            <w:pPr>
              <w:ind w:hanging="108"/>
            </w:pPr>
            <w:r>
              <w:t>Ввод вручную</w:t>
            </w:r>
          </w:p>
        </w:tc>
      </w:tr>
      <w:tr w:rsidR="007E200A" w14:paraId="54290103" w14:textId="77777777" w:rsidTr="00D41EAF">
        <w:trPr>
          <w:trHeight w:val="98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D196D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55478" w14:textId="77777777" w:rsidR="007E200A" w:rsidRDefault="007E200A">
            <w:pPr>
              <w:ind w:firstLine="34"/>
            </w:pPr>
            <w:r>
              <w:t xml:space="preserve">Фактическое значение </w:t>
            </w:r>
          </w:p>
          <w:p w14:paraId="010672C3" w14:textId="77777777" w:rsidR="007E200A" w:rsidRDefault="007E200A">
            <w:pPr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D5D48" w14:textId="77777777" w:rsidR="007E200A" w:rsidRDefault="007E200A">
            <w:pPr>
              <w:pStyle w:val="a3"/>
              <w:ind w:left="34" w:firstLine="283"/>
              <w:rPr>
                <w:b/>
              </w:rPr>
            </w:pPr>
            <w:r>
              <w:rPr>
                <w:b/>
              </w:rPr>
              <w:t>Для ДНЦ (участковых).</w:t>
            </w:r>
          </w:p>
          <w:p w14:paraId="51A08712" w14:textId="77777777" w:rsidR="007E200A" w:rsidRDefault="007E200A">
            <w:pPr>
              <w:pStyle w:val="a3"/>
              <w:numPr>
                <w:ilvl w:val="0"/>
                <w:numId w:val="8"/>
              </w:numPr>
              <w:tabs>
                <w:tab w:val="left" w:pos="1026"/>
              </w:tabs>
              <w:ind w:hanging="77"/>
            </w:pPr>
            <w:r>
              <w:t>За расчетный период времени работы диспетчера на каждом из участков анализа расчетного полигона определяется:</w:t>
            </w:r>
          </w:p>
          <w:p w14:paraId="166AA2EB" w14:textId="77777777" w:rsidR="007E200A" w:rsidRDefault="007E200A">
            <w:pPr>
              <w:pStyle w:val="a3"/>
              <w:ind w:left="394" w:firstLine="283"/>
            </w:pPr>
            <w:r>
              <w:t>- перечень (количество)</w:t>
            </w:r>
            <w:r>
              <w:rPr>
                <w:b/>
                <w:i/>
              </w:rPr>
              <w:t xml:space="preserve"> </w:t>
            </w:r>
            <w:r>
              <w:t>проследовавших поездов из Диапазона номеров;</w:t>
            </w:r>
          </w:p>
          <w:p w14:paraId="13F8E1FF" w14:textId="77777777" w:rsidR="007E200A" w:rsidRDefault="007E200A">
            <w:pPr>
              <w:pStyle w:val="a3"/>
              <w:ind w:left="394" w:firstLine="283"/>
            </w:pPr>
            <w:r>
              <w:t>- весь перечень операций по каждому поезду.</w:t>
            </w:r>
          </w:p>
          <w:p w14:paraId="4E02B832" w14:textId="77777777" w:rsidR="007E200A" w:rsidRDefault="007E200A">
            <w:pPr>
              <w:ind w:firstLine="283"/>
            </w:pPr>
            <w:r>
              <w:t>Если поезд меняет номер или (и) индекс, то такой поезд рассчитывается как одна единица.</w:t>
            </w:r>
          </w:p>
          <w:p w14:paraId="596137B8" w14:textId="77777777" w:rsidR="007E200A" w:rsidRDefault="007E200A">
            <w:pPr>
              <w:ind w:firstLine="283"/>
            </w:pPr>
            <w:r>
              <w:t>2. По каждому поезду из выборки определяется:</w:t>
            </w:r>
          </w:p>
          <w:p w14:paraId="01A37AB8" w14:textId="77777777" w:rsidR="007E200A" w:rsidRDefault="007E200A">
            <w:pPr>
              <w:tabs>
                <w:tab w:val="left" w:pos="459"/>
                <w:tab w:val="left" w:pos="1079"/>
              </w:tabs>
              <w:ind w:left="459" w:firstLine="283"/>
            </w:pPr>
            <w:r>
              <w:rPr>
                <w:color w:val="000000" w:themeColor="text1"/>
                <w:shd w:val="clear" w:color="auto" w:fill="FFFFFF"/>
              </w:rPr>
              <w:t xml:space="preserve">- время каждого поезда </w:t>
            </w:r>
            <w:r>
              <w:t>в движении на</w:t>
            </w:r>
            <w:r>
              <w:rPr>
                <w:color w:val="000000" w:themeColor="text1"/>
                <w:shd w:val="clear" w:color="auto" w:fill="FFFFFF"/>
              </w:rPr>
              <w:t xml:space="preserve"> участке анализа. Определяется как разность времени прибытия поезда с участка и времени отправления поезда на участок.</w:t>
            </w:r>
            <w:r>
              <w:t xml:space="preserve"> </w:t>
            </w:r>
          </w:p>
          <w:p w14:paraId="77A79565" w14:textId="77777777" w:rsidR="007E200A" w:rsidRDefault="007E200A">
            <w:pPr>
              <w:tabs>
                <w:tab w:val="left" w:pos="459"/>
                <w:tab w:val="left" w:pos="1079"/>
              </w:tabs>
              <w:ind w:left="459" w:firstLine="283"/>
            </w:pPr>
            <w:r>
              <w:t xml:space="preserve">- расстояние пройденное поездом на участке анализа. Определяется согласно </w:t>
            </w:r>
            <w:r>
              <w:rPr>
                <w:color w:val="000000" w:themeColor="text1"/>
                <w:shd w:val="clear" w:color="auto" w:fill="FFFFFF"/>
              </w:rPr>
              <w:t>таблицам ТР №4 (НСИ Системы).</w:t>
            </w:r>
          </w:p>
          <w:p w14:paraId="731B3881" w14:textId="77777777" w:rsidR="007E200A" w:rsidRDefault="007E200A">
            <w:pPr>
              <w:ind w:firstLine="283"/>
            </w:pPr>
            <w:r>
              <w:t>3. По всему отобранному перечню поездов определяется:</w:t>
            </w:r>
          </w:p>
          <w:p w14:paraId="76539922" w14:textId="77777777" w:rsidR="007E200A" w:rsidRDefault="007E200A">
            <w:pPr>
              <w:ind w:left="459" w:firstLine="283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- суммарное время всех поездов </w:t>
            </w:r>
            <w:r>
              <w:t>в движении на участках анализа</w:t>
            </w:r>
            <w:r>
              <w:rPr>
                <w:color w:val="000000" w:themeColor="text1"/>
                <w:shd w:val="clear" w:color="auto" w:fill="FFFFFF"/>
              </w:rPr>
              <w:t>;</w:t>
            </w:r>
          </w:p>
          <w:p w14:paraId="00269954" w14:textId="77777777" w:rsidR="007E200A" w:rsidRDefault="007E200A">
            <w:pPr>
              <w:ind w:left="459" w:firstLine="283"/>
            </w:pPr>
            <w:r>
              <w:rPr>
                <w:color w:val="000000" w:themeColor="text1"/>
                <w:shd w:val="clear" w:color="auto" w:fill="FFFFFF"/>
              </w:rPr>
              <w:t>- суммарное</w:t>
            </w:r>
            <w:r>
              <w:t xml:space="preserve"> расстояние пройденное поездами на участках анализа.</w:t>
            </w:r>
          </w:p>
          <w:p w14:paraId="63D4D540" w14:textId="77777777" w:rsidR="007E200A" w:rsidRDefault="007E200A">
            <w:pPr>
              <w:ind w:firstLine="283"/>
            </w:pPr>
            <w:r>
              <w:t>4. Фактическое значение участковой скорости определяется как отношение суммарного пробега поездов на участках анализа к суммарному времени нахождения поездов на участках анализа в движении (с учетом стоянок на промежуточных станциях и времени на разгон и замедление). Округляется до 2 знаков после запятой.</w:t>
            </w:r>
          </w:p>
          <w:p w14:paraId="7705D8C2" w14:textId="77777777" w:rsidR="007E200A" w:rsidRDefault="007E200A">
            <w:pPr>
              <w:spacing w:line="232" w:lineRule="auto"/>
              <w:ind w:left="33" w:firstLine="284"/>
            </w:pPr>
            <w:r>
              <w:t xml:space="preserve">При наличии переходящих поездов на диспетчерских участках при приёме или сдаче дежурства, расчёт для таких поездов производится как для сдающей, так и для принимающей смены (пробег поездов и время его нахождения на участке). </w:t>
            </w:r>
          </w:p>
          <w:p w14:paraId="365970E8" w14:textId="77777777" w:rsidR="007E200A" w:rsidRDefault="007E200A">
            <w:pPr>
              <w:spacing w:line="232" w:lineRule="auto"/>
              <w:ind w:firstLine="317"/>
            </w:pPr>
            <w:r>
              <w:t>При анализе «брошенного» поезда участковая скорость рассчитывается отдельно для двух промежутков времени: от момента поступления поезда на участок до момента его прибытия на станцию «бросания» и от момента его отправления со станции «бросания» до передачи на другой участок.</w:t>
            </w:r>
          </w:p>
          <w:p w14:paraId="204D3373" w14:textId="77777777" w:rsidR="007E200A" w:rsidRDefault="007E200A">
            <w:pPr>
              <w:pStyle w:val="a3"/>
              <w:ind w:left="34" w:firstLine="317"/>
              <w:rPr>
                <w:b/>
              </w:rPr>
            </w:pPr>
            <w:r>
              <w:rPr>
                <w:b/>
              </w:rPr>
              <w:t>Для ДГПС.</w:t>
            </w:r>
          </w:p>
          <w:p w14:paraId="4CBB7AF9" w14:textId="77777777" w:rsidR="007E200A" w:rsidRDefault="007E200A">
            <w:pPr>
              <w:ind w:firstLine="317"/>
            </w:pPr>
            <w:r>
              <w:lastRenderedPageBreak/>
              <w:t>Данные формируются на основании файла Приложение 1, пункт 2.1 поле «Вып.сут.». Источник -АС ИОММ. Файл нарабатывается в регламенте в 03 часов 00 минут, каждые сутки.</w:t>
            </w:r>
          </w:p>
          <w:p w14:paraId="4F698523" w14:textId="77777777" w:rsidR="007E200A" w:rsidRDefault="007E200A">
            <w:pPr>
              <w:pStyle w:val="a3"/>
              <w:ind w:left="33" w:firstLine="284"/>
              <w:jc w:val="both"/>
            </w:pPr>
          </w:p>
          <w:p w14:paraId="1E257206" w14:textId="77777777" w:rsidR="007E200A" w:rsidRDefault="007E200A">
            <w:pPr>
              <w:pStyle w:val="a3"/>
              <w:ind w:left="394"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40FA5" w14:textId="77777777" w:rsidR="007E200A" w:rsidRDefault="007E200A">
            <w:pPr>
              <w:ind w:left="-108"/>
            </w:pPr>
            <w:r>
              <w:lastRenderedPageBreak/>
              <w:t>Расчет в Системе, данные файлов</w:t>
            </w:r>
          </w:p>
        </w:tc>
      </w:tr>
      <w:tr w:rsidR="007E200A" w14:paraId="3EC27C09" w14:textId="77777777" w:rsidTr="00D41EAF">
        <w:trPr>
          <w:trHeight w:val="3372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8A249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6AE54" w14:textId="77777777" w:rsidR="007E200A" w:rsidRDefault="007E200A">
            <w:pPr>
              <w:ind w:firstLine="34"/>
            </w:pPr>
            <w:r>
              <w:t>Выполнение плана, расчет премии (в процентах)</w:t>
            </w:r>
          </w:p>
          <w:p w14:paraId="012A7DE6" w14:textId="77777777" w:rsidR="007E200A" w:rsidRDefault="007E200A">
            <w:pPr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8891" w14:textId="77777777" w:rsidR="007E200A" w:rsidRDefault="007E200A">
            <w:pPr>
              <w:ind w:firstLine="317"/>
            </w:pPr>
            <w:r>
              <w:t xml:space="preserve">План выполнен в случае, если фактическое значение участковой скорости больше либо равно плановому значению участковой скорости. </w:t>
            </w:r>
          </w:p>
          <w:p w14:paraId="05800A06" w14:textId="77777777" w:rsidR="007E200A" w:rsidRDefault="007E200A">
            <w:pPr>
              <w:ind w:firstLine="317"/>
              <w:jc w:val="both"/>
            </w:pPr>
          </w:p>
          <w:p w14:paraId="1C0D3AD5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Дополнительные условия расчета для ДГПС</w:t>
            </w:r>
            <w:r>
              <w:t>.</w:t>
            </w:r>
          </w:p>
          <w:p w14:paraId="4296CF20" w14:textId="77777777" w:rsidR="007E200A" w:rsidRDefault="007E200A">
            <w:pPr>
              <w:ind w:firstLine="317"/>
            </w:pPr>
            <w:r>
              <w:rPr>
                <w:spacing w:val="-2"/>
              </w:rPr>
              <w:t>В случае, если в район управления ДГПС входит более одного отделения,</w:t>
            </w:r>
            <w:r>
              <w:t xml:space="preserve"> то фактическое значение участковой скорости на отделениях, входящих в район управления, рассчитывается как среднее арифметическое между значениями участковой скорости на отделениях.</w:t>
            </w:r>
          </w:p>
          <w:p w14:paraId="2E94DEFC" w14:textId="77777777" w:rsidR="007E200A" w:rsidRDefault="007E200A">
            <w:pPr>
              <w:ind w:firstLine="317"/>
            </w:pPr>
            <w:r>
              <w:t>В случае выполнения плана премия начисляется обоим работникам (ночной, дневной смены), в случае не выполнения – не начисляется обоим работникам. Для диспетчеров, работающих посменно расчет производится:</w:t>
            </w:r>
          </w:p>
          <w:p w14:paraId="203B33A7" w14:textId="77777777" w:rsidR="007E200A" w:rsidRDefault="007E200A">
            <w:pPr>
              <w:ind w:firstLine="317"/>
            </w:pPr>
            <w:r>
              <w:t>- для диспетчера ночной смены, чья смена заканчивается в расчетные сутки;</w:t>
            </w:r>
          </w:p>
          <w:p w14:paraId="1A3959CC" w14:textId="77777777" w:rsidR="007E200A" w:rsidRDefault="007E200A">
            <w:pPr>
              <w:ind w:firstLine="317"/>
            </w:pPr>
            <w:r>
              <w:t>- для дневной смены, чья смена попадает в расчетные сутки.</w:t>
            </w:r>
          </w:p>
          <w:p w14:paraId="2536AF91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A19F4" w14:textId="77777777" w:rsidR="007E200A" w:rsidRDefault="007E200A">
            <w:pPr>
              <w:ind w:left="-108"/>
            </w:pPr>
            <w:r>
              <w:t>Расчет в Системе</w:t>
            </w:r>
          </w:p>
        </w:tc>
      </w:tr>
      <w:tr w:rsidR="007E200A" w14:paraId="2B44482E" w14:textId="77777777" w:rsidTr="00D41EAF">
        <w:trPr>
          <w:trHeight w:val="704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294E" w14:textId="77777777" w:rsidR="007E200A" w:rsidRDefault="007E200A">
            <w:pPr>
              <w:ind w:right="-108" w:firstLine="113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6C7A" w14:textId="77777777" w:rsidR="007E200A" w:rsidRDefault="007E200A">
            <w:pPr>
              <w:ind w:firstLine="35"/>
              <w:rPr>
                <w:b/>
                <w:spacing w:val="-2"/>
              </w:rPr>
            </w:pPr>
            <w:r>
              <w:rPr>
                <w:b/>
                <w:spacing w:val="-2"/>
              </w:rPr>
              <w:t xml:space="preserve">Учёт задержек проследования </w:t>
            </w:r>
            <w:r>
              <w:rPr>
                <w:b/>
                <w:spacing w:val="-1"/>
              </w:rPr>
              <w:t xml:space="preserve">поездов международных, межрегиональных, региональных и городских линий и грузовых поездов за смену, </w:t>
            </w:r>
            <w:r>
              <w:rPr>
                <w:b/>
                <w:spacing w:val="-2"/>
              </w:rPr>
              <w:t>отнесенных на работников службы перевозок.</w:t>
            </w:r>
          </w:p>
          <w:p w14:paraId="423C67AD" w14:textId="77777777" w:rsidR="007E200A" w:rsidRDefault="007E200A">
            <w:r>
              <w:t xml:space="preserve">Рассчитывается для: </w:t>
            </w:r>
            <w:r>
              <w:rPr>
                <w:spacing w:val="-2"/>
              </w:rPr>
              <w:t xml:space="preserve">ДГЦ, ДГПС, ДНЦ </w:t>
            </w:r>
            <w:r>
              <w:t>(участковых, узловых) за каждую смену.</w:t>
            </w:r>
          </w:p>
          <w:p w14:paraId="22622C25" w14:textId="77777777" w:rsidR="007E200A" w:rsidRDefault="007E200A">
            <w:pPr>
              <w:ind w:firstLine="33"/>
              <w:jc w:val="both"/>
              <w:rPr>
                <w:b/>
              </w:rPr>
            </w:pPr>
          </w:p>
        </w:tc>
      </w:tr>
      <w:tr w:rsidR="007E200A" w14:paraId="43AA9ED4" w14:textId="77777777" w:rsidTr="00D41EAF">
        <w:trPr>
          <w:trHeight w:val="54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1E426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A8508" w14:textId="77777777" w:rsidR="007E200A" w:rsidRDefault="007E200A">
            <w:pPr>
              <w:ind w:firstLine="33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E6E3A" w14:textId="77777777" w:rsidR="007E200A" w:rsidRDefault="007E200A">
            <w:pPr>
              <w:ind w:firstLine="33"/>
            </w:pPr>
            <w:r>
              <w:t xml:space="preserve">Пользователем вводится количество </w:t>
            </w:r>
            <w:r>
              <w:rPr>
                <w:spacing w:val="-2"/>
              </w:rPr>
              <w:t xml:space="preserve">задержек проследования </w:t>
            </w:r>
            <w:r>
              <w:rPr>
                <w:spacing w:val="-1"/>
              </w:rPr>
              <w:t>поездов за смену</w:t>
            </w:r>
            <w:r>
              <w:t>. По умолчанию показатель принимает значение «0».</w:t>
            </w:r>
          </w:p>
          <w:p w14:paraId="56D79DAE" w14:textId="77777777" w:rsidR="007E200A" w:rsidRDefault="007E200A">
            <w:pPr>
              <w:ind w:firstLine="33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90AA8" w14:textId="77777777" w:rsidR="007E200A" w:rsidRDefault="007E200A">
            <w:pPr>
              <w:ind w:firstLine="35"/>
            </w:pPr>
            <w:r>
              <w:t>Ввод вручную</w:t>
            </w:r>
          </w:p>
        </w:tc>
      </w:tr>
      <w:tr w:rsidR="007E200A" w14:paraId="576909FD" w14:textId="77777777" w:rsidTr="00D41EAF">
        <w:trPr>
          <w:trHeight w:val="599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C1604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599E" w14:textId="77777777" w:rsidR="007E200A" w:rsidRDefault="007E200A">
            <w:pPr>
              <w:ind w:firstLine="33"/>
            </w:pPr>
            <w:r>
              <w:t>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C4C8" w14:textId="77777777" w:rsidR="007E200A" w:rsidRDefault="007E200A">
            <w:pPr>
              <w:ind w:firstLine="33"/>
            </w:pPr>
            <w:r>
              <w:t>Если значение равно «0», премия рассчитывается за смену по каждому работнику.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2A51" w14:textId="77777777" w:rsidR="007E200A" w:rsidRDefault="007E200A">
            <w:r>
              <w:t>Расчет в Системе</w:t>
            </w:r>
          </w:p>
        </w:tc>
      </w:tr>
      <w:tr w:rsidR="007E200A" w14:paraId="21055835" w14:textId="77777777" w:rsidTr="00D41EAF">
        <w:trPr>
          <w:trHeight w:val="843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2153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5500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spacing w:val="-2"/>
              </w:rPr>
              <w:t>Учет количества пропущенных по участку грузовых поездов (без учета вывозных и передаточных поездов).</w:t>
            </w:r>
          </w:p>
          <w:p w14:paraId="70C1D7E9" w14:textId="77777777" w:rsidR="007E200A" w:rsidRDefault="007E200A">
            <w:r>
              <w:rPr>
                <w:spacing w:val="-2"/>
              </w:rPr>
              <w:t xml:space="preserve"> </w:t>
            </w:r>
            <w:r>
              <w:t xml:space="preserve">Рассчитывается для: </w:t>
            </w:r>
            <w:r>
              <w:rPr>
                <w:spacing w:val="-2"/>
              </w:rPr>
              <w:t>ДНЦ (</w:t>
            </w:r>
            <w:r>
              <w:t>участковых), ДНЦ</w:t>
            </w:r>
            <w:r>
              <w:rPr>
                <w:spacing w:val="-2"/>
              </w:rPr>
              <w:t xml:space="preserve"> (узловых)</w:t>
            </w:r>
            <w:r>
              <w:t xml:space="preserve"> за каждую смену.</w:t>
            </w:r>
          </w:p>
          <w:p w14:paraId="5784E9AC" w14:textId="77777777" w:rsidR="007E200A" w:rsidRDefault="007E200A">
            <w:pPr>
              <w:ind w:firstLine="34"/>
              <w:jc w:val="both"/>
              <w:rPr>
                <w:b/>
              </w:rPr>
            </w:pPr>
          </w:p>
        </w:tc>
      </w:tr>
      <w:tr w:rsidR="007E200A" w14:paraId="47269AAD" w14:textId="77777777" w:rsidTr="00D41EAF">
        <w:trPr>
          <w:trHeight w:val="84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5B23B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7E7E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6151" w14:textId="77777777" w:rsidR="007E200A" w:rsidRDefault="007E200A">
            <w:pPr>
              <w:pStyle w:val="a3"/>
              <w:tabs>
                <w:tab w:val="left" w:pos="317"/>
              </w:tabs>
              <w:ind w:left="176"/>
            </w:pPr>
            <w:r>
              <w:t xml:space="preserve">1.Определить перечень поездов за расчетный период для </w:t>
            </w:r>
            <w:r>
              <w:rPr>
                <w:spacing w:val="-2"/>
              </w:rPr>
              <w:t xml:space="preserve">ДНЦ </w:t>
            </w:r>
            <w:r>
              <w:t xml:space="preserve">(участковых), </w:t>
            </w:r>
            <w:r>
              <w:rPr>
                <w:spacing w:val="-2"/>
              </w:rPr>
              <w:t>ДНЦ (узловых).</w:t>
            </w:r>
          </w:p>
          <w:p w14:paraId="56BA4D72" w14:textId="77777777" w:rsidR="007E200A" w:rsidRDefault="007E200A">
            <w:pPr>
              <w:pStyle w:val="a3"/>
              <w:shd w:val="clear" w:color="auto" w:fill="FFFFFF"/>
              <w:spacing w:line="232" w:lineRule="auto"/>
              <w:ind w:left="0" w:firstLine="176"/>
            </w:pPr>
            <w:r>
              <w:t>2. Для ДНЦ (участковых) определить перечень проследовавших поездов на расчетной границе диспетчерского участка. Для ДНЦ (узловых) определить перечень отправленных, прибывших, проследовавших поездов на расчетной границе диспетчерского участка.</w:t>
            </w:r>
          </w:p>
          <w:p w14:paraId="4439F345" w14:textId="77777777" w:rsidR="007E200A" w:rsidRDefault="007E200A">
            <w:pPr>
              <w:pStyle w:val="a3"/>
              <w:shd w:val="clear" w:color="auto" w:fill="FFFFFF"/>
              <w:spacing w:line="232" w:lineRule="auto"/>
              <w:ind w:left="0" w:firstLine="176"/>
              <w:rPr>
                <w:spacing w:val="-2"/>
              </w:rPr>
            </w:pPr>
            <w:r>
              <w:t>3.</w:t>
            </w:r>
            <w:r>
              <w:rPr>
                <w:spacing w:val="-2"/>
              </w:rPr>
              <w:t xml:space="preserve"> Рассчитать суммарное количество поездов для каждого диспетчера за смену.</w:t>
            </w:r>
          </w:p>
          <w:p w14:paraId="7E366445" w14:textId="77777777" w:rsidR="007E200A" w:rsidRDefault="007E200A">
            <w:pPr>
              <w:pStyle w:val="a3"/>
              <w:shd w:val="clear" w:color="auto" w:fill="FFFFFF"/>
              <w:spacing w:line="232" w:lineRule="auto"/>
              <w:ind w:left="0" w:firstLine="176"/>
              <w:jc w:val="both"/>
              <w:rPr>
                <w:b/>
              </w:rPr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1B2D7" w14:textId="77777777" w:rsidR="007E200A" w:rsidRDefault="007E200A">
            <w:pPr>
              <w:rPr>
                <w:b/>
              </w:rPr>
            </w:pPr>
            <w:r>
              <w:t>Расчет в Системе</w:t>
            </w:r>
          </w:p>
        </w:tc>
      </w:tr>
      <w:tr w:rsidR="007E200A" w14:paraId="1C8B6D2B" w14:textId="77777777" w:rsidTr="00D41EAF">
        <w:trPr>
          <w:trHeight w:val="572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8BE02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E206C" w14:textId="77777777" w:rsidR="007E200A" w:rsidRDefault="007E200A">
            <w:pPr>
              <w:ind w:firstLine="34"/>
            </w:pPr>
            <w:r>
              <w:t>Расчет премии</w:t>
            </w:r>
          </w:p>
          <w:p w14:paraId="04DEDD4D" w14:textId="77777777" w:rsidR="007E200A" w:rsidRDefault="007E200A">
            <w:pPr>
              <w:ind w:firstLine="34"/>
            </w:pPr>
            <w:r>
              <w:t>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956E" w14:textId="77777777" w:rsidR="007E200A" w:rsidRDefault="007E200A">
            <w:pPr>
              <w:pStyle w:val="a3"/>
              <w:tabs>
                <w:tab w:val="left" w:pos="317"/>
              </w:tabs>
              <w:ind w:left="34" w:firstLine="283"/>
              <w:rPr>
                <w:spacing w:val="-2"/>
              </w:rPr>
            </w:pPr>
            <w:r>
              <w:rPr>
                <w:spacing w:val="-2"/>
              </w:rPr>
              <w:t xml:space="preserve">Рассчитать размер премии по каждому поезду для ДНЦ </w:t>
            </w:r>
            <w:r>
              <w:t>(участковых)</w:t>
            </w:r>
            <w:r>
              <w:rPr>
                <w:spacing w:val="-2"/>
              </w:rPr>
              <w:t xml:space="preserve"> в зависимости от принадлежности рабочего полигона однопутному или двухпутному. </w:t>
            </w:r>
            <w:r>
              <w:t>Принадлежность расчетного полигона однопутному или двухпутному участку по классификатору Системы.</w:t>
            </w:r>
          </w:p>
          <w:p w14:paraId="4D5DA195" w14:textId="77777777" w:rsidR="007E200A" w:rsidRDefault="007E200A">
            <w:pPr>
              <w:pStyle w:val="a3"/>
              <w:tabs>
                <w:tab w:val="left" w:pos="317"/>
              </w:tabs>
              <w:ind w:left="34" w:firstLine="283"/>
            </w:pPr>
            <w:r>
              <w:rPr>
                <w:spacing w:val="-2"/>
              </w:rPr>
              <w:t xml:space="preserve">Рассчитать размер премии по каждому поезду для </w:t>
            </w:r>
            <w:r>
              <w:t>ДНЦ (узловых).</w:t>
            </w:r>
          </w:p>
          <w:p w14:paraId="1C0CBE74" w14:textId="77777777" w:rsidR="007E200A" w:rsidRDefault="007E200A">
            <w:pPr>
              <w:ind w:left="307" w:hanging="283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31C24" w14:textId="77777777" w:rsidR="007E200A" w:rsidRDefault="007E200A">
            <w:pPr>
              <w:ind w:left="32"/>
              <w:rPr>
                <w:b/>
              </w:rPr>
            </w:pPr>
            <w:r>
              <w:lastRenderedPageBreak/>
              <w:t>Расчет в Системе</w:t>
            </w:r>
          </w:p>
        </w:tc>
      </w:tr>
      <w:tr w:rsidR="007E200A" w14:paraId="27E462C6" w14:textId="77777777" w:rsidTr="00D41EAF">
        <w:trPr>
          <w:trHeight w:val="846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C72A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71A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по участку </w:t>
            </w:r>
            <w:r>
              <w:rPr>
                <w:b/>
                <w:spacing w:val="-1"/>
              </w:rPr>
              <w:t>тяжеловесных и (или) длинносоставных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3"/>
              </w:rPr>
              <w:t>поездов.</w:t>
            </w:r>
          </w:p>
          <w:p w14:paraId="57105046" w14:textId="77777777" w:rsidR="007E200A" w:rsidRDefault="007E200A">
            <w:r>
              <w:t xml:space="preserve">Рассчитывается для: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 xml:space="preserve">для ДНЦ (узловых) </w:t>
            </w:r>
            <w:r>
              <w:t>за каждую смену.</w:t>
            </w:r>
          </w:p>
        </w:tc>
      </w:tr>
      <w:tr w:rsidR="007E200A" w14:paraId="349D5F95" w14:textId="77777777" w:rsidTr="00D41EAF">
        <w:trPr>
          <w:trHeight w:val="2429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E1B7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1C19C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D5BDC" w14:textId="77777777" w:rsidR="007E200A" w:rsidRDefault="007E200A">
            <w:pPr>
              <w:pStyle w:val="a3"/>
              <w:numPr>
                <w:ilvl w:val="0"/>
                <w:numId w:val="10"/>
              </w:numPr>
              <w:ind w:left="0" w:firstLine="317"/>
              <w:rPr>
                <w:spacing w:val="-2"/>
              </w:rPr>
            </w:pPr>
            <w:r>
              <w:t>За расчетный период времени работы диспетчера определяется перечень проследовавших поездов на расчетном полигоне.</w:t>
            </w:r>
          </w:p>
          <w:p w14:paraId="0CC9C6C4" w14:textId="77777777" w:rsidR="007E200A" w:rsidRDefault="007E200A">
            <w:pPr>
              <w:pStyle w:val="a3"/>
              <w:numPr>
                <w:ilvl w:val="0"/>
                <w:numId w:val="10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0" w:firstLine="317"/>
              <w:rPr>
                <w:spacing w:val="-2"/>
              </w:rPr>
            </w:pPr>
            <w:r>
              <w:rPr>
                <w:spacing w:val="-2"/>
              </w:rPr>
              <w:t xml:space="preserve">Определить перечень поездов, у которых значение показателя </w:t>
            </w:r>
            <w:r>
              <w:t>[HeavyAndLongMark] регламентного сообщения 5676 (далее с.5676) хотя бы для одного события по поезду было равно:</w:t>
            </w:r>
          </w:p>
          <w:p w14:paraId="33DAF764" w14:textId="77777777" w:rsidR="007E200A" w:rsidRDefault="007E200A">
            <w:pPr>
              <w:pStyle w:val="a3"/>
              <w:shd w:val="clear" w:color="auto" w:fill="FFFFFF"/>
              <w:tabs>
                <w:tab w:val="left" w:pos="459"/>
                <w:tab w:val="left" w:pos="667"/>
              </w:tabs>
              <w:spacing w:line="232" w:lineRule="auto"/>
              <w:ind w:left="0" w:firstLine="317"/>
              <w:rPr>
                <w:spacing w:val="-2"/>
              </w:rPr>
            </w:pPr>
            <w:r>
              <w:rPr>
                <w:color w:val="000000"/>
              </w:rPr>
              <w:t>- «03» («Т» -тяжеловестный);</w:t>
            </w:r>
          </w:p>
          <w:p w14:paraId="725174EB" w14:textId="77777777" w:rsidR="007E200A" w:rsidRDefault="007E200A">
            <w:pPr>
              <w:ind w:firstLine="317"/>
            </w:pPr>
            <w:r>
              <w:rPr>
                <w:spacing w:val="-2"/>
              </w:rPr>
              <w:t>- «</w:t>
            </w:r>
            <w:r>
              <w:t xml:space="preserve">06» («Д» -длинносоставный). </w:t>
            </w:r>
          </w:p>
          <w:p w14:paraId="39FF410D" w14:textId="77777777" w:rsidR="007E200A" w:rsidRDefault="007E200A">
            <w:pPr>
              <w:spacing w:line="232" w:lineRule="auto"/>
              <w:ind w:left="33" w:firstLine="285"/>
            </w:pPr>
            <w:r>
              <w:t>Для ДНЦ (узловых). При наличии переходящих поездов на диспетчерских участках при приёме или сдаче дежурств, расчёт для таких поездов производится для смены, организовавшей отправление (проследование) по станции, входящей в диспетчерский участок, на которой произведена последняя операция с поездом.</w:t>
            </w:r>
          </w:p>
          <w:p w14:paraId="106F55EF" w14:textId="77777777" w:rsidR="007E200A" w:rsidRDefault="007E200A">
            <w:pPr>
              <w:spacing w:line="232" w:lineRule="auto"/>
              <w:ind w:left="33" w:firstLine="284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06CDF" w14:textId="77777777" w:rsidR="007E200A" w:rsidRDefault="007E200A">
            <w:pPr>
              <w:rPr>
                <w:b/>
              </w:rPr>
            </w:pPr>
            <w:r>
              <w:t>Расчет в Системе</w:t>
            </w:r>
          </w:p>
        </w:tc>
      </w:tr>
      <w:tr w:rsidR="007E200A" w14:paraId="1A9C4C5E" w14:textId="77777777" w:rsidTr="00D41EAF">
        <w:trPr>
          <w:trHeight w:val="547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8B64A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60296" w14:textId="77777777" w:rsidR="007E200A" w:rsidRDefault="007E200A">
            <w:pPr>
              <w:ind w:firstLine="34"/>
            </w:pPr>
            <w:r>
              <w:t>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F5D5" w14:textId="77777777" w:rsidR="007E200A" w:rsidRDefault="007E200A">
            <w:pPr>
              <w:pStyle w:val="a3"/>
              <w:tabs>
                <w:tab w:val="left" w:pos="317"/>
              </w:tabs>
              <w:ind w:left="34" w:firstLine="283"/>
            </w:pPr>
            <w:r>
              <w:rPr>
                <w:spacing w:val="-2"/>
              </w:rPr>
              <w:t xml:space="preserve">Рассчитать размер премии по каждому пропущенному тяжеловестному, длиносоставному поезду.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CAED6" w14:textId="77777777" w:rsidR="007E200A" w:rsidRDefault="007E200A">
            <w:r>
              <w:t>Расчет в Системе</w:t>
            </w:r>
          </w:p>
        </w:tc>
      </w:tr>
      <w:tr w:rsidR="007E200A" w14:paraId="6FCD6C42" w14:textId="77777777" w:rsidTr="00D41EAF">
        <w:trPr>
          <w:trHeight w:val="716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A791A" w14:textId="77777777" w:rsidR="007E200A" w:rsidRDefault="007E200A">
            <w:pPr>
              <w:rPr>
                <w:b/>
              </w:rPr>
            </w:pPr>
            <w:r>
              <w:rPr>
                <w:b/>
                <w:spacing w:val="-2"/>
              </w:rPr>
              <w:t>3.2 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DB2B" w14:textId="77777777" w:rsidR="007E200A" w:rsidRDefault="007E200A">
            <w:pPr>
              <w:rPr>
                <w:b/>
                <w:spacing w:val="-1"/>
              </w:rPr>
            </w:pP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</w:t>
            </w:r>
            <w:r>
              <w:rPr>
                <w:b/>
                <w:spacing w:val="-2"/>
              </w:rPr>
              <w:t>по</w:t>
            </w:r>
            <w:r>
              <w:rPr>
                <w:b/>
                <w:spacing w:val="-3"/>
              </w:rPr>
              <w:t xml:space="preserve"> участку поездов </w:t>
            </w:r>
            <w:r>
              <w:rPr>
                <w:b/>
                <w:spacing w:val="-1"/>
              </w:rPr>
              <w:t>повышенного веса и (или) повышенной длины</w:t>
            </w:r>
          </w:p>
          <w:p w14:paraId="37090339" w14:textId="77777777" w:rsidR="007E200A" w:rsidRDefault="007E200A">
            <w:pPr>
              <w:ind w:firstLine="34"/>
            </w:pPr>
            <w:r>
              <w:t xml:space="preserve">Рассчитывается для: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 xml:space="preserve">для ДНЦ (узловых), ТНЦ, ДГПС </w:t>
            </w:r>
            <w:r>
              <w:t>за каждую смену.</w:t>
            </w:r>
          </w:p>
        </w:tc>
      </w:tr>
      <w:tr w:rsidR="007E200A" w14:paraId="6DCB30E5" w14:textId="77777777" w:rsidTr="00D41EAF">
        <w:trPr>
          <w:trHeight w:val="2841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F15EA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88840" w14:textId="77777777" w:rsidR="007E200A" w:rsidRDefault="007E200A">
            <w:pPr>
              <w:ind w:firstLine="34"/>
              <w:rPr>
                <w:spacing w:val="-2"/>
              </w:rPr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DBB6" w14:textId="77777777" w:rsidR="007E200A" w:rsidRDefault="007E200A">
            <w:pPr>
              <w:pStyle w:val="a3"/>
              <w:numPr>
                <w:ilvl w:val="0"/>
                <w:numId w:val="12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33" w:firstLine="284"/>
              <w:rPr>
                <w:spacing w:val="-2"/>
              </w:rPr>
            </w:pPr>
            <w:r>
              <w:t>За расчетный период времени работы диспетчера определяется перечень проследовавших поездов на расчетном полигоне.</w:t>
            </w:r>
          </w:p>
          <w:p w14:paraId="7FACB47F" w14:textId="77777777" w:rsidR="007E200A" w:rsidRDefault="007E200A">
            <w:pPr>
              <w:pStyle w:val="a3"/>
              <w:numPr>
                <w:ilvl w:val="0"/>
                <w:numId w:val="12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33" w:firstLine="284"/>
              <w:rPr>
                <w:spacing w:val="-2"/>
              </w:rPr>
            </w:pPr>
            <w:r>
              <w:rPr>
                <w:spacing w:val="-2"/>
              </w:rPr>
              <w:t xml:space="preserve">Определить перечень поездов, для которых значение показателя </w:t>
            </w:r>
            <w:r>
              <w:t>[HeavyAndLongMark] с. 5676 хотя бы для одного события по поезду было равно:</w:t>
            </w:r>
          </w:p>
          <w:p w14:paraId="1F95751C" w14:textId="77777777" w:rsidR="007E200A" w:rsidRDefault="007E200A">
            <w:pPr>
              <w:ind w:left="33" w:firstLine="284"/>
            </w:pPr>
            <w:r>
              <w:rPr>
                <w:color w:val="000000"/>
              </w:rPr>
              <w:t>- «</w:t>
            </w:r>
            <w:r>
              <w:t>09» («ПД» - повышенной длины);</w:t>
            </w:r>
          </w:p>
          <w:p w14:paraId="43BA6825" w14:textId="77777777" w:rsidR="007E200A" w:rsidRDefault="007E200A">
            <w:pPr>
              <w:ind w:left="33" w:firstLine="284"/>
            </w:pPr>
            <w:r>
              <w:rPr>
                <w:spacing w:val="-2"/>
              </w:rPr>
              <w:t>- «</w:t>
            </w:r>
            <w:r>
              <w:t>05» («ПВ» - повышенного веса).</w:t>
            </w:r>
          </w:p>
          <w:p w14:paraId="613A3D63" w14:textId="77777777" w:rsidR="007E200A" w:rsidRDefault="007E200A">
            <w:pPr>
              <w:spacing w:line="232" w:lineRule="auto"/>
              <w:ind w:left="33" w:firstLine="285"/>
              <w:rPr>
                <w:spacing w:val="-2"/>
              </w:rPr>
            </w:pPr>
            <w:r>
              <w:t>Для ДНЦ (узловых). При наличии переходящих поездов на диспетчерских участках при приёме или сдаче дежурств, расчёт для таких поездов производится для смены, организовавшей отправление (проследование) по станции, входящей в диспетчерский участок, на которой произведена последняя операция с поездом.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1F907" w14:textId="77777777" w:rsidR="007E200A" w:rsidRDefault="007E200A">
            <w:r>
              <w:t>Расчет в Системе</w:t>
            </w:r>
          </w:p>
        </w:tc>
      </w:tr>
      <w:tr w:rsidR="007E200A" w14:paraId="0125A710" w14:textId="77777777" w:rsidTr="00D41EAF">
        <w:trPr>
          <w:trHeight w:val="699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FB99A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1EE4" w14:textId="77777777" w:rsidR="007E200A" w:rsidRDefault="007E200A">
            <w:pPr>
              <w:ind w:firstLine="34"/>
            </w:pPr>
            <w:r>
              <w:t xml:space="preserve">Расчет премии (в процентах) 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DD16A" w14:textId="77777777" w:rsidR="007E200A" w:rsidRDefault="007E200A">
            <w:pPr>
              <w:ind w:firstLine="317"/>
            </w:pPr>
            <w:r>
              <w:rPr>
                <w:spacing w:val="-2"/>
              </w:rPr>
              <w:t xml:space="preserve">Рассчитать размер премии по каждому пропущенному </w:t>
            </w:r>
            <w:r>
              <w:rPr>
                <w:spacing w:val="-3"/>
              </w:rPr>
              <w:t xml:space="preserve">поезду </w:t>
            </w:r>
            <w:r>
              <w:rPr>
                <w:spacing w:val="-1"/>
              </w:rPr>
              <w:t>повышенного веса и (или) повышенной длины</w:t>
            </w:r>
            <w:r>
              <w:rPr>
                <w:spacing w:val="-2"/>
              </w:rPr>
              <w:t>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7BF61" w14:textId="77777777" w:rsidR="007E200A" w:rsidRDefault="007E200A">
            <w:r>
              <w:t>Расчет в Системе</w:t>
            </w:r>
          </w:p>
        </w:tc>
      </w:tr>
      <w:tr w:rsidR="007E200A" w14:paraId="38FA0273" w14:textId="77777777" w:rsidTr="00D41EAF">
        <w:trPr>
          <w:trHeight w:val="83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6B47B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97D7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по участку сборных поездов, </w:t>
            </w:r>
            <w:r>
              <w:rPr>
                <w:b/>
              </w:rPr>
              <w:t>поездов с вагонами, загруженными опасными грузами класса 1 или негабаритными грузами.</w:t>
            </w:r>
          </w:p>
          <w:p w14:paraId="3BBC118C" w14:textId="77777777" w:rsidR="007E200A" w:rsidRDefault="007E200A">
            <w:pPr>
              <w:ind w:firstLine="35"/>
            </w:pPr>
            <w:r>
              <w:t xml:space="preserve">Рассчитывается для: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 xml:space="preserve">для ДНЦ (узловых) </w:t>
            </w:r>
            <w:r>
              <w:t>за каждую смену</w:t>
            </w:r>
            <w:r>
              <w:rPr>
                <w:spacing w:val="-2"/>
              </w:rPr>
              <w:t>.</w:t>
            </w:r>
          </w:p>
        </w:tc>
      </w:tr>
      <w:tr w:rsidR="007E200A" w14:paraId="6C90D7F9" w14:textId="77777777" w:rsidTr="00D41EAF">
        <w:trPr>
          <w:trHeight w:val="2542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CC067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E2C53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73E20" w14:textId="77777777" w:rsidR="007E200A" w:rsidRDefault="007E200A">
            <w:pPr>
              <w:pStyle w:val="a3"/>
              <w:numPr>
                <w:ilvl w:val="0"/>
                <w:numId w:val="14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176" w:hanging="1"/>
              <w:rPr>
                <w:spacing w:val="-2"/>
              </w:rPr>
            </w:pPr>
            <w:r>
              <w:t>За расчетный период времени работы диспетчера определяется перечень проследовавших поездов на расчетном полигоне.</w:t>
            </w:r>
          </w:p>
          <w:p w14:paraId="55472086" w14:textId="77777777" w:rsidR="007E200A" w:rsidRDefault="007E200A">
            <w:pPr>
              <w:pStyle w:val="a3"/>
              <w:numPr>
                <w:ilvl w:val="0"/>
                <w:numId w:val="14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176" w:hanging="1"/>
              <w:rPr>
                <w:spacing w:val="-2"/>
              </w:rPr>
            </w:pPr>
            <w:r>
              <w:rPr>
                <w:spacing w:val="-2"/>
              </w:rPr>
              <w:t xml:space="preserve">Определить перечень поездов, для которых значение показателя </w:t>
            </w:r>
            <w:r>
              <w:t>[AvailabilityMarkVm] с.5676 равно «1» («ВМ») хотя бы для одного события по поезду;</w:t>
            </w:r>
          </w:p>
          <w:p w14:paraId="24B798C9" w14:textId="77777777" w:rsidR="007E200A" w:rsidRDefault="007E200A">
            <w:pPr>
              <w:pStyle w:val="a3"/>
              <w:numPr>
                <w:ilvl w:val="0"/>
                <w:numId w:val="14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176" w:hanging="1"/>
              <w:rPr>
                <w:spacing w:val="-2"/>
              </w:rPr>
            </w:pPr>
            <w:r>
              <w:rPr>
                <w:spacing w:val="-2"/>
              </w:rPr>
              <w:t xml:space="preserve">Определить перечень поездов, для которых одно из значений показателей </w:t>
            </w:r>
            <w:r>
              <w:t>[</w:t>
            </w:r>
            <w:r>
              <w:rPr>
                <w:color w:val="000000"/>
                <w:lang w:val="en-US"/>
              </w:rPr>
              <w:t>OversizeBottom</w:t>
            </w:r>
            <w:r>
              <w:rPr>
                <w:color w:val="000000"/>
              </w:rPr>
              <w:t>], [</w:t>
            </w:r>
            <w:r>
              <w:rPr>
                <w:color w:val="000000"/>
                <w:lang w:val="en-US"/>
              </w:rPr>
              <w:t>OversizeSide</w:t>
            </w:r>
            <w:r>
              <w:rPr>
                <w:color w:val="000000"/>
              </w:rPr>
              <w:t>], [</w:t>
            </w:r>
            <w:r>
              <w:rPr>
                <w:color w:val="000000"/>
                <w:lang w:val="en-US"/>
              </w:rPr>
              <w:t>OversizeTop</w:t>
            </w:r>
            <w:r>
              <w:rPr>
                <w:color w:val="000000"/>
              </w:rPr>
              <w:t>], [</w:t>
            </w:r>
            <w:r>
              <w:rPr>
                <w:color w:val="000000"/>
                <w:lang w:val="en-US"/>
              </w:rPr>
              <w:t>SuperOversize</w:t>
            </w:r>
            <w:r>
              <w:rPr>
                <w:color w:val="000000"/>
              </w:rPr>
              <w:t>] с.5676 не равно «0» (Н- ХХХХ) хотя бы для одного события по поезду.</w:t>
            </w:r>
            <w:r>
              <w:rPr>
                <w:color w:val="000000"/>
                <w:spacing w:val="-2"/>
              </w:rPr>
              <w:t xml:space="preserve"> </w:t>
            </w:r>
          </w:p>
          <w:p w14:paraId="326D2446" w14:textId="77777777" w:rsidR="007E200A" w:rsidRDefault="007E200A">
            <w:pPr>
              <w:pStyle w:val="a3"/>
              <w:numPr>
                <w:ilvl w:val="0"/>
                <w:numId w:val="14"/>
              </w:numPr>
              <w:tabs>
                <w:tab w:val="left" w:pos="459"/>
              </w:tabs>
              <w:ind w:hanging="644"/>
            </w:pPr>
            <w:r>
              <w:t xml:space="preserve">Определить количество сборных поездов из диапазона номеров 3401-3468.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54F53" w14:textId="77777777" w:rsidR="007E200A" w:rsidRDefault="007E200A">
            <w:r>
              <w:t>Расчет в Системе</w:t>
            </w:r>
          </w:p>
        </w:tc>
      </w:tr>
      <w:tr w:rsidR="007E200A" w14:paraId="3DBAC00A" w14:textId="77777777" w:rsidTr="00D41EAF">
        <w:trPr>
          <w:trHeight w:val="84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A6DD6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6052" w14:textId="77777777" w:rsidR="007E200A" w:rsidRDefault="007E200A">
            <w:pPr>
              <w:ind w:firstLine="34"/>
            </w:pPr>
            <w:r>
              <w:t>Расчет премии (в процентах)</w:t>
            </w:r>
          </w:p>
          <w:p w14:paraId="4ABFD865" w14:textId="77777777" w:rsidR="007E200A" w:rsidRDefault="007E200A">
            <w:pPr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73C8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Рассчитать размер премии (для каждой из групп отдельно) по каждому пропущенному:</w:t>
            </w:r>
          </w:p>
          <w:p w14:paraId="16AF9860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- сборному поезду;</w:t>
            </w:r>
          </w:p>
          <w:p w14:paraId="697550BF" w14:textId="77777777" w:rsidR="007E200A" w:rsidRDefault="007E200A">
            <w:pPr>
              <w:ind w:firstLine="317"/>
            </w:pPr>
            <w:r>
              <w:rPr>
                <w:spacing w:val="-2"/>
              </w:rPr>
              <w:t xml:space="preserve">- </w:t>
            </w:r>
            <w:r>
              <w:rPr>
                <w:spacing w:val="-3"/>
              </w:rPr>
              <w:t xml:space="preserve">поезду </w:t>
            </w:r>
            <w:r>
              <w:t xml:space="preserve">с вагонами, загруженными опасными грузами класса 1, </w:t>
            </w:r>
            <w:r>
              <w:rPr>
                <w:spacing w:val="-3"/>
              </w:rPr>
              <w:t xml:space="preserve">поезду </w:t>
            </w:r>
            <w:r>
              <w:t>с негабаритными грузами</w:t>
            </w:r>
            <w:r>
              <w:rPr>
                <w:spacing w:val="-2"/>
              </w:rPr>
              <w:t xml:space="preserve">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7A03A" w14:textId="77777777" w:rsidR="007E200A" w:rsidRDefault="007E200A">
            <w:r>
              <w:t>Расчет в Системе</w:t>
            </w:r>
          </w:p>
        </w:tc>
      </w:tr>
      <w:tr w:rsidR="007E200A" w14:paraId="174AD3FB" w14:textId="77777777" w:rsidTr="00D41EAF">
        <w:trPr>
          <w:trHeight w:val="719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619D9" w14:textId="77777777" w:rsidR="007E200A" w:rsidRDefault="007E200A">
            <w:pPr>
              <w:rPr>
                <w:b/>
                <w:lang w:val="en-US"/>
              </w:rPr>
            </w:pPr>
            <w:r>
              <w:rPr>
                <w:b/>
                <w:spacing w:val="-2"/>
              </w:rPr>
              <w:t>3.4 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A67FC" w14:textId="77777777" w:rsidR="007E200A" w:rsidRDefault="007E200A">
            <w:pPr>
              <w:ind w:firstLine="35"/>
              <w:rPr>
                <w:b/>
              </w:rPr>
            </w:pPr>
            <w:r>
              <w:rPr>
                <w:b/>
              </w:rPr>
              <w:t xml:space="preserve">Учёт количества поездов, отправленных на удлиненное гарантийное плечо обслуживания локомотивными бригадами. </w:t>
            </w:r>
          </w:p>
          <w:p w14:paraId="4C73F355" w14:textId="77777777" w:rsidR="007E200A" w:rsidRDefault="007E200A">
            <w:pPr>
              <w:pStyle w:val="a3"/>
              <w:ind w:left="0" w:firstLine="34"/>
              <w:rPr>
                <w:b/>
              </w:rPr>
            </w:pPr>
            <w:r>
              <w:rPr>
                <w:spacing w:val="-2"/>
              </w:rPr>
              <w:t xml:space="preserve">Рассчитывается для: </w:t>
            </w:r>
            <w:r>
              <w:t>ДНЦ (узлового), ТНЦ, ДГТ за каждую смену.</w:t>
            </w:r>
          </w:p>
        </w:tc>
      </w:tr>
      <w:tr w:rsidR="007E200A" w14:paraId="16597B02" w14:textId="77777777" w:rsidTr="00D41EAF">
        <w:trPr>
          <w:trHeight w:val="701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2FE54" w14:textId="77777777" w:rsidR="007E200A" w:rsidRP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3B48E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95D5" w14:textId="77777777" w:rsidR="007E200A" w:rsidRDefault="007E200A">
            <w:pPr>
              <w:pStyle w:val="a3"/>
              <w:tabs>
                <w:tab w:val="left" w:pos="459"/>
              </w:tabs>
              <w:ind w:left="176"/>
            </w:pPr>
            <w:r>
              <w:t>Рассчитывается специалистами</w:t>
            </w:r>
            <w:r>
              <w:rPr>
                <w:b/>
              </w:rPr>
              <w:t xml:space="preserve"> </w:t>
            </w:r>
            <w:r>
              <w:t>вручную.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FBF3" w14:textId="77777777" w:rsidR="007E200A" w:rsidRDefault="007E200A">
            <w:pPr>
              <w:spacing w:line="232" w:lineRule="auto"/>
            </w:pPr>
            <w:r>
              <w:t>Ввод вручную</w:t>
            </w:r>
          </w:p>
          <w:p w14:paraId="0FA05E97" w14:textId="77777777" w:rsidR="007E200A" w:rsidRDefault="007E200A">
            <w:pPr>
              <w:spacing w:line="232" w:lineRule="auto"/>
              <w:jc w:val="both"/>
            </w:pPr>
          </w:p>
        </w:tc>
      </w:tr>
      <w:tr w:rsidR="007E200A" w14:paraId="0DD97428" w14:textId="77777777" w:rsidTr="00D41EAF">
        <w:trPr>
          <w:trHeight w:val="96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0BF64" w14:textId="77777777" w:rsidR="007E200A" w:rsidRDefault="007E200A">
            <w:pPr>
              <w:rPr>
                <w:b/>
                <w:lang w:val="en-US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B13A1" w14:textId="77777777" w:rsidR="007E200A" w:rsidRDefault="007E200A">
            <w:pPr>
              <w:ind w:firstLine="34"/>
            </w:pPr>
            <w:r>
              <w:t>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CD917" w14:textId="77777777" w:rsidR="007E200A" w:rsidRDefault="007E200A">
            <w:pPr>
              <w:ind w:firstLine="34"/>
            </w:pPr>
            <w:r>
              <w:rPr>
                <w:spacing w:val="-2"/>
              </w:rPr>
              <w:t xml:space="preserve">Рассчитать размер премии по каждому </w:t>
            </w:r>
            <w:r>
              <w:t>поезду, отправленному на удлиненное гарантийное плечо обслуживания локомотивными бригадами.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10A6C" w14:textId="77777777" w:rsidR="007E200A" w:rsidRDefault="007E200A">
            <w:r>
              <w:t>Расчет в Системе</w:t>
            </w:r>
          </w:p>
        </w:tc>
      </w:tr>
      <w:tr w:rsidR="007E200A" w14:paraId="3C34F4BC" w14:textId="77777777" w:rsidTr="00D41EAF">
        <w:trPr>
          <w:trHeight w:val="1098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9C85E" w14:textId="77777777" w:rsidR="007E200A" w:rsidRDefault="007E200A">
            <w:pPr>
              <w:ind w:firstLine="29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8B3F0" w14:textId="77777777" w:rsidR="007E200A" w:rsidRDefault="007E200A">
            <w:pPr>
              <w:spacing w:line="232" w:lineRule="auto"/>
              <w:ind w:firstLine="34"/>
              <w:rPr>
                <w:b/>
              </w:rPr>
            </w:pPr>
            <w:r>
              <w:rPr>
                <w:b/>
              </w:rPr>
              <w:t>Учёт количества отправленных поездов своего формирования дальнего назначения, не предусмотренных планом формирования поездов.</w:t>
            </w:r>
          </w:p>
          <w:p w14:paraId="1C3BC659" w14:textId="77777777" w:rsidR="007E200A" w:rsidRDefault="007E200A">
            <w:r>
              <w:rPr>
                <w:spacing w:val="-2"/>
              </w:rPr>
              <w:t>Рассчитывается</w:t>
            </w:r>
            <w:r>
              <w:t xml:space="preserve"> для ДГПС, ДНЦ (узловых) за каждую смену.</w:t>
            </w:r>
          </w:p>
        </w:tc>
      </w:tr>
      <w:tr w:rsidR="007E200A" w14:paraId="30890644" w14:textId="77777777" w:rsidTr="00D41EAF">
        <w:trPr>
          <w:trHeight w:val="97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B72C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8FBE1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F254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1. По таблице </w:t>
            </w:r>
            <w:r>
              <w:rPr>
                <w:lang w:val="en-US"/>
              </w:rPr>
              <w:t>PLF</w:t>
            </w:r>
            <w:r>
              <w:t>_</w:t>
            </w:r>
            <w:r>
              <w:rPr>
                <w:lang w:val="en-US"/>
              </w:rPr>
              <w:t>COURSE</w:t>
            </w:r>
            <w:r w:rsidRPr="007E200A">
              <w:t xml:space="preserve"> </w:t>
            </w:r>
            <w:r>
              <w:t>рассчитываем записи одновременно удовлетворяющие условиям:</w:t>
            </w:r>
          </w:p>
          <w:p w14:paraId="50E469A4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- значение поля </w:t>
            </w:r>
            <w:r>
              <w:rPr>
                <w:lang w:val="en-US"/>
              </w:rPr>
              <w:t>STA</w:t>
            </w:r>
            <w:r>
              <w:t>_</w:t>
            </w:r>
            <w:r>
              <w:rPr>
                <w:lang w:val="en-US"/>
              </w:rPr>
              <w:t>NO</w:t>
            </w:r>
            <w:r w:rsidRPr="007E200A">
              <w:t xml:space="preserve"> </w:t>
            </w:r>
            <w:r>
              <w:t>равно коду станции формирования;</w:t>
            </w:r>
          </w:p>
          <w:p w14:paraId="65B58C59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- значение поля </w:t>
            </w:r>
            <w:r>
              <w:rPr>
                <w:lang w:val="en-US"/>
              </w:rPr>
              <w:t>STA</w:t>
            </w:r>
            <w:r>
              <w:t>_</w:t>
            </w:r>
            <w:r>
              <w:rPr>
                <w:lang w:val="en-US"/>
              </w:rPr>
              <w:t>NO</w:t>
            </w:r>
            <w:r>
              <w:t>_3 равно коду станции назначения.</w:t>
            </w:r>
          </w:p>
          <w:p w14:paraId="00D60F06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Если записи не рассчитались, то поезд не предусмотрен планом формирования поездов.</w:t>
            </w:r>
          </w:p>
          <w:p w14:paraId="2F0B00BE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2.По каждому поезду не предусмотренному планом формирования проверяется наличие с. 09 (прицепка, отцепка вагонов) с кодами операций Р0071, Р072, Р0171, Р0172 (за исключением отцепки,</w:t>
            </w:r>
            <w:r>
              <w:rPr>
                <w:rFonts w:ascii="Arial" w:hAnsi="Arial" w:cs="Arial"/>
              </w:rPr>
              <w:t xml:space="preserve"> </w:t>
            </w:r>
            <w:r>
              <w:t>прицепки вагонов для приведения поезда в соответствие с действующими нормами веса и длины, а также по техническим и коммерческим неисправностям).</w:t>
            </w:r>
          </w:p>
          <w:p w14:paraId="54284F44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 При наличии прицепки, отцепки вагонов, поезд не принимается к дальнейшим расчетам.</w:t>
            </w:r>
          </w:p>
          <w:p w14:paraId="2975CBAB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3.Для перечня поездов по каждому поезду проверяется наличие условий:</w:t>
            </w:r>
          </w:p>
          <w:p w14:paraId="271326C1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- поезда из порожних вагонов инвентарного парка, следующих по регулировочному заданию; </w:t>
            </w:r>
          </w:p>
          <w:p w14:paraId="24C28678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- хопперные вертушки, следующие как отдельные поезда; </w:t>
            </w:r>
          </w:p>
          <w:p w14:paraId="55AD6097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- контейнерные поезда, включенные в перечень международных контейнерных поездов;</w:t>
            </w:r>
          </w:p>
          <w:p w14:paraId="775F6721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- комбинированные поезда, более чем на 75% состоящие из порожних вагонов инвентарного парка БЖД (разные станции назначения в нескольких группах).</w:t>
            </w:r>
          </w:p>
          <w:p w14:paraId="22045ADF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lastRenderedPageBreak/>
              <w:t>При наличии одного из условий п.3 поезд не принимается в расчет.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D67C" w14:textId="77777777" w:rsidR="007E200A" w:rsidRDefault="007E200A">
            <w:r>
              <w:lastRenderedPageBreak/>
              <w:t>Расчет в Системе, Ввод вручную</w:t>
            </w:r>
          </w:p>
          <w:p w14:paraId="661712BC" w14:textId="77777777" w:rsidR="007E200A" w:rsidRDefault="007E200A">
            <w:pPr>
              <w:ind w:firstLine="35"/>
              <w:jc w:val="both"/>
            </w:pPr>
          </w:p>
          <w:p w14:paraId="1E369F46" w14:textId="77777777" w:rsidR="007E200A" w:rsidRDefault="007E200A">
            <w:pPr>
              <w:ind w:firstLine="35"/>
              <w:jc w:val="both"/>
            </w:pPr>
          </w:p>
        </w:tc>
      </w:tr>
      <w:tr w:rsidR="007E200A" w14:paraId="11C33FBF" w14:textId="77777777" w:rsidTr="00D41EAF">
        <w:trPr>
          <w:trHeight w:val="81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21D45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AD3F" w14:textId="77777777" w:rsidR="007E200A" w:rsidRDefault="007E200A"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00CF" w14:textId="77777777" w:rsidR="007E200A" w:rsidRDefault="007E200A">
            <w:pPr>
              <w:shd w:val="clear" w:color="auto" w:fill="FFFFFF"/>
              <w:spacing w:line="232" w:lineRule="auto"/>
              <w:ind w:firstLine="33"/>
              <w:rPr>
                <w:spacing w:val="-2"/>
              </w:rPr>
            </w:pPr>
            <w:r>
              <w:t>Если значение не равно «0» рассчитать размер премии за каждый отправленных поездов своего формирования дальнего назначения, не предусмотренных планом формирования поездов.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3E482" w14:textId="77777777" w:rsidR="007E200A" w:rsidRDefault="007E200A">
            <w:pPr>
              <w:ind w:hanging="108"/>
            </w:pPr>
            <w:r>
              <w:t xml:space="preserve"> Расчет в Системе</w:t>
            </w:r>
          </w:p>
          <w:p w14:paraId="58D22ADD" w14:textId="77777777" w:rsidR="007E200A" w:rsidRDefault="007E200A">
            <w:pPr>
              <w:ind w:firstLine="35"/>
              <w:jc w:val="both"/>
            </w:pPr>
          </w:p>
        </w:tc>
      </w:tr>
      <w:tr w:rsidR="007E200A" w14:paraId="7238BB7F" w14:textId="77777777" w:rsidTr="00D41EAF">
        <w:trPr>
          <w:trHeight w:val="719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459A" w14:textId="77777777" w:rsidR="007E200A" w:rsidRDefault="007E200A">
            <w:pPr>
              <w:ind w:firstLine="113"/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5CD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Выполнение плана погрузки грузов в тоннах.</w:t>
            </w:r>
          </w:p>
          <w:p w14:paraId="1421DD70" w14:textId="77777777" w:rsidR="007E200A" w:rsidRDefault="007E200A">
            <w:pPr>
              <w:ind w:firstLine="34"/>
            </w:pPr>
            <w:r>
              <w:t xml:space="preserve">Рассчитывается для: </w:t>
            </w:r>
            <w:r>
              <w:rPr>
                <w:spacing w:val="-1"/>
              </w:rPr>
              <w:t>ДНЦ</w:t>
            </w:r>
            <w:r>
              <w:t xml:space="preserve"> </w:t>
            </w:r>
            <w:r>
              <w:rPr>
                <w:spacing w:val="-1"/>
              </w:rPr>
              <w:t>(</w:t>
            </w:r>
            <w:r>
              <w:t xml:space="preserve">участковых, узловых), ДГПС </w:t>
            </w:r>
            <w:r>
              <w:rPr>
                <w:spacing w:val="-1"/>
              </w:rPr>
              <w:t>(</w:t>
            </w:r>
            <w:r>
              <w:t xml:space="preserve">соответствующих районов управления), ДГЦ (в целом по дороге) за месяц. </w:t>
            </w:r>
          </w:p>
        </w:tc>
      </w:tr>
      <w:tr w:rsidR="007E200A" w14:paraId="5C860751" w14:textId="77777777" w:rsidTr="00D41EAF">
        <w:trPr>
          <w:trHeight w:val="145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DE9E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0108" w14:textId="77777777" w:rsidR="007E200A" w:rsidRDefault="007E200A">
            <w:pPr>
              <w:ind w:firstLine="33"/>
            </w:pPr>
            <w:r>
              <w:t xml:space="preserve">Плановые значения </w:t>
            </w:r>
          </w:p>
          <w:p w14:paraId="3B7E5B23" w14:textId="77777777" w:rsidR="007E200A" w:rsidRDefault="007E200A">
            <w:pPr>
              <w:ind w:firstLine="33"/>
              <w:jc w:val="both"/>
              <w:rPr>
                <w:sz w:val="20"/>
                <w:szCs w:val="20"/>
              </w:rPr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0F46" w14:textId="77777777" w:rsidR="007E200A" w:rsidRDefault="007E200A">
            <w:pPr>
              <w:ind w:firstLine="317"/>
            </w:pPr>
            <w:r>
              <w:rPr>
                <w:spacing w:val="-1"/>
              </w:rPr>
              <w:t>ДНЦ (</w:t>
            </w:r>
            <w:r>
              <w:t xml:space="preserve">участковых, узловых), ДГПС </w:t>
            </w:r>
            <w:r>
              <w:rPr>
                <w:spacing w:val="-1"/>
              </w:rPr>
              <w:t>(</w:t>
            </w:r>
            <w:r>
              <w:t>соответствующих районов управления), ДГЦ (в целом по дороге)</w:t>
            </w:r>
            <w:r>
              <w:rPr>
                <w:b/>
              </w:rPr>
              <w:t xml:space="preserve"> </w:t>
            </w:r>
            <w:r>
              <w:rPr>
                <w:spacing w:val="-10"/>
              </w:rPr>
              <w:t>- данные</w:t>
            </w:r>
            <w:r>
              <w:t xml:space="preserve"> из файлов (Приложение 1), пункт 3.1 поле «План погрузки, тонн». Данные файлов формируются на основании данных АС ССП.</w:t>
            </w:r>
          </w:p>
          <w:p w14:paraId="0105EE2A" w14:textId="77777777" w:rsidR="007E200A" w:rsidRDefault="007E200A">
            <w:pPr>
              <w:ind w:firstLine="317"/>
            </w:pPr>
            <w:r>
              <w:t>При расчете итогового планового значения для ДГПС (по отделению или отделениям – расчетный полигон), для ДГЦ (по дороге в целом – расчетный полигон) необходимо полученное соответствующее значение из файла умножить на количество дней в расчетном месяце.</w:t>
            </w:r>
          </w:p>
          <w:p w14:paraId="5B8E6CF1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62F6D" w14:textId="77777777" w:rsidR="007E200A" w:rsidRDefault="007E200A">
            <w:r>
              <w:t>Данные файлов</w:t>
            </w:r>
          </w:p>
        </w:tc>
      </w:tr>
      <w:tr w:rsidR="007E200A" w14:paraId="095F18F4" w14:textId="77777777" w:rsidTr="00D41EAF">
        <w:trPr>
          <w:trHeight w:val="61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39A67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2214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3501A" w14:textId="77777777" w:rsidR="007E200A" w:rsidRDefault="007E200A">
            <w:pPr>
              <w:ind w:firstLine="317"/>
            </w:pPr>
            <w:r>
              <w:t>Для ДНЦ</w:t>
            </w:r>
            <w:r>
              <w:rPr>
                <w:spacing w:val="-2"/>
              </w:rPr>
              <w:t>, ДГПС, ДГЦ данные</w:t>
            </w:r>
            <w:r>
              <w:t xml:space="preserve"> формируются из файла (Приложение 1), пункт 3.2 поле «</w:t>
            </w:r>
            <w:r>
              <w:rPr>
                <w:bCs/>
                <w:color w:val="333333"/>
              </w:rPr>
              <w:t>Всего погружено по отделению, тонны</w:t>
            </w:r>
            <w:r>
              <w:t xml:space="preserve">», берется значение в тоннах. Данные файлов формируются на основании данных отчета формы ГО-10. Файл нарабатывается в регламенте 15 числа в 12.00 месяца, следующего за расчетным. </w:t>
            </w:r>
          </w:p>
          <w:p w14:paraId="0564D296" w14:textId="77777777" w:rsidR="007E200A" w:rsidRDefault="007E200A">
            <w:pPr>
              <w:ind w:firstLine="317"/>
            </w:pPr>
            <w:r>
              <w:t xml:space="preserve">Для ДНЦ расчет производится по станциям, открытых для грузовых операций, находящихся на диспетчерском участке, перечень станций задается конфигурационном файле в Системе (с возможностью изменения). </w:t>
            </w:r>
          </w:p>
          <w:p w14:paraId="07EF6F81" w14:textId="77777777" w:rsidR="007E200A" w:rsidRDefault="007E200A">
            <w:pPr>
              <w:ind w:firstLine="317"/>
            </w:pPr>
            <w:r>
              <w:t>Для ДГПС фактическое значение рассчитывается как сумма значений по всем станциям соответствующего отделения или отделениям входящие в район управления.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6562" w14:textId="77777777" w:rsidR="007E200A" w:rsidRDefault="007E200A">
            <w:r>
              <w:t>Данные файлов</w:t>
            </w:r>
          </w:p>
        </w:tc>
      </w:tr>
      <w:tr w:rsidR="007E200A" w14:paraId="1DA5C21D" w14:textId="77777777" w:rsidTr="00D41EAF">
        <w:trPr>
          <w:trHeight w:val="651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CEC89" w14:textId="77777777" w:rsidR="007E200A" w:rsidRDefault="007E200A"/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F778" w14:textId="77777777" w:rsidR="007E200A" w:rsidRDefault="007E200A">
            <w:pPr>
              <w:ind w:firstLine="34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9D2C" w14:textId="77777777" w:rsidR="007E200A" w:rsidRDefault="007E200A">
            <w:pPr>
              <w:ind w:firstLine="317"/>
            </w:pPr>
            <w:r>
              <w:t xml:space="preserve">План выполнен в случае, если фактическое погрузки грузов в тоннах больше либо равно плановому значению. </w:t>
            </w:r>
          </w:p>
          <w:p w14:paraId="235E6E03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Дополнительные условия расчета для ДГПС, ДНЦ</w:t>
            </w:r>
            <w:r>
              <w:t>.</w:t>
            </w:r>
          </w:p>
          <w:p w14:paraId="78AF3870" w14:textId="77777777" w:rsidR="007E200A" w:rsidRDefault="007E200A">
            <w:pPr>
              <w:ind w:firstLine="317"/>
            </w:pPr>
            <w:r>
              <w:rPr>
                <w:b/>
                <w:spacing w:val="-2"/>
              </w:rPr>
              <w:t>Для ДГПС</w:t>
            </w:r>
            <w:r>
              <w:rPr>
                <w:spacing w:val="-2"/>
              </w:rPr>
              <w:t>. В случае, если в район управления ДГПС входит более одного отделения,</w:t>
            </w:r>
            <w:r>
              <w:t xml:space="preserve"> фактическое значение погрузки равно сумме фактической погрузки (в тоннах) на отделениях, входящих в район управления, плановое - сумме плановых значений погрузки (в тоннах) для этих отделений.</w:t>
            </w:r>
          </w:p>
          <w:p w14:paraId="7515083C" w14:textId="77777777" w:rsidR="007E200A" w:rsidRDefault="007E200A">
            <w:pPr>
              <w:ind w:firstLine="317"/>
            </w:pPr>
            <w:r>
              <w:rPr>
                <w:b/>
                <w:spacing w:val="-2"/>
              </w:rPr>
              <w:t>Для ДГПС, ДНЦ.</w:t>
            </w:r>
            <w:r>
              <w:rPr>
                <w:spacing w:val="-2"/>
              </w:rPr>
              <w:t xml:space="preserve"> </w:t>
            </w:r>
            <w:r>
              <w:t>Расчет (в%) выполнения показателей премирования, учет которых производится по итогам работы за месяц, в случаях работы ДГПС (ДНЦ) на двух и более районах управления (диспетчерских участках) в течение месяца осуществляется по формуле:</w:t>
            </w:r>
          </w:p>
          <w:p w14:paraId="42E9E733" w14:textId="77777777" w:rsidR="007E200A" w:rsidRDefault="006D000F">
            <w:pPr>
              <w:shd w:val="clear" w:color="auto" w:fill="FFFFFF" w:themeFill="background1"/>
              <w:spacing w:line="232" w:lineRule="auto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мес погр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мес</m:t>
                      </m:r>
                    </m:sub>
                  </m:sSub>
                </m:den>
              </m:f>
            </m:oMath>
            <w:r w:rsidR="007E200A">
              <w:rPr>
                <w:i/>
              </w:rPr>
              <w:t xml:space="preserve">, </w:t>
            </w:r>
            <w:r w:rsidR="007E200A">
              <w:t>где</w:t>
            </w:r>
          </w:p>
          <w:tbl>
            <w:tblPr>
              <w:tblW w:w="10950" w:type="dxa"/>
              <w:tblInd w:w="108" w:type="dxa"/>
              <w:tblLook w:val="04A0" w:firstRow="1" w:lastRow="0" w:firstColumn="1" w:lastColumn="0" w:noHBand="0" w:noVBand="1"/>
            </w:tblPr>
            <w:tblGrid>
              <w:gridCol w:w="315"/>
              <w:gridCol w:w="1045"/>
              <w:gridCol w:w="467"/>
              <w:gridCol w:w="9123"/>
            </w:tblGrid>
            <w:tr w:rsidR="007E200A" w14:paraId="75D2E8E0" w14:textId="77777777" w:rsidTr="00D41EAF">
              <w:trPr>
                <w:trHeight w:val="428"/>
              </w:trPr>
              <w:tc>
                <w:tcPr>
                  <w:tcW w:w="272" w:type="dxa"/>
                  <w:hideMark/>
                </w:tcPr>
                <w:p w14:paraId="22575DAE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rPr>
                      <w:rFonts w:eastAsiaTheme="minorEastAsia"/>
                    </w:rPr>
                  </w:pPr>
                  <w:r>
                    <w:t xml:space="preserve">г  </w:t>
                  </w:r>
                </w:p>
              </w:tc>
              <w:tc>
                <w:tcPr>
                  <w:tcW w:w="1042" w:type="dxa"/>
                  <w:hideMark/>
                </w:tcPr>
                <w:p w14:paraId="0CB1A100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left="-922" w:right="-250" w:firstLine="425"/>
                    <w:jc w:val="both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 погр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  <w:hideMark/>
                </w:tcPr>
                <w:p w14:paraId="157A26BD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rPr>
                      <w:rFonts w:eastAsiaTheme="minorEastAsia"/>
                    </w:rPr>
                  </w:pPr>
                  <w:r>
                    <w:t>–</w:t>
                  </w:r>
                </w:p>
              </w:tc>
              <w:tc>
                <w:tcPr>
                  <w:tcW w:w="9175" w:type="dxa"/>
                  <w:hideMark/>
                </w:tcPr>
                <w:p w14:paraId="0A2CDACF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  <w:rPr>
                      <w:rFonts w:eastAsiaTheme="minorEastAsia"/>
                    </w:rPr>
                  </w:pPr>
                  <w:r>
                    <w:t xml:space="preserve">выполнение за месяц планового значения показателя на </w:t>
                  </w:r>
                  <w:r>
                    <w:rPr>
                      <w:i/>
                      <w:lang w:val="en-US"/>
                    </w:rPr>
                    <w:t>i</w:t>
                  </w:r>
                  <w:r>
                    <w:t xml:space="preserve">-м районе управления (диспетчерском участке), %; </w:t>
                  </w:r>
                </w:p>
              </w:tc>
            </w:tr>
            <w:tr w:rsidR="007E200A" w14:paraId="018E9DD2" w14:textId="77777777" w:rsidTr="00D41EAF">
              <w:trPr>
                <w:trHeight w:val="428"/>
              </w:trPr>
              <w:tc>
                <w:tcPr>
                  <w:tcW w:w="272" w:type="dxa"/>
                </w:tcPr>
                <w:p w14:paraId="373CC3A0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</w:p>
              </w:tc>
              <w:tc>
                <w:tcPr>
                  <w:tcW w:w="1042" w:type="dxa"/>
                  <w:hideMark/>
                </w:tcPr>
                <w:p w14:paraId="31299A7B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  <w:hideMark/>
                </w:tcPr>
                <w:p w14:paraId="241833DB" w14:textId="77777777" w:rsidR="007E200A" w:rsidRDefault="007E200A">
                  <w:pPr>
                    <w:shd w:val="clear" w:color="auto" w:fill="FFFFFF" w:themeFill="background1"/>
                    <w:spacing w:line="232" w:lineRule="auto"/>
                  </w:pPr>
                  <w:r>
                    <w:t>–</w:t>
                  </w:r>
                </w:p>
              </w:tc>
              <w:tc>
                <w:tcPr>
                  <w:tcW w:w="9175" w:type="dxa"/>
                  <w:hideMark/>
                </w:tcPr>
                <w:p w14:paraId="4F8A23DC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</w:pPr>
                  <w:r>
                    <w:rPr>
                      <w:spacing w:val="-2"/>
                    </w:rPr>
                    <w:t xml:space="preserve">количество смен, отработанных ДГПС (ДНЦ) на </w:t>
                  </w:r>
                  <w:r>
                    <w:rPr>
                      <w:i/>
                      <w:spacing w:val="-2"/>
                      <w:lang w:val="en-US"/>
                    </w:rPr>
                    <w:t>i</w:t>
                  </w:r>
                  <w:r>
                    <w:rPr>
                      <w:spacing w:val="-2"/>
                    </w:rPr>
                    <w:t>-м районе управления (диспетчерском участке) в течение месяца;</w:t>
                  </w:r>
                </w:p>
              </w:tc>
            </w:tr>
            <w:tr w:rsidR="007E200A" w14:paraId="529E7F83" w14:textId="77777777" w:rsidTr="00D41EAF">
              <w:trPr>
                <w:trHeight w:val="214"/>
              </w:trPr>
              <w:tc>
                <w:tcPr>
                  <w:tcW w:w="272" w:type="dxa"/>
                </w:tcPr>
                <w:p w14:paraId="57492E2C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</w:p>
              </w:tc>
              <w:tc>
                <w:tcPr>
                  <w:tcW w:w="1042" w:type="dxa"/>
                  <w:hideMark/>
                </w:tcPr>
                <w:p w14:paraId="2D7D2042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68" w:type="dxa"/>
                  <w:hideMark/>
                </w:tcPr>
                <w:p w14:paraId="344B53DA" w14:textId="77777777" w:rsidR="007E200A" w:rsidRDefault="007E200A">
                  <w:pPr>
                    <w:shd w:val="clear" w:color="auto" w:fill="FFFFFF" w:themeFill="background1"/>
                    <w:spacing w:line="232" w:lineRule="auto"/>
                  </w:pPr>
                  <w:r>
                    <w:t>–</w:t>
                  </w:r>
                </w:p>
              </w:tc>
              <w:tc>
                <w:tcPr>
                  <w:tcW w:w="9175" w:type="dxa"/>
                  <w:hideMark/>
                </w:tcPr>
                <w:p w14:paraId="48DC9DCC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  <w:rPr>
                      <w:i/>
                      <w:color w:val="002060"/>
                      <w:spacing w:val="-2"/>
                    </w:rPr>
                  </w:pPr>
                  <w:r>
                    <w:rPr>
                      <w:spacing w:val="-2"/>
                    </w:rPr>
                    <w:t>общее количество смен, отработанных ДГПС (ДНЦ) в течение месяца.</w:t>
                  </w:r>
                </w:p>
              </w:tc>
            </w:tr>
          </w:tbl>
          <w:p w14:paraId="258EADB7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7E200A">
              <w:t>рассчитывается:</w:t>
            </w:r>
          </w:p>
          <w:p w14:paraId="6DAB193F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57F488EF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погрузки грузов, т;</w:t>
            </w:r>
          </w:p>
          <w:p w14:paraId="5B362D30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погрузки грузов, т. </w:t>
            </w:r>
          </w:p>
          <w:p w14:paraId="487067A6" w14:textId="77777777" w:rsidR="007E200A" w:rsidRDefault="007E200A">
            <w:pPr>
              <w:ind w:firstLine="317"/>
            </w:pPr>
            <w:r>
              <w:t xml:space="preserve">Значение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 округляется до 1 знака после запятой.</w:t>
            </w:r>
          </w:p>
          <w:p w14:paraId="1B4523A6" w14:textId="77777777" w:rsidR="007E200A" w:rsidRDefault="007E200A">
            <w:pPr>
              <w:ind w:firstLine="317"/>
            </w:pPr>
            <w:r>
              <w:t>План выполнен в случае, если процент выполнения плана больше или равен 100%.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550B3" w14:textId="77777777" w:rsidR="007E200A" w:rsidRDefault="007E200A">
            <w:r>
              <w:t>Расчет в Системе</w:t>
            </w:r>
          </w:p>
        </w:tc>
      </w:tr>
      <w:tr w:rsidR="007E200A" w14:paraId="7D9F8BDE" w14:textId="77777777" w:rsidTr="00D41EAF">
        <w:trPr>
          <w:trHeight w:val="111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49944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B186" w14:textId="77777777" w:rsidR="007E200A" w:rsidRDefault="007E200A">
            <w:pPr>
              <w:ind w:firstLine="34"/>
              <w:rPr>
                <w:b/>
                <w:bCs/>
              </w:rPr>
            </w:pPr>
            <w:r>
              <w:rPr>
                <w:b/>
                <w:bCs/>
              </w:rPr>
              <w:t xml:space="preserve">Учет обеспечения заданных размеров движения и технологии перевозочного процесса в период предоставления «окон» для ремонтных и строительно-монтажных работ. </w:t>
            </w:r>
          </w:p>
          <w:p w14:paraId="5FCF4A34" w14:textId="77777777" w:rsidR="007E200A" w:rsidRDefault="007E200A">
            <w:pPr>
              <w:ind w:firstLine="35"/>
            </w:pPr>
            <w:r>
              <w:t>Рассчитывается для:</w:t>
            </w:r>
            <w:r>
              <w:rPr>
                <w:spacing w:val="-2"/>
              </w:rPr>
              <w:t xml:space="preserve"> ДНЦ </w:t>
            </w:r>
            <w:r>
              <w:t>(участковых, узловых) за каждую смену.</w:t>
            </w:r>
          </w:p>
          <w:p w14:paraId="2E5E95A4" w14:textId="77777777" w:rsidR="007E200A" w:rsidRDefault="007E200A">
            <w:pPr>
              <w:ind w:firstLine="34"/>
              <w:jc w:val="both"/>
            </w:pPr>
          </w:p>
        </w:tc>
      </w:tr>
      <w:tr w:rsidR="007E200A" w14:paraId="03B941D3" w14:textId="77777777" w:rsidTr="00D41EAF">
        <w:trPr>
          <w:trHeight w:val="1162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5B4F0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B4D9A" w14:textId="77777777" w:rsidR="007E200A" w:rsidRDefault="007E200A">
            <w:pPr>
              <w:ind w:firstLine="34"/>
              <w:rPr>
                <w:bCs/>
              </w:rPr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CF4DE" w14:textId="77777777" w:rsidR="007E200A" w:rsidRDefault="007E200A">
            <w:pPr>
              <w:ind w:firstLine="317"/>
            </w:pPr>
            <w:r>
              <w:t xml:space="preserve">Учёт количества </w:t>
            </w:r>
            <w:r>
              <w:rPr>
                <w:spacing w:val="-7"/>
              </w:rPr>
              <w:t>предоставленных «окон»</w:t>
            </w:r>
            <w:r>
              <w:t xml:space="preserve"> ведётся посменно с нарастающим итогом за месяц индивидуально для каждого диспетчера.</w:t>
            </w:r>
          </w:p>
          <w:p w14:paraId="0B6AE675" w14:textId="77777777" w:rsidR="007E200A" w:rsidRDefault="007E200A">
            <w:r>
              <w:t xml:space="preserve">      Источник - суточный план предоставления «окон» АС «Окна».</w:t>
            </w:r>
          </w:p>
          <w:p w14:paraId="1F17C902" w14:textId="77777777" w:rsidR="007E200A" w:rsidRDefault="007E200A">
            <w:pPr>
              <w:pStyle w:val="a3"/>
              <w:tabs>
                <w:tab w:val="left" w:pos="317"/>
              </w:tabs>
              <w:ind w:left="317"/>
            </w:pPr>
            <w:r>
              <w:t xml:space="preserve"> По умолчанию показатель принимает значение «0».</w:t>
            </w:r>
          </w:p>
          <w:p w14:paraId="6E871589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2115E" w14:textId="77777777" w:rsidR="007E200A" w:rsidRDefault="007E200A">
            <w:r>
              <w:t>Суточный план АС «Окна» (на втором этапе разработки)</w:t>
            </w:r>
          </w:p>
          <w:p w14:paraId="1A7132DE" w14:textId="77777777" w:rsidR="007E200A" w:rsidRDefault="007E200A">
            <w:pPr>
              <w:jc w:val="both"/>
            </w:pPr>
          </w:p>
        </w:tc>
      </w:tr>
      <w:tr w:rsidR="007E200A" w14:paraId="0E8ADEC9" w14:textId="77777777" w:rsidTr="00D41EAF">
        <w:trPr>
          <w:trHeight w:val="103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EE097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AEFC0" w14:textId="77777777" w:rsidR="007E200A" w:rsidRDefault="007E200A">
            <w:pPr>
              <w:ind w:firstLine="34"/>
              <w:rPr>
                <w:bCs/>
              </w:rPr>
            </w:pPr>
            <w:r>
              <w:t>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6BFF" w14:textId="77777777" w:rsidR="007E200A" w:rsidRDefault="007E200A">
            <w:pPr>
              <w:ind w:firstLine="317"/>
            </w:pPr>
            <w:r>
              <w:t>Если значение не равно «0», рассчитать размер премии.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7E7E8" w14:textId="77777777" w:rsidR="007E200A" w:rsidRDefault="007E200A">
            <w:r>
              <w:t>Расчет в Системе</w:t>
            </w:r>
          </w:p>
          <w:p w14:paraId="37889A0E" w14:textId="77777777" w:rsidR="007E200A" w:rsidRDefault="007E200A">
            <w:pPr>
              <w:jc w:val="both"/>
            </w:pPr>
          </w:p>
        </w:tc>
      </w:tr>
      <w:tr w:rsidR="007E200A" w14:paraId="6B1C4E4C" w14:textId="77777777" w:rsidTr="00D41EAF">
        <w:trPr>
          <w:trHeight w:val="52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7461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A58EB" w14:textId="77777777" w:rsidR="007E200A" w:rsidRDefault="007E200A">
            <w:pPr>
              <w:shd w:val="clear" w:color="auto" w:fill="FFFFFF"/>
              <w:spacing w:line="232" w:lineRule="auto"/>
              <w:rPr>
                <w:b/>
              </w:rPr>
            </w:pPr>
            <w:r>
              <w:rPr>
                <w:b/>
              </w:rPr>
              <w:t xml:space="preserve">Выполнение плана сдачи вагонов по </w:t>
            </w:r>
            <w:r>
              <w:rPr>
                <w:b/>
                <w:spacing w:val="-7"/>
              </w:rPr>
              <w:t>дороге за сутки</w:t>
            </w:r>
            <w:r>
              <w:rPr>
                <w:b/>
              </w:rPr>
              <w:t xml:space="preserve"> </w:t>
            </w:r>
          </w:p>
          <w:p w14:paraId="5EA22B9A" w14:textId="77777777" w:rsidR="007E200A" w:rsidRDefault="007E200A">
            <w:pPr>
              <w:ind w:firstLine="34"/>
            </w:pPr>
            <w:r>
              <w:t xml:space="preserve">Расчет производится для </w:t>
            </w:r>
            <w:r>
              <w:rPr>
                <w:spacing w:val="-2"/>
              </w:rPr>
              <w:t xml:space="preserve">ДНЦ </w:t>
            </w:r>
            <w:r>
              <w:t>(участковых, узловых), ТНЦ, ДГПС, ДГТ, ДГЦ за каждые сутки с нарастающим итогом за месяц.</w:t>
            </w:r>
          </w:p>
          <w:p w14:paraId="0E6F9E65" w14:textId="77777777" w:rsidR="007E200A" w:rsidRDefault="007E200A">
            <w:pPr>
              <w:ind w:hanging="108"/>
              <w:jc w:val="both"/>
              <w:rPr>
                <w:b/>
              </w:rPr>
            </w:pPr>
          </w:p>
        </w:tc>
      </w:tr>
      <w:tr w:rsidR="007E200A" w14:paraId="03947C2D" w14:textId="77777777" w:rsidTr="00D41EAF">
        <w:trPr>
          <w:trHeight w:val="711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4AFF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A32D" w14:textId="77777777" w:rsidR="007E200A" w:rsidRDefault="007E200A">
            <w:pPr>
              <w:ind w:firstLine="33"/>
              <w:jc w:val="both"/>
            </w:pPr>
            <w:r>
              <w:t>Плановые значения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0D183" w14:textId="77777777" w:rsidR="007E200A" w:rsidRDefault="007E200A">
            <w:pPr>
              <w:ind w:firstLine="317"/>
            </w:pPr>
            <w:r>
              <w:rPr>
                <w:spacing w:val="-10"/>
              </w:rPr>
              <w:t>Данные формируются</w:t>
            </w:r>
            <w:r>
              <w:t xml:space="preserve"> из файлов (Приложение 1), пункт 4 поле «План, ваг.». Источник – КПЭ.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25219" w14:textId="77777777" w:rsidR="007E200A" w:rsidRDefault="007E200A">
            <w:r>
              <w:t>Данные файлов</w:t>
            </w:r>
          </w:p>
        </w:tc>
      </w:tr>
      <w:tr w:rsidR="007E200A" w14:paraId="79F3C0BD" w14:textId="77777777" w:rsidTr="00D41EAF">
        <w:trPr>
          <w:trHeight w:val="419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C7DD2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D953" w14:textId="77777777" w:rsidR="007E200A" w:rsidRDefault="007E200A">
            <w:pPr>
              <w:ind w:firstLine="34"/>
            </w:pPr>
            <w:r>
              <w:t xml:space="preserve">Фактическое значение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51EB1" w14:textId="77777777" w:rsidR="007E200A" w:rsidRDefault="007E200A">
            <w:pPr>
              <w:ind w:firstLine="317"/>
            </w:pPr>
            <w:r>
              <w:rPr>
                <w:spacing w:val="-10"/>
              </w:rPr>
              <w:t>Данные формируются</w:t>
            </w:r>
            <w:r>
              <w:t xml:space="preserve"> из файлов (Приложение 1) пункт 4 поле «Вып., сут.».  Источник – КПЭ.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4876" w14:textId="77777777" w:rsidR="007E200A" w:rsidRDefault="007E200A">
            <w:r>
              <w:t>Данные файлов</w:t>
            </w:r>
          </w:p>
        </w:tc>
      </w:tr>
      <w:tr w:rsidR="007E200A" w14:paraId="58414DB8" w14:textId="77777777" w:rsidTr="00D41EAF">
        <w:trPr>
          <w:trHeight w:val="116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605D4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508A" w14:textId="77777777" w:rsidR="007E200A" w:rsidRDefault="007E200A">
            <w:pPr>
              <w:ind w:firstLine="34"/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6C49" w14:textId="77777777" w:rsidR="007E200A" w:rsidRDefault="007E200A">
            <w:pPr>
              <w:ind w:firstLine="317"/>
            </w:pPr>
            <w:r>
              <w:t>Выполнение рассчитывается</w:t>
            </w:r>
          </w:p>
          <w:p w14:paraId="21872887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592A8E32" w14:textId="77777777" w:rsidR="007E200A" w:rsidRDefault="007E200A">
            <w:pPr>
              <w:ind w:firstLine="709"/>
              <w:jc w:val="both"/>
            </w:pPr>
          </w:p>
          <w:p w14:paraId="509DF51F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сд</m:t>
                  </m:r>
                </m:sub>
              </m:sSub>
            </m:oMath>
            <w:r w:rsidR="007E200A">
              <w:t xml:space="preserve"> – выполнение плана сдачи, %. Округляется до 2 знаков после запятой для </w:t>
            </w:r>
            <w:r w:rsidR="007E200A">
              <w:rPr>
                <w:spacing w:val="-2"/>
              </w:rPr>
              <w:t xml:space="preserve">ДНЦ </w:t>
            </w:r>
            <w:r w:rsidR="007E200A">
              <w:t>(участковых, узловых), ТНЦ, ДГПС, ДГТ, ДГЦ.</w:t>
            </w:r>
          </w:p>
          <w:p w14:paraId="56D181C0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сдачи, ваг;</w:t>
            </w:r>
          </w:p>
          <w:p w14:paraId="3E6B7446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сдачи, ваг. </w:t>
            </w:r>
          </w:p>
          <w:p w14:paraId="3B586CE2" w14:textId="77777777" w:rsidR="007E200A" w:rsidRDefault="007E200A">
            <w:pPr>
              <w:ind w:firstLine="317"/>
            </w:pPr>
            <w:r>
              <w:t>План выполнен в случае, если процент выполнения плана больше или равен 100%.</w:t>
            </w:r>
          </w:p>
          <w:p w14:paraId="4A55F092" w14:textId="77777777" w:rsidR="007E200A" w:rsidRDefault="007E200A">
            <w:pPr>
              <w:ind w:firstLine="317"/>
            </w:pPr>
            <w:r>
              <w:t xml:space="preserve">Выполнение плана сдачи вагонов рассчитывается для каждого </w:t>
            </w:r>
            <w:r>
              <w:rPr>
                <w:spacing w:val="-2"/>
              </w:rPr>
              <w:t xml:space="preserve">ДНЦ </w:t>
            </w:r>
            <w:r>
              <w:t>(участковых, узловых), ТНЦ, ДГПС, ДГТ, ДГЦ чья смена попадает в расчетные сутки.</w:t>
            </w:r>
          </w:p>
          <w:p w14:paraId="5DFADC0A" w14:textId="77777777" w:rsidR="007E200A" w:rsidRDefault="007E200A">
            <w:pPr>
              <w:ind w:firstLine="317"/>
            </w:pPr>
            <w:r>
              <w:t>Для диспетчеров расчет производится:</w:t>
            </w:r>
          </w:p>
          <w:p w14:paraId="7BD86503" w14:textId="77777777" w:rsidR="007E200A" w:rsidRDefault="007E200A">
            <w:pPr>
              <w:ind w:firstLine="317"/>
            </w:pPr>
            <w:r>
              <w:t>- для диспетчера ночной смены, чья смена заканчивается в расчетные сутки;</w:t>
            </w:r>
          </w:p>
          <w:p w14:paraId="37A82E2F" w14:textId="77777777" w:rsidR="007E200A" w:rsidRDefault="007E200A">
            <w:pPr>
              <w:ind w:firstLine="317"/>
            </w:pPr>
            <w:r>
              <w:t>- для дневной смены, чья смена попадает в расчетные сутки.</w:t>
            </w:r>
          </w:p>
          <w:p w14:paraId="4A0091EC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AE434" w14:textId="77777777" w:rsidR="007E200A" w:rsidRDefault="007E200A">
            <w:pPr>
              <w:ind w:hanging="108"/>
            </w:pPr>
            <w:r>
              <w:t xml:space="preserve"> Расчет в Системе</w:t>
            </w:r>
          </w:p>
        </w:tc>
      </w:tr>
      <w:tr w:rsidR="007E200A" w14:paraId="5583B04A" w14:textId="77777777" w:rsidTr="00D41EAF">
        <w:trPr>
          <w:trHeight w:val="563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F79D6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F974" w14:textId="77777777" w:rsidR="007E200A" w:rsidRDefault="007E200A">
            <w:pPr>
              <w:spacing w:line="232" w:lineRule="auto"/>
              <w:ind w:firstLine="34"/>
              <w:rPr>
                <w:b/>
                <w:strike/>
              </w:rPr>
            </w:pPr>
            <w:r>
              <w:rPr>
                <w:b/>
              </w:rPr>
              <w:t xml:space="preserve">Выполнение плана среднего веса </w:t>
            </w:r>
            <w:r>
              <w:rPr>
                <w:b/>
                <w:spacing w:val="-1"/>
              </w:rPr>
              <w:t>отправленных грузовых поездов (</w:t>
            </w:r>
            <w:r>
              <w:rPr>
                <w:b/>
                <w:spacing w:val="-10"/>
              </w:rPr>
              <w:t>без учета вывозных и передаточных поездов.)</w:t>
            </w:r>
          </w:p>
          <w:p w14:paraId="16CBDADE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10"/>
              </w:rPr>
              <w:t>ДНЦ (узлового)</w:t>
            </w:r>
            <w:r>
              <w:t xml:space="preserve"> расчет производится за каждую смену с нарастающим итогом за месяц.</w:t>
            </w:r>
          </w:p>
          <w:p w14:paraId="259836B7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rFonts w:eastAsiaTheme="minorHAnsi"/>
                <w:i/>
                <w:iCs/>
                <w:sz w:val="25"/>
                <w:szCs w:val="28"/>
              </w:rPr>
              <w:t>ДГЦ, ДГТ</w:t>
            </w:r>
            <w:r>
              <w:t xml:space="preserve"> расчет производится за каждые сутки с нарастающим итогом за месяц.</w:t>
            </w:r>
          </w:p>
          <w:p w14:paraId="5B77C992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10"/>
              </w:rPr>
              <w:t>ДГПС</w:t>
            </w:r>
            <w:r>
              <w:t xml:space="preserve"> расчет производится за месяц.</w:t>
            </w:r>
          </w:p>
          <w:p w14:paraId="1D7CBDA2" w14:textId="77777777" w:rsidR="007E200A" w:rsidRDefault="007E200A">
            <w:pPr>
              <w:ind w:firstLine="33"/>
              <w:jc w:val="both"/>
              <w:rPr>
                <w:b/>
              </w:rPr>
            </w:pPr>
          </w:p>
        </w:tc>
      </w:tr>
      <w:tr w:rsidR="007E200A" w14:paraId="32A46718" w14:textId="77777777" w:rsidTr="00D41EAF">
        <w:trPr>
          <w:trHeight w:val="32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EE8D1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65CEA" w14:textId="77777777" w:rsidR="007E200A" w:rsidRDefault="007E200A">
            <w:pPr>
              <w:ind w:firstLine="34"/>
            </w:pPr>
            <w:r>
              <w:t>Плановое значение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3F52" w14:textId="77777777" w:rsidR="007E200A" w:rsidRDefault="007E200A">
            <w:pPr>
              <w:ind w:firstLine="317"/>
            </w:pPr>
            <w:r>
              <w:t>Для ДНЦ (узловой) – план вводится вручную.</w:t>
            </w:r>
          </w:p>
          <w:p w14:paraId="56B4FD1C" w14:textId="77777777" w:rsidR="007E200A" w:rsidRDefault="007E200A">
            <w:pPr>
              <w:ind w:firstLine="317"/>
            </w:pPr>
            <w:r>
              <w:t>Для ДГПС – план вводится вручную.</w:t>
            </w:r>
          </w:p>
          <w:p w14:paraId="785F1095" w14:textId="77777777" w:rsidR="007E200A" w:rsidRDefault="007E200A">
            <w:pPr>
              <w:ind w:firstLine="317"/>
            </w:pPr>
            <w:r>
              <w:rPr>
                <w:spacing w:val="-10"/>
              </w:rPr>
              <w:t>ДГЦ, ДГТ - данные</w:t>
            </w:r>
            <w:r>
              <w:t xml:space="preserve"> из файла (Приложение 1), пункт 5.1 поле «План». Данные файла формируются на основании данных КПЭ. Файл нарабатывается в регламенте в 03 часов 00 минут, каждые сутки.</w:t>
            </w:r>
          </w:p>
          <w:p w14:paraId="720C162B" w14:textId="77777777" w:rsidR="007E200A" w:rsidRDefault="007E200A">
            <w:pPr>
              <w:ind w:firstLine="709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B5B24" w14:textId="77777777" w:rsidR="007E200A" w:rsidRDefault="007E200A">
            <w:pPr>
              <w:ind w:firstLine="35"/>
            </w:pPr>
            <w:r>
              <w:t>Ввод вручную, данные файлов.</w:t>
            </w:r>
          </w:p>
        </w:tc>
      </w:tr>
      <w:tr w:rsidR="007E200A" w14:paraId="263E03C2" w14:textId="77777777" w:rsidTr="00D41EAF">
        <w:trPr>
          <w:trHeight w:val="76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3D696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C34A6" w14:textId="77777777" w:rsidR="007E200A" w:rsidRDefault="007E200A">
            <w:pPr>
              <w:shd w:val="clear" w:color="auto" w:fill="FFFFFF"/>
              <w:spacing w:line="232" w:lineRule="auto"/>
              <w:ind w:firstLine="34"/>
              <w:rPr>
                <w:bCs/>
              </w:rPr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C9D52" w14:textId="77777777" w:rsidR="007E200A" w:rsidRDefault="007E200A">
            <w:pPr>
              <w:spacing w:line="232" w:lineRule="auto"/>
              <w:ind w:firstLine="317"/>
            </w:pPr>
            <w:r>
              <w:rPr>
                <w:b/>
              </w:rPr>
              <w:t>Расчет значения для ДНЦ.</w:t>
            </w:r>
            <w:r>
              <w:t xml:space="preserve"> </w:t>
            </w:r>
          </w:p>
          <w:p w14:paraId="01CC248A" w14:textId="77777777" w:rsidR="007E200A" w:rsidRDefault="007E200A">
            <w:pPr>
              <w:pStyle w:val="a3"/>
              <w:numPr>
                <w:ilvl w:val="0"/>
                <w:numId w:val="16"/>
              </w:numPr>
            </w:pPr>
            <w:r>
              <w:t>Расчет производится через (12 часов) после окончания расчетного периода времени.</w:t>
            </w:r>
          </w:p>
          <w:p w14:paraId="0FA27C21" w14:textId="77777777" w:rsidR="007E200A" w:rsidRDefault="007E200A">
            <w:pPr>
              <w:pStyle w:val="a3"/>
              <w:numPr>
                <w:ilvl w:val="0"/>
                <w:numId w:val="16"/>
              </w:numPr>
            </w:pPr>
            <w:r>
              <w:t>Порядок определения поездов для расчета показателя.</w:t>
            </w:r>
          </w:p>
          <w:p w14:paraId="6780C818" w14:textId="77777777" w:rsidR="007E200A" w:rsidRDefault="007E200A">
            <w:pPr>
              <w:rPr>
                <w:rFonts w:eastAsiaTheme="minorHAnsi"/>
                <w:sz w:val="28"/>
                <w:szCs w:val="28"/>
              </w:rPr>
            </w:pPr>
            <w:r>
              <w:t xml:space="preserve">2.1 За расчетный период (за смену) выбирается самая поздняя операция по отправлению для каждого поезда своего формирования со станций узла ДНЦ для которого производится расчет. </w:t>
            </w:r>
            <w:r>
              <w:rPr>
                <w:rFonts w:eastAsiaTheme="minorHAnsi"/>
                <w:i/>
                <w:iCs/>
              </w:rPr>
              <w:t>При расчете среднего веса отправленных грузовых поездов своего формирования отправленный поезд принимается к учету для узлового диспетчера, в смену которого поезд был отправлен со станции, входящей в диспетчерский участок. В случае отцепки/прицепки вагонов к поезду на станциях, входящих в диспетчерский участок, вес поезда учитывается по большему его значению</w:t>
            </w:r>
            <w:r>
              <w:rPr>
                <w:rFonts w:eastAsiaTheme="minorHAnsi"/>
                <w:i/>
                <w:iCs/>
                <w:sz w:val="28"/>
                <w:szCs w:val="28"/>
              </w:rPr>
              <w:t>.</w:t>
            </w:r>
          </w:p>
          <w:p w14:paraId="528923D9" w14:textId="77777777" w:rsidR="007E200A" w:rsidRDefault="007E200A">
            <w:pPr>
              <w:ind w:firstLine="567"/>
            </w:pPr>
            <w:r>
              <w:lastRenderedPageBreak/>
              <w:t>По каждому поезду выбирается вся цепочка операций с момента формирования поезда.</w:t>
            </w:r>
          </w:p>
          <w:p w14:paraId="72312195" w14:textId="77777777" w:rsidR="007E200A" w:rsidRDefault="007E200A">
            <w:pPr>
              <w:ind w:firstLine="567"/>
            </w:pPr>
            <w:r>
              <w:t>2.2 Из выбранного перечня определяются поезда, у которых по всей цепочке операций с поездом есть операция формирования со станции ДНЦ (узлового) или формирования и прицепки/отцепки вагонов;</w:t>
            </w:r>
          </w:p>
          <w:p w14:paraId="61E24497" w14:textId="77777777" w:rsidR="007E200A" w:rsidRDefault="007E200A">
            <w:pPr>
              <w:ind w:firstLine="567"/>
            </w:pPr>
            <w:r>
              <w:t>2.3 Проверяется принадлежность номера поезда расчетному диапазону номеров.</w:t>
            </w:r>
          </w:p>
          <w:p w14:paraId="406E519D" w14:textId="77777777" w:rsidR="007E200A" w:rsidRDefault="007E200A">
            <w:pPr>
              <w:ind w:firstLine="567"/>
            </w:pPr>
            <w:r>
              <w:t>Если номер поезда по всей цепочке операций принадлежал расчетному диапазону:</w:t>
            </w:r>
          </w:p>
          <w:p w14:paraId="633DB811" w14:textId="77777777" w:rsidR="007E200A" w:rsidRDefault="007E200A">
            <w:pPr>
              <w:ind w:firstLine="567"/>
            </w:pPr>
            <w:r>
              <w:t>- да – поезд принимается к расчету с наибольшим значением веса до момента операции отправления поезда, со станций узла ДНЦ для которого производится расчет;</w:t>
            </w:r>
          </w:p>
          <w:p w14:paraId="51CB61AE" w14:textId="77777777" w:rsidR="007E200A" w:rsidRDefault="007E200A">
            <w:pPr>
              <w:ind w:firstLine="567"/>
            </w:pPr>
            <w:r>
              <w:t xml:space="preserve">- нет – поезд менял номер с расчетного на не расчетный или наоборот. В расчет принимается поезда с расчетным номером и последней операцией по отправлению с наибольшим значением веса (с учетом прицепки/отцепки). </w:t>
            </w:r>
          </w:p>
          <w:p w14:paraId="026F3392" w14:textId="77777777" w:rsidR="007E200A" w:rsidRDefault="007E200A">
            <w:pPr>
              <w:pStyle w:val="a3"/>
              <w:numPr>
                <w:ilvl w:val="0"/>
                <w:numId w:val="16"/>
              </w:numPr>
            </w:pPr>
            <w:r>
              <w:t>Для отобранного перечня поездов определяется:</w:t>
            </w:r>
          </w:p>
          <w:p w14:paraId="7F1A15F7" w14:textId="77777777" w:rsidR="007E200A" w:rsidRDefault="007E200A">
            <w:pPr>
              <w:ind w:left="459"/>
            </w:pPr>
            <w:r>
              <w:rPr>
                <w:color w:val="000000" w:themeColor="text1"/>
                <w:shd w:val="clear" w:color="auto" w:fill="FFFFFF"/>
              </w:rPr>
              <w:t xml:space="preserve">- </w:t>
            </w:r>
            <w:r>
              <w:rPr>
                <w:rFonts w:eastAsiaTheme="minorHAnsi"/>
                <w:i/>
                <w:iCs/>
              </w:rPr>
              <w:t>суммарный вес отправленных поездов</w:t>
            </w:r>
            <w:r>
              <w:t>;</w:t>
            </w:r>
          </w:p>
          <w:p w14:paraId="26C9B233" w14:textId="77777777" w:rsidR="007E200A" w:rsidRDefault="007E200A">
            <w:pPr>
              <w:ind w:left="459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- суммарное количество поездов.</w:t>
            </w:r>
          </w:p>
          <w:p w14:paraId="22C616AF" w14:textId="77777777" w:rsidR="007E200A" w:rsidRDefault="007E200A">
            <w:pPr>
              <w:spacing w:line="232" w:lineRule="auto"/>
              <w:ind w:firstLine="176"/>
              <w:rPr>
                <w:rFonts w:eastAsiaTheme="minorHAnsi"/>
              </w:rPr>
            </w:pPr>
            <w:r>
              <w:t xml:space="preserve">4. Расчет среднего веса: </w:t>
            </w:r>
            <w:r>
              <w:rPr>
                <w:rFonts w:eastAsiaTheme="minorHAnsi"/>
                <w:i/>
                <w:iCs/>
              </w:rPr>
              <w:t xml:space="preserve">отношение тонно-километров брутто отправленных грузовых поездов своего формирования к суммарному количеству отправленных грузовых поездов своего формирования. </w:t>
            </w:r>
          </w:p>
          <w:p w14:paraId="24610E58" w14:textId="77777777" w:rsidR="007E200A" w:rsidRDefault="007E200A">
            <w:pPr>
              <w:spacing w:line="232" w:lineRule="auto"/>
            </w:pPr>
            <w:r>
              <w:t xml:space="preserve">    Округляется до 2 знаков после запятой.</w:t>
            </w:r>
          </w:p>
          <w:p w14:paraId="3A70067C" w14:textId="77777777" w:rsidR="007E200A" w:rsidRDefault="007E200A">
            <w:pPr>
              <w:ind w:firstLine="317"/>
              <w:rPr>
                <w:spacing w:val="-10"/>
              </w:rPr>
            </w:pPr>
            <w:r>
              <w:rPr>
                <w:b/>
              </w:rPr>
              <w:t xml:space="preserve">Расчет значения для </w:t>
            </w:r>
            <w:r>
              <w:rPr>
                <w:b/>
                <w:spacing w:val="-10"/>
              </w:rPr>
              <w:t>ДГПС</w:t>
            </w:r>
            <w:r>
              <w:rPr>
                <w:b/>
              </w:rPr>
              <w:t xml:space="preserve">. </w:t>
            </w:r>
            <w:r>
              <w:t xml:space="preserve">Данные формируются из файла Приложения 1, пункт 5.2 поля «Ткм брутто без од.след.», «Км линейного пробега». Данные файла на основании </w:t>
            </w:r>
            <w:r>
              <w:rPr>
                <w:spacing w:val="-10"/>
              </w:rPr>
              <w:t xml:space="preserve">отчета ЦО-4 за месяц. </w:t>
            </w:r>
          </w:p>
          <w:p w14:paraId="76B58595" w14:textId="77777777" w:rsidR="007E200A" w:rsidRDefault="007E200A">
            <w:pPr>
              <w:ind w:firstLine="317"/>
            </w:pPr>
            <w:r>
              <w:rPr>
                <w:spacing w:val="-10"/>
              </w:rPr>
              <w:t>Средний вес отправленных грузовых поездов (без учета вывозных и передаточных поездов) для ДГПС определяется как отношение тонно-километров брутто отправленных  грузовых поездов ( без учета передаточных и передаточных) к суммарному пробегу ( в поздно-км) отправленных грузовых поездов.</w:t>
            </w:r>
          </w:p>
          <w:p w14:paraId="2CD28A5C" w14:textId="77777777" w:rsidR="007E200A" w:rsidRDefault="007E200A">
            <w:pPr>
              <w:ind w:firstLine="317"/>
            </w:pPr>
            <w:r>
              <w:t>Система должна производить получение файлов 11 числа 12 часов 00 минут, каждого месяца.</w:t>
            </w:r>
          </w:p>
          <w:p w14:paraId="2412AE2F" w14:textId="77777777" w:rsidR="007E200A" w:rsidRDefault="007E200A">
            <w:pPr>
              <w:ind w:firstLine="317"/>
            </w:pPr>
            <w:r>
              <w:t>Фактическое значение определяется:</w:t>
            </w:r>
          </w:p>
          <w:p w14:paraId="7BB114D7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ткм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км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*1000</m:t>
              </m:r>
            </m:oMath>
            <w:r w:rsidR="007E200A">
              <w:t>, где</w:t>
            </w:r>
          </w:p>
          <w:p w14:paraId="53797F27" w14:textId="77777777" w:rsidR="007E200A" w:rsidRDefault="006D000F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среднего веса, т. Округляется до 1 знака после запятой.</w:t>
            </w:r>
          </w:p>
          <w:p w14:paraId="770FEF87" w14:textId="77777777" w:rsidR="007E200A" w:rsidRDefault="006D000F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ткм</m:t>
                  </m:r>
                </m:sub>
              </m:sSub>
            </m:oMath>
            <w:r w:rsidR="007E200A">
              <w:t xml:space="preserve"> – </w:t>
            </w:r>
            <w:r w:rsidR="007E200A">
              <w:rPr>
                <w:rFonts w:eastAsiaTheme="minorHAnsi"/>
                <w:i/>
                <w:iCs/>
                <w:sz w:val="25"/>
                <w:szCs w:val="28"/>
              </w:rPr>
              <w:t xml:space="preserve">тонно-километры брутто отправленных грузовых поездов своего формирования, поле </w:t>
            </w:r>
            <w:r w:rsidR="007E200A">
              <w:t>«Ткм брутто без од.след.»;</w:t>
            </w:r>
          </w:p>
          <w:p w14:paraId="3965119E" w14:textId="77777777" w:rsidR="007E200A" w:rsidRDefault="006D000F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км</m:t>
                  </m:r>
                </m:sub>
              </m:sSub>
            </m:oMath>
            <w:r w:rsidR="007E200A">
              <w:t>- суммарный линейный пробег, км, поле «Км линейного пробега».</w:t>
            </w:r>
          </w:p>
          <w:p w14:paraId="7561B2BC" w14:textId="77777777" w:rsidR="007E200A" w:rsidRDefault="007E200A">
            <w:r>
              <w:t xml:space="preserve">Для ДГПС рабочим полигоном более одного отделения расчет значения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ткм</m:t>
                  </m:r>
                </m:sub>
              </m:sSub>
            </m:oMath>
            <w:r>
              <w:rPr>
                <w:rFonts w:eastAsiaTheme="minorHAnsi"/>
                <w:i/>
                <w:iCs/>
                <w:sz w:val="25"/>
                <w:szCs w:val="28"/>
              </w:rPr>
              <w:t>,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км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 расчитываются как среднее арифметическое по соответствующим отделениям. </w:t>
            </w:r>
          </w:p>
          <w:p w14:paraId="4012DC6B" w14:textId="77777777" w:rsidR="007E200A" w:rsidRDefault="007E200A">
            <w:pPr>
              <w:spacing w:line="232" w:lineRule="auto"/>
              <w:ind w:firstLine="317"/>
              <w:jc w:val="both"/>
              <w:rPr>
                <w:b/>
              </w:rPr>
            </w:pPr>
          </w:p>
          <w:p w14:paraId="2E9ED41B" w14:textId="77777777" w:rsidR="007E200A" w:rsidRDefault="007E200A">
            <w:pPr>
              <w:spacing w:line="232" w:lineRule="auto"/>
              <w:ind w:firstLine="317"/>
            </w:pPr>
            <w:r>
              <w:rPr>
                <w:b/>
              </w:rPr>
              <w:t xml:space="preserve">Расчет значения для </w:t>
            </w:r>
            <w:r>
              <w:rPr>
                <w:rFonts w:eastAsiaTheme="minorHAnsi"/>
                <w:b/>
                <w:i/>
                <w:iCs/>
              </w:rPr>
              <w:t>ДГЦ, ДГТ</w:t>
            </w:r>
            <w:r>
              <w:rPr>
                <w:b/>
              </w:rPr>
              <w:t xml:space="preserve">. </w:t>
            </w:r>
            <w:r>
              <w:t>Данные формируются из файла Приложение 1, пункт 5.1, поле «Вып.сут.».</w:t>
            </w:r>
          </w:p>
          <w:p w14:paraId="1E3BE47B" w14:textId="77777777" w:rsidR="007E200A" w:rsidRDefault="007E200A">
            <w:pPr>
              <w:spacing w:line="232" w:lineRule="auto"/>
              <w:ind w:firstLine="317"/>
            </w:pPr>
            <w:r>
              <w:t>Система должна производить получение файлов 03 часов 00 минут, каждые сутки. Данные файла формируются на основании данных КПЭ.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FFE6" w14:textId="77777777" w:rsidR="007E200A" w:rsidRDefault="007E200A">
            <w:pPr>
              <w:ind w:firstLine="35"/>
            </w:pPr>
            <w:r>
              <w:lastRenderedPageBreak/>
              <w:t>Ввод вручную, данные файлов.</w:t>
            </w:r>
          </w:p>
        </w:tc>
      </w:tr>
      <w:tr w:rsidR="007E200A" w14:paraId="7CEA2119" w14:textId="77777777" w:rsidTr="00D41EAF">
        <w:trPr>
          <w:trHeight w:val="112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2DDDA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5CCC3" w14:textId="77777777" w:rsidR="007E200A" w:rsidRDefault="007E200A">
            <w:pPr>
              <w:shd w:val="clear" w:color="auto" w:fill="FFFFFF"/>
              <w:spacing w:line="232" w:lineRule="auto"/>
              <w:ind w:firstLine="34"/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>
              <w:t>)</w:t>
            </w:r>
          </w:p>
          <w:p w14:paraId="4BAD2324" w14:textId="77777777" w:rsidR="007E200A" w:rsidRDefault="007E200A">
            <w:pPr>
              <w:shd w:val="clear" w:color="auto" w:fill="FFFFFF"/>
              <w:spacing w:line="232" w:lineRule="auto"/>
              <w:ind w:firstLine="34"/>
              <w:jc w:val="both"/>
              <w:rPr>
                <w:bCs/>
              </w:rPr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9EECC" w14:textId="77777777" w:rsidR="007E200A" w:rsidRDefault="007E200A">
            <w:pPr>
              <w:ind w:firstLine="317"/>
            </w:pPr>
            <w:r>
              <w:lastRenderedPageBreak/>
              <w:t xml:space="preserve">План выполнен в случае, если процент выполнения плана больше или равен 100%. </w:t>
            </w:r>
          </w:p>
          <w:p w14:paraId="7FBAF653" w14:textId="77777777" w:rsidR="007E200A" w:rsidRDefault="007E200A">
            <w:pPr>
              <w:ind w:firstLine="317"/>
            </w:pPr>
            <w:r>
              <w:t xml:space="preserve">План рассчитывается: </w:t>
            </w:r>
          </w:p>
          <w:p w14:paraId="4288D5C6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167DDE14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 w:rsidR="007E200A">
              <w:t xml:space="preserve"> – выполнение плана среднего веса, %. Округляется до 2 знаков после запятой для </w:t>
            </w:r>
            <w:r w:rsidR="007E200A">
              <w:rPr>
                <w:rFonts w:eastAsiaTheme="minorHAnsi"/>
                <w:i/>
                <w:iCs/>
              </w:rPr>
              <w:t>ДНЦ (узловой)</w:t>
            </w:r>
            <w:r w:rsidR="007E200A">
              <w:t>, до 1 знаков после запятой для ДГПС, ДГЦ, ДГТ.</w:t>
            </w:r>
          </w:p>
          <w:p w14:paraId="75BD743D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среднего веса, т;</w:t>
            </w:r>
          </w:p>
          <w:p w14:paraId="0021333D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среднего веса, т. </w:t>
            </w:r>
          </w:p>
          <w:p w14:paraId="14B74E01" w14:textId="77777777" w:rsidR="007E200A" w:rsidRDefault="007E200A">
            <w:pPr>
              <w:ind w:firstLine="317"/>
              <w:rPr>
                <w:b/>
                <w:spacing w:val="-2"/>
              </w:rPr>
            </w:pPr>
            <w:r>
              <w:rPr>
                <w:b/>
                <w:spacing w:val="-2"/>
              </w:rPr>
              <w:t xml:space="preserve"> </w:t>
            </w:r>
          </w:p>
          <w:p w14:paraId="57384199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Дополнительные условия расчета для ДГПС</w:t>
            </w:r>
            <w:r>
              <w:t>:</w:t>
            </w:r>
          </w:p>
          <w:p w14:paraId="24396C7F" w14:textId="77777777" w:rsidR="007E200A" w:rsidRDefault="007E200A">
            <w:pPr>
              <w:pStyle w:val="a3"/>
              <w:numPr>
                <w:ilvl w:val="0"/>
                <w:numId w:val="18"/>
              </w:numPr>
              <w:ind w:left="0" w:firstLine="33"/>
            </w:pPr>
            <w:r>
              <w:rPr>
                <w:spacing w:val="-2"/>
              </w:rPr>
              <w:t>Для ДГПС. В случае, если в район управления ДГПС входит более одного отделения,</w:t>
            </w:r>
            <w:r>
              <w:t xml:space="preserve"> рассчитывается отношение суммарного фактического среднего веса на отделениях, входящих в район управления, к сумме плановых значений среднего веса для этих отделений.</w:t>
            </w:r>
          </w:p>
          <w:p w14:paraId="4A040EFD" w14:textId="77777777" w:rsidR="007E200A" w:rsidRDefault="007E200A">
            <w:pPr>
              <w:pStyle w:val="a3"/>
              <w:numPr>
                <w:ilvl w:val="0"/>
                <w:numId w:val="18"/>
              </w:numPr>
              <w:ind w:left="0" w:firstLine="33"/>
            </w:pPr>
            <w:r>
              <w:rPr>
                <w:spacing w:val="-2"/>
              </w:rPr>
              <w:t xml:space="preserve">Для ДГПС. </w:t>
            </w:r>
            <w:r>
              <w:t>Расчет (в%) выполнения показателей премирования, учет которых производится по итогам работы за месяц, в случаях работы ДГПС на двух и более районах управления (диспетчерских участках) в течение месяца осуществляется по формуле:</w:t>
            </w:r>
          </w:p>
          <w:p w14:paraId="18BFEB5C" w14:textId="77777777" w:rsidR="007E200A" w:rsidRDefault="006D000F">
            <w:pPr>
              <w:shd w:val="clear" w:color="auto" w:fill="FFFFFF" w:themeFill="background1"/>
              <w:spacing w:line="232" w:lineRule="auto"/>
              <w:jc w:val="center"/>
              <w:rPr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мес погр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мес</m:t>
                      </m:r>
                    </m:sub>
                  </m:sSub>
                </m:den>
              </m:f>
            </m:oMath>
            <w:r w:rsidR="007E200A">
              <w:rPr>
                <w:i/>
              </w:rPr>
              <w:t xml:space="preserve">, </w:t>
            </w:r>
            <w:r w:rsidR="007E200A">
              <w:t>где</w:t>
            </w:r>
          </w:p>
          <w:tbl>
            <w:tblPr>
              <w:tblW w:w="0" w:type="auto"/>
              <w:tblInd w:w="108" w:type="dxa"/>
              <w:tblLook w:val="04A0" w:firstRow="1" w:lastRow="0" w:firstColumn="1" w:lastColumn="0" w:noHBand="0" w:noVBand="1"/>
            </w:tblPr>
            <w:tblGrid>
              <w:gridCol w:w="315"/>
              <w:gridCol w:w="636"/>
              <w:gridCol w:w="336"/>
              <w:gridCol w:w="7938"/>
            </w:tblGrid>
            <w:tr w:rsidR="007E200A" w14:paraId="6140F6C4" w14:textId="77777777" w:rsidTr="00D41EAF">
              <w:tc>
                <w:tcPr>
                  <w:tcW w:w="236" w:type="dxa"/>
                  <w:hideMark/>
                </w:tcPr>
                <w:p w14:paraId="15B4EE08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rPr>
                      <w:rFonts w:eastAsiaTheme="minorEastAsia"/>
                    </w:rPr>
                  </w:pPr>
                  <w:r>
                    <w:t xml:space="preserve">г  </w:t>
                  </w:r>
                </w:p>
              </w:tc>
              <w:tc>
                <w:tcPr>
                  <w:tcW w:w="540" w:type="dxa"/>
                  <w:hideMark/>
                </w:tcPr>
                <w:p w14:paraId="591C78EE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left="-922" w:firstLine="425"/>
                    <w:jc w:val="both"/>
                    <w:rPr>
                      <w:rFonts w:eastAsiaTheme="minorEastAsia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 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  <w:hideMark/>
                </w:tcPr>
                <w:p w14:paraId="34581C00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rPr>
                      <w:rFonts w:eastAsiaTheme="minorEastAsia"/>
                    </w:rPr>
                  </w:pPr>
                  <w:r>
                    <w:t>–</w:t>
                  </w:r>
                </w:p>
              </w:tc>
              <w:tc>
                <w:tcPr>
                  <w:tcW w:w="7938" w:type="dxa"/>
                  <w:hideMark/>
                </w:tcPr>
                <w:p w14:paraId="3337082A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  <w:rPr>
                      <w:rFonts w:eastAsiaTheme="minorEastAsia"/>
                    </w:rPr>
                  </w:pPr>
                  <w:r>
                    <w:t xml:space="preserve">выполнение за месяц планового значения показателя на </w:t>
                  </w:r>
                  <w:r>
                    <w:rPr>
                      <w:i/>
                      <w:lang w:val="en-US"/>
                    </w:rPr>
                    <w:t>i</w:t>
                  </w:r>
                  <w:r>
                    <w:t>-м районе управления (диспетчерском участке), %;</w:t>
                  </w:r>
                </w:p>
              </w:tc>
            </w:tr>
            <w:tr w:rsidR="007E200A" w14:paraId="25278F08" w14:textId="77777777" w:rsidTr="00D41EAF">
              <w:tc>
                <w:tcPr>
                  <w:tcW w:w="236" w:type="dxa"/>
                </w:tcPr>
                <w:p w14:paraId="1447B04C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</w:p>
              </w:tc>
              <w:tc>
                <w:tcPr>
                  <w:tcW w:w="540" w:type="dxa"/>
                  <w:hideMark/>
                </w:tcPr>
                <w:p w14:paraId="1D430716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  <w:hideMark/>
                </w:tcPr>
                <w:p w14:paraId="2F73A8AA" w14:textId="77777777" w:rsidR="007E200A" w:rsidRDefault="007E200A">
                  <w:pPr>
                    <w:shd w:val="clear" w:color="auto" w:fill="FFFFFF" w:themeFill="background1"/>
                    <w:spacing w:line="232" w:lineRule="auto"/>
                  </w:pPr>
                  <w:r>
                    <w:t>–</w:t>
                  </w:r>
                </w:p>
              </w:tc>
              <w:tc>
                <w:tcPr>
                  <w:tcW w:w="7938" w:type="dxa"/>
                  <w:hideMark/>
                </w:tcPr>
                <w:p w14:paraId="031A5B27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</w:pPr>
                  <w:r>
                    <w:rPr>
                      <w:spacing w:val="-2"/>
                    </w:rPr>
                    <w:t xml:space="preserve">количество смен, отработанных ДГПС на </w:t>
                  </w:r>
                  <w:r>
                    <w:rPr>
                      <w:i/>
                      <w:spacing w:val="-2"/>
                      <w:lang w:val="en-US"/>
                    </w:rPr>
                    <w:t>i</w:t>
                  </w:r>
                  <w:r>
                    <w:rPr>
                      <w:spacing w:val="-2"/>
                    </w:rPr>
                    <w:t>-м районе управления (диспетчерском участке) в течение месяца;</w:t>
                  </w:r>
                </w:p>
              </w:tc>
            </w:tr>
            <w:tr w:rsidR="007E200A" w14:paraId="3EAE70E7" w14:textId="77777777" w:rsidTr="00D41EAF">
              <w:tc>
                <w:tcPr>
                  <w:tcW w:w="236" w:type="dxa"/>
                </w:tcPr>
                <w:p w14:paraId="79A6F1A8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</w:p>
              </w:tc>
              <w:tc>
                <w:tcPr>
                  <w:tcW w:w="540" w:type="dxa"/>
                  <w:hideMark/>
                </w:tcPr>
                <w:p w14:paraId="1491C361" w14:textId="77777777" w:rsidR="007E200A" w:rsidRDefault="006D000F">
                  <w:pPr>
                    <w:shd w:val="clear" w:color="auto" w:fill="FFFFFF" w:themeFill="background1"/>
                    <w:spacing w:line="232" w:lineRule="auto"/>
                    <w:ind w:firstLine="709"/>
                    <w:jc w:val="both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мес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84" w:type="dxa"/>
                  <w:hideMark/>
                </w:tcPr>
                <w:p w14:paraId="370111C4" w14:textId="77777777" w:rsidR="007E200A" w:rsidRDefault="007E200A">
                  <w:pPr>
                    <w:shd w:val="clear" w:color="auto" w:fill="FFFFFF" w:themeFill="background1"/>
                    <w:spacing w:line="232" w:lineRule="auto"/>
                  </w:pPr>
                  <w:r>
                    <w:t>–</w:t>
                  </w:r>
                </w:p>
              </w:tc>
              <w:tc>
                <w:tcPr>
                  <w:tcW w:w="7938" w:type="dxa"/>
                </w:tcPr>
                <w:p w14:paraId="3F136884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  <w:rPr>
                      <w:spacing w:val="-2"/>
                    </w:rPr>
                  </w:pPr>
                  <w:r>
                    <w:rPr>
                      <w:spacing w:val="-2"/>
                    </w:rPr>
                    <w:t>общее количество смен, отработанных ДГПС в течение месяца.</w:t>
                  </w:r>
                </w:p>
                <w:p w14:paraId="669D6166" w14:textId="77777777" w:rsidR="007E200A" w:rsidRDefault="007E200A">
                  <w:pPr>
                    <w:shd w:val="clear" w:color="auto" w:fill="FFFFFF" w:themeFill="background1"/>
                    <w:spacing w:line="232" w:lineRule="auto"/>
                    <w:ind w:left="-41" w:firstLine="41"/>
                    <w:jc w:val="both"/>
                    <w:rPr>
                      <w:color w:val="002060"/>
                      <w:spacing w:val="-2"/>
                    </w:rPr>
                  </w:pPr>
                </w:p>
              </w:tc>
            </w:tr>
          </w:tbl>
          <w:p w14:paraId="452E2882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4CDDC" w14:textId="77777777" w:rsidR="007E200A" w:rsidRDefault="007E200A">
            <w:r>
              <w:lastRenderedPageBreak/>
              <w:t>Расчет в Системе</w:t>
            </w:r>
          </w:p>
        </w:tc>
      </w:tr>
      <w:tr w:rsidR="007E200A" w14:paraId="2D396FB3" w14:textId="77777777" w:rsidTr="00D41EAF">
        <w:trPr>
          <w:trHeight w:val="61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4B46B" w14:textId="77777777" w:rsidR="007E200A" w:rsidRDefault="007E200A">
            <w:pPr>
              <w:ind w:firstLine="113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3BEB" w14:textId="77777777" w:rsidR="007E200A" w:rsidRDefault="007E200A">
            <w:pPr>
              <w:spacing w:line="232" w:lineRule="auto"/>
              <w:ind w:firstLine="34"/>
              <w:rPr>
                <w:b/>
                <w:spacing w:val="-2"/>
              </w:rPr>
            </w:pPr>
            <w:r>
              <w:rPr>
                <w:b/>
                <w:spacing w:val="-2"/>
              </w:rPr>
              <w:t xml:space="preserve">Выполнение плана среднего веса отправленных грузовых поездов с локомотивами серии БКГ-1 </w:t>
            </w:r>
          </w:p>
          <w:p w14:paraId="6A299869" w14:textId="77777777" w:rsidR="007E200A" w:rsidRDefault="007E200A">
            <w:pPr>
              <w:ind w:firstLine="34"/>
              <w:rPr>
                <w:spacing w:val="-2"/>
              </w:rPr>
            </w:pPr>
            <w:r>
              <w:t>Рассчитывается для:</w:t>
            </w:r>
            <w:r>
              <w:rPr>
                <w:spacing w:val="-2"/>
              </w:rPr>
              <w:t xml:space="preserve"> ТНЦ  и ДГТ (по всей Белорусской железной дороге) </w:t>
            </w:r>
            <w:r>
              <w:t>сутки с нарастающим итогом за месяц.</w:t>
            </w:r>
          </w:p>
          <w:p w14:paraId="58C8DFAA" w14:textId="77777777" w:rsidR="007E200A" w:rsidRDefault="007E200A">
            <w:pPr>
              <w:ind w:firstLine="33"/>
              <w:jc w:val="both"/>
              <w:rPr>
                <w:b/>
              </w:rPr>
            </w:pPr>
          </w:p>
        </w:tc>
      </w:tr>
      <w:tr w:rsidR="007E200A" w14:paraId="49D90A4E" w14:textId="77777777" w:rsidTr="00D41EAF">
        <w:trPr>
          <w:trHeight w:val="65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F1EF" w14:textId="77777777" w:rsidR="007E200A" w:rsidRP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141161" w14:textId="77777777" w:rsidR="007E200A" w:rsidRDefault="007E200A">
            <w:pPr>
              <w:ind w:firstLine="34"/>
            </w:pPr>
            <w:r>
              <w:t>План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EB6883" w14:textId="77777777" w:rsidR="007E200A" w:rsidRDefault="007E200A">
            <w:pPr>
              <w:ind w:firstLine="317"/>
            </w:pPr>
            <w:r>
              <w:t xml:space="preserve">Источник – данные предоставляются ведущим инженером по эксплуатации локомотивов центра управления перевозками и утверждается руководством службы перевозок.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156539" w14:textId="77777777" w:rsidR="007E200A" w:rsidRDefault="007E200A">
            <w:pPr>
              <w:ind w:firstLine="35"/>
            </w:pPr>
            <w:r>
              <w:t>Ввод вручную</w:t>
            </w:r>
          </w:p>
        </w:tc>
      </w:tr>
      <w:tr w:rsidR="007E200A" w14:paraId="34FFABAB" w14:textId="77777777" w:rsidTr="00D41EAF">
        <w:trPr>
          <w:trHeight w:val="60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D40EF" w14:textId="77777777" w:rsidR="007E200A" w:rsidRDefault="007E200A">
            <w:pPr>
              <w:rPr>
                <w:b/>
                <w:lang w:val="en-US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860C832" w14:textId="77777777" w:rsidR="007E200A" w:rsidRDefault="007E200A">
            <w:pPr>
              <w:spacing w:line="232" w:lineRule="auto"/>
              <w:ind w:firstLine="34"/>
              <w:rPr>
                <w:spacing w:val="-2"/>
              </w:rPr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ED08EB" w14:textId="77777777" w:rsidR="007E200A" w:rsidRDefault="007E200A">
            <w:pPr>
              <w:pStyle w:val="a3"/>
              <w:numPr>
                <w:ilvl w:val="0"/>
                <w:numId w:val="20"/>
              </w:numPr>
              <w:rPr>
                <w:spacing w:val="-2"/>
              </w:rPr>
            </w:pPr>
            <w:r>
              <w:t>За расчетный период времени работы диспетчера определяется перечень поездов отправившихся со станции формирования в смену данного диспетчера.</w:t>
            </w:r>
          </w:p>
          <w:p w14:paraId="777C08A4" w14:textId="77777777" w:rsidR="007E200A" w:rsidRDefault="007E200A">
            <w:pPr>
              <w:pStyle w:val="a3"/>
              <w:numPr>
                <w:ilvl w:val="0"/>
                <w:numId w:val="20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0" w:firstLine="317"/>
              <w:rPr>
                <w:spacing w:val="-2"/>
              </w:rPr>
            </w:pPr>
            <w:r>
              <w:rPr>
                <w:spacing w:val="-2"/>
              </w:rPr>
              <w:t>Определить тип локомотива.</w:t>
            </w:r>
          </w:p>
          <w:p w14:paraId="6C6483A5" w14:textId="77777777" w:rsidR="007E200A" w:rsidRDefault="007E200A">
            <w:pPr>
              <w:pStyle w:val="a3"/>
              <w:numPr>
                <w:ilvl w:val="0"/>
                <w:numId w:val="20"/>
              </w:numPr>
              <w:shd w:val="clear" w:color="auto" w:fill="FFFFFF"/>
              <w:tabs>
                <w:tab w:val="left" w:pos="459"/>
              </w:tabs>
              <w:spacing w:line="232" w:lineRule="auto"/>
              <w:ind w:left="0" w:firstLine="317"/>
            </w:pPr>
            <w:r>
              <w:rPr>
                <w:spacing w:val="-2"/>
              </w:rPr>
              <w:t xml:space="preserve">Для локомотивов  БКГ1, определить массу состава по отправлению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1B4BBF" w14:textId="77777777" w:rsidR="007E200A" w:rsidRDefault="007E200A">
            <w:r>
              <w:t xml:space="preserve">Данные  </w:t>
            </w:r>
          </w:p>
          <w:p w14:paraId="1D35D381" w14:textId="77777777" w:rsidR="007E200A" w:rsidRDefault="007E200A">
            <w:r>
              <w:t>5676</w:t>
            </w:r>
          </w:p>
        </w:tc>
      </w:tr>
      <w:tr w:rsidR="007E200A" w14:paraId="78DEAFA7" w14:textId="77777777" w:rsidTr="00D41EAF">
        <w:trPr>
          <w:trHeight w:val="92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9949D" w14:textId="77777777" w:rsidR="007E200A" w:rsidRDefault="007E200A">
            <w:pPr>
              <w:rPr>
                <w:b/>
                <w:lang w:val="en-US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772E8B" w14:textId="77777777" w:rsidR="007E200A" w:rsidRDefault="007E200A">
            <w:pPr>
              <w:spacing w:line="232" w:lineRule="auto"/>
              <w:ind w:firstLine="34"/>
              <w:rPr>
                <w:spacing w:val="-2"/>
              </w:rPr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41465E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плана больше или равен 100%. </w:t>
            </w:r>
          </w:p>
          <w:p w14:paraId="3E353CA5" w14:textId="77777777" w:rsidR="007E200A" w:rsidRDefault="007E200A">
            <w:pPr>
              <w:ind w:firstLine="317"/>
            </w:pPr>
            <w:r>
              <w:t>Выполнение  рассчитывается:</w:t>
            </w:r>
          </w:p>
          <w:p w14:paraId="1B645E22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747C102C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БКГ-1</m:t>
                  </m:r>
                </m:sub>
              </m:sSub>
            </m:oMath>
            <w:r w:rsidR="007E200A">
              <w:t xml:space="preserve"> – выполнение плана </w:t>
            </w:r>
            <w:r w:rsidR="007E200A">
              <w:rPr>
                <w:spacing w:val="-2"/>
              </w:rPr>
              <w:t>среднего веса отправленных грузовых поездов с локомотивами серии БКГ-1</w:t>
            </w:r>
            <w:r w:rsidR="007E200A">
              <w:t xml:space="preserve">. Округляется до 1 знака после запятой для </w:t>
            </w:r>
            <w:r w:rsidR="007E200A">
              <w:rPr>
                <w:spacing w:val="-10"/>
              </w:rPr>
              <w:t>ТНЦ, ДГТ</w:t>
            </w:r>
            <w:r w:rsidR="007E200A">
              <w:t>.</w:t>
            </w:r>
          </w:p>
          <w:p w14:paraId="56854F4F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</w:t>
            </w:r>
            <w:r w:rsidR="007E200A">
              <w:rPr>
                <w:spacing w:val="-2"/>
              </w:rPr>
              <w:t>среднего веса</w:t>
            </w:r>
            <w:r w:rsidR="007E200A">
              <w:t>, т;</w:t>
            </w:r>
          </w:p>
          <w:p w14:paraId="5340761F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</w:t>
            </w:r>
            <w:r w:rsidR="007E200A">
              <w:rPr>
                <w:spacing w:val="-2"/>
              </w:rPr>
              <w:t>среднего веса</w:t>
            </w:r>
            <w:r w:rsidR="007E200A">
              <w:t xml:space="preserve">, т. </w:t>
            </w:r>
          </w:p>
          <w:p w14:paraId="6B0056BB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0C2B1D" w14:textId="77777777" w:rsidR="007E200A" w:rsidRDefault="007E200A">
            <w:r>
              <w:t>Расчет в Системе</w:t>
            </w:r>
          </w:p>
        </w:tc>
      </w:tr>
      <w:tr w:rsidR="007E200A" w14:paraId="2BDEA34B" w14:textId="77777777" w:rsidTr="00D41EAF">
        <w:trPr>
          <w:trHeight w:val="1692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59BBF" w14:textId="77777777" w:rsidR="007E200A" w:rsidRDefault="007E200A">
            <w:pPr>
              <w:ind w:firstLine="113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34AE72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spacing w:val="-2"/>
              </w:rPr>
              <w:t>Выполнение плана производительности поездного локомотива за сутки в процентах.</w:t>
            </w:r>
          </w:p>
          <w:p w14:paraId="0C15573C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spacing w:val="-2"/>
              </w:rPr>
              <w:t>Расчет производится для ДГЦ, ДГПС, ТНЦ, ДГТ.</w:t>
            </w:r>
          </w:p>
          <w:p w14:paraId="29C04A2D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10"/>
              </w:rPr>
              <w:t>ТНЦ</w:t>
            </w:r>
            <w:r>
              <w:t xml:space="preserve"> расчет производится за каждую смену с нарастающим итогом за месяц.</w:t>
            </w:r>
          </w:p>
          <w:p w14:paraId="50EA6EB9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10"/>
              </w:rPr>
              <w:t>ДГПС</w:t>
            </w:r>
            <w:r>
              <w:t xml:space="preserve"> расчет производится за каждую смену с нарастающим итогом за месяц.</w:t>
            </w:r>
          </w:p>
          <w:p w14:paraId="4CA688E5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rFonts w:eastAsiaTheme="minorHAnsi"/>
                <w:i/>
                <w:iCs/>
                <w:sz w:val="25"/>
                <w:szCs w:val="28"/>
              </w:rPr>
              <w:t>ДГЦ, ДГТ</w:t>
            </w:r>
            <w:r>
              <w:t xml:space="preserve"> расчет производится за каждые сутки с нарастающим итогом за месяц.</w:t>
            </w:r>
          </w:p>
        </w:tc>
      </w:tr>
      <w:tr w:rsidR="007E200A" w14:paraId="006E0379" w14:textId="77777777" w:rsidTr="00D41EAF">
        <w:trPr>
          <w:trHeight w:val="646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B2F84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CAA86D" w14:textId="77777777" w:rsidR="007E200A" w:rsidRDefault="007E200A">
            <w:pPr>
              <w:ind w:firstLine="34"/>
            </w:pPr>
            <w:r>
              <w:t>План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AC56C1" w14:textId="77777777" w:rsidR="007E200A" w:rsidRDefault="007E200A">
            <w:pPr>
              <w:spacing w:line="232" w:lineRule="auto"/>
              <w:ind w:firstLine="317"/>
            </w:pPr>
            <w:r>
              <w:t xml:space="preserve">Для ТНЦ, </w:t>
            </w:r>
            <w:r>
              <w:rPr>
                <w:spacing w:val="-10"/>
              </w:rPr>
              <w:t>ДГЦ, ДГТ</w:t>
            </w:r>
            <w:r>
              <w:t xml:space="preserve">– </w:t>
            </w:r>
            <w:r>
              <w:rPr>
                <w:spacing w:val="-10"/>
              </w:rPr>
              <w:t>данные</w:t>
            </w:r>
            <w:r>
              <w:t xml:space="preserve"> из файла (Приложение 1), пункт 7.1 поле «План». Источник - КПЭ</w:t>
            </w:r>
            <w:r>
              <w:rPr>
                <w:spacing w:val="-10"/>
              </w:rPr>
              <w:t xml:space="preserve">. </w:t>
            </w:r>
            <w:r>
              <w:t>Система должна производить получение файлов 03 часов 00 минут, каждые сутки.</w:t>
            </w:r>
          </w:p>
          <w:p w14:paraId="41891F60" w14:textId="77777777" w:rsidR="007E200A" w:rsidRDefault="007E200A">
            <w:pPr>
              <w:spacing w:line="232" w:lineRule="auto"/>
              <w:ind w:firstLine="317"/>
            </w:pPr>
            <w:r>
              <w:rPr>
                <w:spacing w:val="-10"/>
              </w:rPr>
              <w:t>Для ДГПС</w:t>
            </w:r>
            <w:r>
              <w:t xml:space="preserve"> </w:t>
            </w:r>
            <w:r>
              <w:rPr>
                <w:spacing w:val="-10"/>
              </w:rPr>
              <w:t>-</w:t>
            </w:r>
            <w:r>
              <w:t xml:space="preserve"> </w:t>
            </w:r>
            <w:r>
              <w:rPr>
                <w:spacing w:val="-10"/>
              </w:rPr>
              <w:t>данные</w:t>
            </w:r>
            <w:r>
              <w:t xml:space="preserve"> из файла (Приложение 1), пункт 7.2 поле «План». Данные файла КПЭ</w:t>
            </w:r>
            <w:r>
              <w:rPr>
                <w:spacing w:val="-10"/>
              </w:rPr>
              <w:t xml:space="preserve">. </w:t>
            </w:r>
            <w:r>
              <w:t>Система должна производить получение файлов 03 часов 00 минут, каждые сутки.</w:t>
            </w:r>
          </w:p>
          <w:p w14:paraId="44858A0E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0E0F4E" w14:textId="77777777" w:rsidR="007E200A" w:rsidRDefault="007E200A">
            <w:r>
              <w:t>Данные файлов.</w:t>
            </w:r>
          </w:p>
        </w:tc>
      </w:tr>
      <w:tr w:rsidR="007E200A" w14:paraId="19F9CB53" w14:textId="77777777" w:rsidTr="00D41EAF">
        <w:trPr>
          <w:trHeight w:val="2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EE29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C84D06" w14:textId="77777777" w:rsidR="007E200A" w:rsidRDefault="007E200A">
            <w:pPr>
              <w:ind w:firstLine="34"/>
              <w:rPr>
                <w:spacing w:val="-2"/>
              </w:rPr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3FB204" w14:textId="77777777" w:rsidR="007E200A" w:rsidRDefault="007E200A">
            <w:pPr>
              <w:ind w:firstLine="317"/>
              <w:rPr>
                <w:b/>
              </w:rPr>
            </w:pPr>
            <w:r>
              <w:rPr>
                <w:b/>
              </w:rPr>
              <w:t xml:space="preserve">Для ТНЦ </w:t>
            </w:r>
          </w:p>
          <w:p w14:paraId="5D9D028B" w14:textId="77777777" w:rsidR="007E200A" w:rsidRDefault="007E200A">
            <w:pPr>
              <w:ind w:firstLine="317"/>
            </w:pPr>
            <w:r>
              <w:t>Расчёт производится для отделений, отделения задаются в конфигурационном фале в Системе (с возможностью изменения) (НОД-1, 4, 6).</w:t>
            </w:r>
          </w:p>
          <w:p w14:paraId="6B776616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>Данные формируются из файла (Приложение 1), пункт 7.1 поле «Вып.сут.». Данные файла - КПЭ</w:t>
            </w:r>
            <w:r>
              <w:rPr>
                <w:spacing w:val="-10"/>
              </w:rPr>
              <w:t>.</w:t>
            </w:r>
          </w:p>
          <w:p w14:paraId="5E9440CB" w14:textId="77777777" w:rsidR="007E200A" w:rsidRDefault="007E200A">
            <w:pPr>
              <w:ind w:firstLine="317"/>
            </w:pPr>
            <w:r>
              <w:t>Система должна производить получение файлов 03 часов 00 минут, каждые сутки.</w:t>
            </w:r>
          </w:p>
          <w:p w14:paraId="78868DAD" w14:textId="77777777" w:rsidR="007E200A" w:rsidRDefault="007E200A">
            <w:pPr>
              <w:ind w:firstLine="317"/>
              <w:jc w:val="both"/>
              <w:rPr>
                <w:b/>
              </w:rPr>
            </w:pPr>
          </w:p>
          <w:p w14:paraId="5CF60F32" w14:textId="77777777" w:rsidR="007E200A" w:rsidRDefault="007E200A">
            <w:pPr>
              <w:ind w:firstLine="317"/>
              <w:rPr>
                <w:b/>
              </w:rPr>
            </w:pPr>
            <w:r>
              <w:rPr>
                <w:b/>
              </w:rPr>
              <w:t>Для ДГТ, ДГЦ</w:t>
            </w:r>
          </w:p>
          <w:p w14:paraId="66B1D9FD" w14:textId="77777777" w:rsidR="007E200A" w:rsidRDefault="007E200A">
            <w:pPr>
              <w:ind w:firstLine="317"/>
            </w:pPr>
            <w:r>
              <w:t>Расчет производится по дороге в целом.</w:t>
            </w:r>
          </w:p>
          <w:p w14:paraId="50049D2B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>Данные формируются из файла (Приложение 1), пункт 7.1 поле «Вып.сут.».  Данные файла - КПЭ</w:t>
            </w:r>
            <w:r>
              <w:rPr>
                <w:spacing w:val="-10"/>
              </w:rPr>
              <w:t>.</w:t>
            </w:r>
          </w:p>
          <w:p w14:paraId="5C0E67CA" w14:textId="77777777" w:rsidR="007E200A" w:rsidRDefault="007E200A">
            <w:pPr>
              <w:ind w:firstLine="317"/>
            </w:pPr>
            <w:r>
              <w:t>Система должна производить получение файлов 03 часов 00 минут, каждые сутки.</w:t>
            </w:r>
          </w:p>
          <w:p w14:paraId="2FB0A32D" w14:textId="77777777" w:rsidR="007E200A" w:rsidRDefault="007E200A">
            <w:pPr>
              <w:ind w:firstLine="317"/>
              <w:jc w:val="both"/>
              <w:rPr>
                <w:b/>
              </w:rPr>
            </w:pPr>
          </w:p>
          <w:p w14:paraId="2670B351" w14:textId="77777777" w:rsidR="007E200A" w:rsidRDefault="007E200A">
            <w:pPr>
              <w:ind w:firstLine="317"/>
              <w:rPr>
                <w:b/>
              </w:rPr>
            </w:pPr>
            <w:r>
              <w:rPr>
                <w:b/>
              </w:rPr>
              <w:t>Для ДГПС</w:t>
            </w:r>
          </w:p>
          <w:p w14:paraId="4C9BE638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>Данные формируются из файла (Приложение 1), пункт поле «Вып.сут.». Данные файла - КПЭ</w:t>
            </w:r>
          </w:p>
          <w:p w14:paraId="13DBCA3D" w14:textId="77777777" w:rsidR="007E200A" w:rsidRDefault="007E200A">
            <w:pPr>
              <w:ind w:firstLine="317"/>
            </w:pPr>
            <w:r>
              <w:t>Система должна производить получение файлов 03 часов 00 минут, каждые сутки.</w:t>
            </w:r>
          </w:p>
          <w:p w14:paraId="71EA3C1B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10CF9E" w14:textId="77777777" w:rsidR="007E200A" w:rsidRDefault="007E200A">
            <w:r>
              <w:t>Данные файлов.</w:t>
            </w:r>
          </w:p>
        </w:tc>
      </w:tr>
      <w:tr w:rsidR="007E200A" w14:paraId="71265E4B" w14:textId="77777777" w:rsidTr="00D41EAF">
        <w:trPr>
          <w:trHeight w:val="136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EA59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01ED6" w14:textId="77777777" w:rsidR="007E200A" w:rsidRDefault="007E200A">
            <w:pPr>
              <w:ind w:firstLine="34"/>
              <w:rPr>
                <w:spacing w:val="-2"/>
              </w:rPr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BF506" w14:textId="77777777" w:rsidR="007E200A" w:rsidRDefault="007E200A">
            <w:pPr>
              <w:ind w:firstLine="317"/>
            </w:pPr>
            <w:r>
              <w:t>План выполнен в случае, если фактическое значение больше или равно плановому значению.</w:t>
            </w:r>
          </w:p>
          <w:p w14:paraId="5483B5A1" w14:textId="77777777" w:rsidR="007E200A" w:rsidRDefault="007E200A">
            <w:pPr>
              <w:ind w:firstLine="317"/>
              <w:jc w:val="both"/>
            </w:pPr>
          </w:p>
          <w:p w14:paraId="5BDBC225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18B3EB6C" w14:textId="77777777" w:rsidR="007E200A" w:rsidRDefault="007E200A">
            <w:pPr>
              <w:ind w:firstLine="709"/>
              <w:jc w:val="both"/>
            </w:pPr>
          </w:p>
          <w:p w14:paraId="495B49E1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вып пр л</m:t>
                  </m:r>
                </m:sub>
              </m:sSub>
            </m:oMath>
            <w:r w:rsidR="007E200A">
              <w:t xml:space="preserve"> – выполнение </w:t>
            </w:r>
            <w:r w:rsidR="007E200A">
              <w:rPr>
                <w:spacing w:val="-2"/>
              </w:rPr>
              <w:t>плана производительности поездного локомотива за сутки</w:t>
            </w:r>
            <w:r w:rsidR="007E200A">
              <w:t xml:space="preserve">, %. Округляется до 1 знака после запятой для ТНЦ, </w:t>
            </w:r>
            <w:r w:rsidR="007E200A">
              <w:rPr>
                <w:rFonts w:eastAsiaTheme="minorHAnsi"/>
                <w:i/>
                <w:iCs/>
              </w:rPr>
              <w:t xml:space="preserve">ДГЦ, ДГТ, </w:t>
            </w:r>
            <w:r w:rsidR="007E200A">
              <w:t xml:space="preserve">до 2 знаков для </w:t>
            </w:r>
            <w:r w:rsidR="007E200A">
              <w:rPr>
                <w:rFonts w:eastAsiaTheme="minorHAnsi"/>
                <w:i/>
                <w:iCs/>
              </w:rPr>
              <w:t>ДГПС</w:t>
            </w:r>
            <w:r w:rsidR="007E200A">
              <w:t>.</w:t>
            </w:r>
          </w:p>
          <w:p w14:paraId="4E2E06B1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</w:t>
            </w:r>
            <w:r w:rsidR="007E200A">
              <w:rPr>
                <w:spacing w:val="-2"/>
              </w:rPr>
              <w:t>производительности поездного локомотива за сутки</w:t>
            </w:r>
            <w:r w:rsidR="007E200A">
              <w:t>;</w:t>
            </w:r>
          </w:p>
          <w:p w14:paraId="56C398DA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</w:t>
            </w:r>
            <w:r w:rsidR="007E200A">
              <w:rPr>
                <w:spacing w:val="-2"/>
              </w:rPr>
              <w:t>производительности поездного локомотива за сутки</w:t>
            </w:r>
            <w:r w:rsidR="007E200A">
              <w:t xml:space="preserve">. </w:t>
            </w:r>
          </w:p>
          <w:p w14:paraId="28CBDA42" w14:textId="77777777" w:rsidR="007E200A" w:rsidRDefault="007E200A">
            <w:pPr>
              <w:ind w:firstLine="317"/>
            </w:pPr>
            <w:r>
              <w:t>Для диспетчеров расчет производится:</w:t>
            </w:r>
          </w:p>
          <w:p w14:paraId="2F80E181" w14:textId="77777777" w:rsidR="007E200A" w:rsidRDefault="007E200A">
            <w:pPr>
              <w:ind w:firstLine="317"/>
            </w:pPr>
            <w:r>
              <w:t>- для диспетчера ночной смены, чья смена заканчивается в расчетные сутки;</w:t>
            </w:r>
          </w:p>
          <w:p w14:paraId="7E57EF4C" w14:textId="77777777" w:rsidR="007E200A" w:rsidRDefault="007E200A">
            <w:pPr>
              <w:ind w:firstLine="317"/>
            </w:pPr>
            <w:r>
              <w:t>- для дневной смены, чья смена попадает в расчетные сутки.</w:t>
            </w:r>
          </w:p>
          <w:p w14:paraId="0E8423DC" w14:textId="77777777" w:rsidR="007E200A" w:rsidRDefault="007E200A">
            <w:pPr>
              <w:ind w:firstLine="317"/>
            </w:pPr>
            <w:r>
              <w:lastRenderedPageBreak/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14:paraId="7E605C1A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3F97" w14:textId="77777777" w:rsidR="007E200A" w:rsidRDefault="007E200A">
            <w:r>
              <w:lastRenderedPageBreak/>
              <w:t>Расчет в Системе</w:t>
            </w:r>
          </w:p>
        </w:tc>
      </w:tr>
      <w:tr w:rsidR="007E200A" w14:paraId="75762273" w14:textId="77777777" w:rsidTr="00D41EAF">
        <w:trPr>
          <w:trHeight w:val="510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C464D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1D6E8" w14:textId="77777777" w:rsidR="007E200A" w:rsidRDefault="007E200A">
            <w:pPr>
              <w:shd w:val="clear" w:color="auto" w:fill="FFFFFF"/>
              <w:spacing w:line="232" w:lineRule="auto"/>
              <w:ind w:firstLine="34"/>
              <w:rPr>
                <w:b/>
                <w:spacing w:val="-9"/>
              </w:rPr>
            </w:pPr>
            <w:r>
              <w:rPr>
                <w:b/>
              </w:rPr>
              <w:t>Расчёт в</w:t>
            </w:r>
            <w:r>
              <w:rPr>
                <w:rFonts w:eastAsia="Calibri"/>
                <w:b/>
              </w:rPr>
              <w:t xml:space="preserve">ыполнения плана по обороту </w:t>
            </w:r>
            <w:r>
              <w:rPr>
                <w:rFonts w:eastAsia="Calibri"/>
                <w:b/>
                <w:spacing w:val="-7"/>
              </w:rPr>
              <w:t>вагона с местным грузом за сутки в процентах</w:t>
            </w:r>
            <w:r>
              <w:rPr>
                <w:b/>
                <w:spacing w:val="-9"/>
              </w:rPr>
              <w:t>.</w:t>
            </w:r>
          </w:p>
          <w:p w14:paraId="313E6171" w14:textId="77777777" w:rsidR="007E200A" w:rsidRDefault="007E200A">
            <w:pPr>
              <w:rPr>
                <w:spacing w:val="-9"/>
              </w:rPr>
            </w:pPr>
            <w:r>
              <w:t>Рассчитывается для:</w:t>
            </w:r>
            <w:r>
              <w:rPr>
                <w:spacing w:val="-9"/>
              </w:rPr>
              <w:t xml:space="preserve"> ДГПС </w:t>
            </w:r>
            <w:r>
              <w:t>за каждые сутки с нарастающим итогом за месяц.</w:t>
            </w:r>
          </w:p>
          <w:p w14:paraId="412CF9C0" w14:textId="77777777" w:rsidR="007E200A" w:rsidRDefault="007E200A">
            <w:pPr>
              <w:ind w:firstLine="33"/>
              <w:jc w:val="both"/>
            </w:pPr>
          </w:p>
        </w:tc>
      </w:tr>
      <w:tr w:rsidR="007E200A" w14:paraId="7DA092B0" w14:textId="77777777" w:rsidTr="00D41EAF">
        <w:trPr>
          <w:trHeight w:val="45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47E9A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9B848" w14:textId="77777777" w:rsidR="007E200A" w:rsidRDefault="007E200A">
            <w:pPr>
              <w:shd w:val="clear" w:color="auto" w:fill="FFFFFF"/>
              <w:spacing w:line="232" w:lineRule="auto"/>
              <w:ind w:firstLine="34"/>
            </w:pPr>
            <w:r>
              <w:t>План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F6FEE" w14:textId="77777777" w:rsidR="007E200A" w:rsidRDefault="007E200A">
            <w:pPr>
              <w:ind w:firstLine="317"/>
            </w:pPr>
            <w:r>
              <w:rPr>
                <w:spacing w:val="-10"/>
              </w:rPr>
              <w:t>Плановое значение формируются на основании</w:t>
            </w:r>
            <w:r>
              <w:t xml:space="preserve"> </w:t>
            </w:r>
            <w:r>
              <w:rPr>
                <w:spacing w:val="-10"/>
              </w:rPr>
              <w:t>данных</w:t>
            </w:r>
            <w:r>
              <w:t xml:space="preserve"> из файла (Приложение 1), пункт 8 поле «План оборота вагона». Данные файла из КПЭ</w:t>
            </w:r>
            <w:r>
              <w:rPr>
                <w:spacing w:val="-10"/>
              </w:rPr>
              <w:t xml:space="preserve">. </w:t>
            </w:r>
            <w:r>
              <w:t>Система должна производить получение файлов 03 часов 00 минут, каждые сутки.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5EC21" w14:textId="77777777" w:rsidR="007E200A" w:rsidRDefault="007E200A">
            <w:r>
              <w:t>Данные файлов.</w:t>
            </w:r>
          </w:p>
        </w:tc>
      </w:tr>
      <w:tr w:rsidR="007E200A" w14:paraId="512BFCD9" w14:textId="77777777" w:rsidTr="00D41EAF">
        <w:trPr>
          <w:trHeight w:val="939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6EF0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B08C" w14:textId="77777777" w:rsidR="007E200A" w:rsidRDefault="007E200A">
            <w:pPr>
              <w:shd w:val="clear" w:color="auto" w:fill="FFFFFF"/>
              <w:spacing w:line="232" w:lineRule="auto"/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D002" w14:textId="77777777" w:rsidR="007E200A" w:rsidRDefault="007E200A">
            <w:pPr>
              <w:ind w:firstLine="318"/>
            </w:pPr>
            <w:r>
              <w:rPr>
                <w:spacing w:val="-10"/>
              </w:rPr>
              <w:t>Фактические значения формируются на основании</w:t>
            </w:r>
            <w:r>
              <w:t xml:space="preserve"> </w:t>
            </w:r>
            <w:r>
              <w:rPr>
                <w:spacing w:val="-10"/>
              </w:rPr>
              <w:t>данных</w:t>
            </w:r>
            <w:r>
              <w:t xml:space="preserve"> из файла (Приложение 1), пункт 8 поле </w:t>
            </w:r>
          </w:p>
          <w:p w14:paraId="3AE9E552" w14:textId="77777777" w:rsidR="007E200A" w:rsidRDefault="007E200A">
            <w:pPr>
              <w:ind w:firstLine="318"/>
            </w:pPr>
            <w:r>
              <w:t>«Вып. сут.». Данные файла из КПЭ</w:t>
            </w:r>
            <w:r>
              <w:rPr>
                <w:spacing w:val="-10"/>
              </w:rPr>
              <w:t xml:space="preserve">. </w:t>
            </w:r>
            <w:r>
              <w:t>Система должна производить получение файлов 03 часов 00 минут, каждые сутки.</w:t>
            </w:r>
          </w:p>
          <w:p w14:paraId="3A0F59B9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1ED5D" w14:textId="77777777" w:rsidR="007E200A" w:rsidRDefault="007E200A">
            <w:r>
              <w:t>Данные файлов.</w:t>
            </w:r>
          </w:p>
        </w:tc>
      </w:tr>
      <w:tr w:rsidR="007E200A" w14:paraId="1A6AA061" w14:textId="77777777" w:rsidTr="00D41EAF">
        <w:trPr>
          <w:trHeight w:val="43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FF89C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4219" w14:textId="77777777" w:rsidR="007E200A" w:rsidRDefault="007E200A">
            <w:pPr>
              <w:shd w:val="clear" w:color="auto" w:fill="FFFFFF"/>
              <w:spacing w:line="232" w:lineRule="auto"/>
              <w:ind w:firstLine="34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B995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плана больше или равен 100%. </w:t>
            </w:r>
          </w:p>
          <w:p w14:paraId="448976C0" w14:textId="77777777" w:rsidR="007E200A" w:rsidRDefault="007E200A">
            <w:pPr>
              <w:ind w:firstLine="317"/>
            </w:pPr>
            <w:r>
              <w:t>Выполнение рассчитывается:</w:t>
            </w:r>
          </w:p>
          <w:p w14:paraId="689D73B2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7B6C6C98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в</m:t>
                  </m:r>
                </m:sub>
              </m:sSub>
            </m:oMath>
            <w:r w:rsidR="007E200A">
              <w:t xml:space="preserve"> – выполнение плана оборота вагона с местным грузом, %. Округляется до 2 знаков после запятой.</w:t>
            </w:r>
          </w:p>
          <w:p w14:paraId="098F09DE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оборота вагона с местным грузом;</w:t>
            </w:r>
          </w:p>
          <w:p w14:paraId="4F7A4CDC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оборота вагона с местным грузом. </w:t>
            </w:r>
          </w:p>
          <w:p w14:paraId="21E36B24" w14:textId="77777777" w:rsidR="007E200A" w:rsidRDefault="007E200A">
            <w:pPr>
              <w:ind w:firstLine="317"/>
              <w:rPr>
                <w:spacing w:val="-2"/>
              </w:rPr>
            </w:pPr>
            <w:r>
              <w:rPr>
                <w:spacing w:val="-2"/>
              </w:rPr>
              <w:t>Дополнительные условия расчета</w:t>
            </w:r>
            <w:r>
              <w:t>:</w:t>
            </w:r>
          </w:p>
          <w:p w14:paraId="2C92080A" w14:textId="77777777" w:rsidR="007E200A" w:rsidRDefault="007E200A">
            <w:pPr>
              <w:ind w:firstLine="317"/>
            </w:pPr>
            <w:r>
              <w:rPr>
                <w:spacing w:val="-2"/>
              </w:rPr>
              <w:t>1. В случае, если в район управления ДГПС входит более одного отделения,</w:t>
            </w:r>
            <w:r>
              <w:t xml:space="preserve"> рассчитывается отношение суммарного фактического значения оборота вагона с местным грузом на отделениях, входящих в район управления, к сумме плановых значений оборота вагона с местным грузом на отделениях.</w:t>
            </w:r>
          </w:p>
          <w:p w14:paraId="794B37CE" w14:textId="77777777" w:rsidR="007E200A" w:rsidRDefault="007E200A">
            <w:pPr>
              <w:ind w:firstLine="317"/>
            </w:pPr>
            <w:r>
              <w:t>Для диспетчеров расчет производится:</w:t>
            </w:r>
          </w:p>
          <w:p w14:paraId="55A8C150" w14:textId="77777777" w:rsidR="007E200A" w:rsidRDefault="007E200A">
            <w:pPr>
              <w:ind w:firstLine="317"/>
            </w:pPr>
            <w:r>
              <w:t>- для диспетчера ночной смены, чья смена заканчивается в расчетные сутки;</w:t>
            </w:r>
          </w:p>
          <w:p w14:paraId="460CEE0F" w14:textId="77777777" w:rsidR="007E200A" w:rsidRDefault="007E200A">
            <w:pPr>
              <w:ind w:firstLine="317"/>
            </w:pPr>
            <w:r>
              <w:t>- для дневной смены, чья смена попадает в расчетные сутки.</w:t>
            </w:r>
          </w:p>
          <w:p w14:paraId="791580AD" w14:textId="77777777" w:rsidR="007E200A" w:rsidRDefault="007E200A">
            <w:pPr>
              <w:ind w:firstLine="317"/>
              <w:rPr>
                <w:spacing w:val="-10"/>
              </w:rPr>
            </w:pPr>
            <w:r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14:paraId="48F654C6" w14:textId="77777777" w:rsidR="007E200A" w:rsidRDefault="007E200A">
            <w:pPr>
              <w:ind w:firstLine="317"/>
              <w:jc w:val="both"/>
              <w:rPr>
                <w:spacing w:val="-10"/>
              </w:rPr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075F" w14:textId="77777777" w:rsidR="007E200A" w:rsidRDefault="007E200A">
            <w:r>
              <w:t>Расчет в Системе</w:t>
            </w:r>
          </w:p>
        </w:tc>
      </w:tr>
      <w:tr w:rsidR="007E200A" w14:paraId="33AE67CA" w14:textId="77777777" w:rsidTr="00D41EAF">
        <w:trPr>
          <w:trHeight w:val="459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76D0D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F4DF5" w14:textId="77777777" w:rsidR="007E200A" w:rsidRDefault="007E200A">
            <w:pPr>
              <w:spacing w:line="232" w:lineRule="auto"/>
              <w:ind w:firstLine="34"/>
              <w:rPr>
                <w:b/>
              </w:rPr>
            </w:pPr>
            <w:r>
              <w:rPr>
                <w:b/>
              </w:rPr>
              <w:t>Выполнение регулировочного задания за сутки.</w:t>
            </w:r>
          </w:p>
          <w:p w14:paraId="329E9FB9" w14:textId="77777777" w:rsidR="007E200A" w:rsidRDefault="007E200A">
            <w:pPr>
              <w:ind w:firstLine="33"/>
              <w:rPr>
                <w:spacing w:val="-9"/>
              </w:rPr>
            </w:pPr>
            <w:r>
              <w:t>Рассчитывается для:</w:t>
            </w:r>
            <w:r>
              <w:rPr>
                <w:spacing w:val="-9"/>
              </w:rPr>
              <w:t xml:space="preserve"> ДГПС за сутки </w:t>
            </w:r>
            <w:r>
              <w:t>с нарастающим итогом за месяц.</w:t>
            </w:r>
          </w:p>
          <w:p w14:paraId="0A624F62" w14:textId="77777777" w:rsidR="007E200A" w:rsidRDefault="007E200A">
            <w:pPr>
              <w:ind w:firstLine="35"/>
            </w:pPr>
            <w:r>
              <w:t xml:space="preserve">Источником получения информации для расчетов являются данные файла, получаемые ежесуточно в 18.30. </w:t>
            </w:r>
          </w:p>
          <w:p w14:paraId="788C078A" w14:textId="77777777" w:rsidR="007E200A" w:rsidRDefault="007E200A">
            <w:pPr>
              <w:ind w:firstLine="35"/>
            </w:pPr>
            <w:r>
              <w:t>Общий вид файла с данными для расчета показателя приведен в Приложении 1, пункт 9 (выходные решения ИАС ПУР ГП).</w:t>
            </w:r>
          </w:p>
          <w:p w14:paraId="2F0A2807" w14:textId="77777777" w:rsidR="007E200A" w:rsidRDefault="007E200A">
            <w:pPr>
              <w:ind w:firstLine="35"/>
              <w:jc w:val="both"/>
            </w:pPr>
          </w:p>
        </w:tc>
      </w:tr>
      <w:tr w:rsidR="007E200A" w14:paraId="1353623A" w14:textId="77777777" w:rsidTr="00D41EAF">
        <w:trPr>
          <w:trHeight w:val="65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082A7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2B72" w14:textId="77777777" w:rsidR="007E200A" w:rsidRDefault="007E200A">
            <w:pPr>
              <w:spacing w:line="232" w:lineRule="auto"/>
              <w:ind w:firstLine="34"/>
            </w:pPr>
            <w:r>
              <w:t>План</w:t>
            </w:r>
          </w:p>
          <w:p w14:paraId="0F5C61AD" w14:textId="77777777" w:rsidR="007E200A" w:rsidRDefault="007E200A">
            <w:pPr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D23B" w14:textId="77777777" w:rsidR="007E200A" w:rsidRDefault="007E200A">
            <w:pPr>
              <w:spacing w:line="232" w:lineRule="auto"/>
              <w:ind w:firstLine="317"/>
            </w:pPr>
            <w:r>
              <w:t xml:space="preserve">Данные формируются из файла (Приложение 1), пункт 9, данные поля «Задание, ваг.».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1DF7" w14:textId="77777777" w:rsidR="007E200A" w:rsidRDefault="007E200A">
            <w:r>
              <w:t>Данные файлов.</w:t>
            </w:r>
          </w:p>
        </w:tc>
      </w:tr>
      <w:tr w:rsidR="007E200A" w14:paraId="67D0EDB5" w14:textId="77777777" w:rsidTr="00D41EAF">
        <w:trPr>
          <w:trHeight w:val="52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C0837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3E1D8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20B2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 xml:space="preserve">Данные формируются из файла (Приложение 1) пункт 9, данные поля «Выполнение, ваг.». </w:t>
            </w:r>
          </w:p>
          <w:p w14:paraId="407F0A08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0A5AE" w14:textId="77777777" w:rsidR="007E200A" w:rsidRDefault="007E200A">
            <w:r>
              <w:t>Данные файлов.</w:t>
            </w:r>
          </w:p>
        </w:tc>
      </w:tr>
      <w:tr w:rsidR="007E200A" w14:paraId="1CD65C24" w14:textId="77777777" w:rsidTr="00D41EAF">
        <w:trPr>
          <w:trHeight w:val="289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C2F5D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1F13C" w14:textId="77777777" w:rsidR="007E200A" w:rsidRDefault="007E200A">
            <w:pPr>
              <w:spacing w:line="232" w:lineRule="auto"/>
              <w:ind w:firstLine="34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343B" w14:textId="77777777" w:rsidR="007E200A" w:rsidRDefault="007E200A">
            <w:pPr>
              <w:ind w:firstLine="317"/>
            </w:pPr>
            <w:r>
              <w:t>План выполнен в случае, если фактическое значение больше или равно плановому значению по каждому из РПС.</w:t>
            </w:r>
          </w:p>
          <w:p w14:paraId="54A0A66E" w14:textId="77777777" w:rsidR="007E200A" w:rsidRDefault="007E200A">
            <w:pPr>
              <w:ind w:firstLine="317"/>
            </w:pPr>
            <w:r>
              <w:t>При невыполнении плана по одному из родов подвижного состава процент премии не начисляется.</w:t>
            </w:r>
          </w:p>
          <w:p w14:paraId="321DBDF3" w14:textId="77777777" w:rsidR="007E200A" w:rsidRDefault="007E200A">
            <w:pPr>
              <w:ind w:firstLine="317"/>
            </w:pPr>
            <w:r>
              <w:t>При работе ДГПС на двух полигонах (например: Могилев и Гомель, Брест и Барановичи) и при невыполнении регулировочного задания по одному из отделений процент премии не начисляется.</w:t>
            </w:r>
          </w:p>
          <w:p w14:paraId="3A0CF403" w14:textId="77777777" w:rsidR="007E200A" w:rsidRDefault="007E200A">
            <w:pPr>
              <w:ind w:firstLine="317"/>
            </w:pPr>
            <w:r>
              <w:rPr>
                <w:spacing w:val="-2"/>
              </w:rPr>
              <w:t>В случае выполнения планового значения показателя за сутки показатель учитывается как выполненный обоими ДГПС (ночной и дневной смены), в случае невыполнения планового значения – как невыполненный обоими ДГПС (ночной и дневной смены).</w:t>
            </w:r>
          </w:p>
          <w:p w14:paraId="1DF9DDAD" w14:textId="77777777" w:rsidR="007E200A" w:rsidRDefault="007E200A">
            <w:pPr>
              <w:ind w:firstLine="317"/>
            </w:pPr>
            <w:r>
              <w:t>При отсутствии данных для одного или нескольких значений РПС в поле «Задание, ваг.», значения по данному роду подвижного состава в расчет выполнения плана не принимаются.</w:t>
            </w:r>
          </w:p>
          <w:p w14:paraId="15B9ED5F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1FD8" w14:textId="77777777" w:rsidR="007E200A" w:rsidRDefault="007E200A">
            <w:r>
              <w:t>Расчет в Системе</w:t>
            </w:r>
          </w:p>
        </w:tc>
      </w:tr>
      <w:tr w:rsidR="007E200A" w14:paraId="4AFF6823" w14:textId="77777777" w:rsidTr="00D41EAF">
        <w:trPr>
          <w:trHeight w:val="43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8D2B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9E63" w14:textId="77777777" w:rsidR="007E200A" w:rsidRDefault="007E200A">
            <w:pPr>
              <w:ind w:firstLine="34"/>
              <w:rPr>
                <w:b/>
              </w:rPr>
            </w:pPr>
            <w:r>
              <w:rPr>
                <w:rFonts w:eastAsia="Calibri"/>
                <w:b/>
              </w:rPr>
              <w:t>Выполнение плана развоза местного груза, в вагонах</w:t>
            </w:r>
            <w:r>
              <w:rPr>
                <w:b/>
              </w:rPr>
              <w:t>.</w:t>
            </w:r>
          </w:p>
          <w:p w14:paraId="70CE07CA" w14:textId="77777777" w:rsidR="007E200A" w:rsidRDefault="007E200A">
            <w:pPr>
              <w:ind w:firstLine="34"/>
            </w:pPr>
            <w:r>
              <w:t>Рассчитывается для:</w:t>
            </w:r>
            <w:r>
              <w:rPr>
                <w:spacing w:val="-9"/>
              </w:rPr>
              <w:t xml:space="preserve"> </w:t>
            </w:r>
            <w:r>
              <w:t xml:space="preserve">ДГЦ, </w:t>
            </w:r>
            <w:r>
              <w:rPr>
                <w:spacing w:val="-9"/>
              </w:rPr>
              <w:t>ДГПС.</w:t>
            </w:r>
            <w:r>
              <w:t xml:space="preserve"> ДНЦ (узловых и участковых) за сутки с нарастающим итогом за месяц.</w:t>
            </w:r>
          </w:p>
          <w:p w14:paraId="2B0DC9B1" w14:textId="77777777" w:rsidR="007E200A" w:rsidRDefault="007E200A">
            <w:pPr>
              <w:ind w:firstLine="34"/>
              <w:rPr>
                <w:b/>
              </w:rPr>
            </w:pPr>
            <w:r>
              <w:t>Источником получения информации для расчетов являются данные файла, получаемые ежесуточно в 03.00. Данные файла формируются из КПЭ</w:t>
            </w:r>
            <w:r>
              <w:rPr>
                <w:spacing w:val="-10"/>
              </w:rPr>
              <w:t>.</w:t>
            </w:r>
            <w:r>
              <w:t xml:space="preserve"> </w:t>
            </w:r>
          </w:p>
        </w:tc>
      </w:tr>
      <w:tr w:rsidR="007E200A" w14:paraId="6A07A7FA" w14:textId="77777777" w:rsidTr="00D41EAF">
        <w:trPr>
          <w:trHeight w:val="2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AE294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315C5" w14:textId="77777777" w:rsidR="007E200A" w:rsidRDefault="007E200A">
            <w:pPr>
              <w:spacing w:line="232" w:lineRule="auto"/>
              <w:ind w:firstLine="34"/>
            </w:pPr>
            <w:r>
              <w:t>Плановое значение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DD69" w14:textId="77777777" w:rsidR="007E200A" w:rsidRDefault="007E200A">
            <w:pPr>
              <w:ind w:firstLine="317"/>
            </w:pPr>
            <w:r>
              <w:t xml:space="preserve">Данные формируются из файла (Приложение 1), пункт 10, данные поля «План развоза». </w:t>
            </w:r>
          </w:p>
          <w:p w14:paraId="3C2903D9" w14:textId="77777777" w:rsidR="007E200A" w:rsidRDefault="007E200A">
            <w:pPr>
              <w:ind w:firstLine="317"/>
            </w:pPr>
            <w:r>
              <w:t xml:space="preserve">Для ДГЦ – значение плана развоза по всей дороге. </w:t>
            </w:r>
          </w:p>
          <w:p w14:paraId="0C857B98" w14:textId="77777777" w:rsidR="007E200A" w:rsidRDefault="007E200A">
            <w:pPr>
              <w:ind w:firstLine="317"/>
            </w:pPr>
            <w:r>
              <w:t>Для ДГПС с районом управления более одного НОД и ДНЦ (узловых, участковых) которые расположены в границах более чем одного НОД, план рассчитывается как сумма планов развоза местного груза для таких НОД.</w:t>
            </w:r>
          </w:p>
          <w:p w14:paraId="77E32EF0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9A48" w14:textId="77777777" w:rsidR="007E200A" w:rsidRDefault="007E200A">
            <w:r>
              <w:t>Данные файлов.</w:t>
            </w:r>
          </w:p>
        </w:tc>
      </w:tr>
      <w:tr w:rsidR="007E200A" w14:paraId="355F1A39" w14:textId="77777777" w:rsidTr="00D41EAF">
        <w:trPr>
          <w:trHeight w:val="2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40A45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DAD8" w14:textId="77777777" w:rsidR="007E200A" w:rsidRDefault="007E200A">
            <w:pPr>
              <w:ind w:firstLine="34"/>
              <w:rPr>
                <w:rFonts w:eastAsia="Calibri"/>
              </w:rPr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A9240" w14:textId="77777777" w:rsidR="007E200A" w:rsidRDefault="007E200A">
            <w:pPr>
              <w:ind w:firstLine="317"/>
            </w:pPr>
            <w:r>
              <w:t>Данные формируются из файла (Приложение 1) пункт 10, данные поля «Развоз».</w:t>
            </w:r>
          </w:p>
          <w:p w14:paraId="1C094571" w14:textId="77777777" w:rsidR="007E200A" w:rsidRDefault="007E200A">
            <w:pPr>
              <w:ind w:firstLine="317"/>
            </w:pPr>
            <w:r>
              <w:t>Для ДГПС с районом управления более одного НОД и ДНЦ (узловых, участковых) которые расположены в границах более чем одного НОД, фактическое значение рассчитывается как сумма фактических значений развоза местного груза для таких НОД.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CFA1" w14:textId="77777777" w:rsidR="007E200A" w:rsidRDefault="007E200A">
            <w:r>
              <w:t>Данные файлов.</w:t>
            </w:r>
          </w:p>
        </w:tc>
      </w:tr>
      <w:tr w:rsidR="007E200A" w14:paraId="1069350A" w14:textId="77777777" w:rsidTr="00D41EAF">
        <w:trPr>
          <w:trHeight w:val="56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DC22B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EADB6" w14:textId="77777777" w:rsidR="007E200A" w:rsidRDefault="007E200A">
            <w:pPr>
              <w:ind w:firstLine="34"/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>
              <w:t>)</w:t>
            </w:r>
          </w:p>
          <w:p w14:paraId="3FAADA89" w14:textId="77777777" w:rsidR="007E200A" w:rsidRDefault="007E200A">
            <w:pPr>
              <w:ind w:firstLine="34"/>
              <w:jc w:val="both"/>
            </w:pPr>
          </w:p>
          <w:p w14:paraId="188E952F" w14:textId="77777777" w:rsidR="007E200A" w:rsidRDefault="007E200A">
            <w:pPr>
              <w:ind w:firstLine="34"/>
              <w:jc w:val="both"/>
              <w:rPr>
                <w:rFonts w:eastAsia="Calibri"/>
              </w:rPr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DF6A1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плана больше или равен 100%. </w:t>
            </w:r>
          </w:p>
          <w:p w14:paraId="19EB4E11" w14:textId="77777777" w:rsidR="007E200A" w:rsidRDefault="007E200A">
            <w:pPr>
              <w:ind w:firstLine="317"/>
            </w:pPr>
            <w:r>
              <w:t>Выполнение рассчитывается:</w:t>
            </w:r>
          </w:p>
          <w:p w14:paraId="731E91E7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76D03FCE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 w:rsidR="007E200A">
              <w:t>– выполнение плана развоза местного груза, %. Округляется до 1 знаков после запятой.</w:t>
            </w:r>
          </w:p>
          <w:p w14:paraId="2E2CA977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развоза местного груза;</w:t>
            </w:r>
          </w:p>
          <w:p w14:paraId="026DF5CD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развоза местного груза.</w:t>
            </w:r>
          </w:p>
          <w:p w14:paraId="4F7B7C75" w14:textId="77777777" w:rsidR="007E200A" w:rsidRDefault="007E200A">
            <w:pPr>
              <w:ind w:firstLine="317"/>
            </w:pPr>
            <w:r>
              <w:rPr>
                <w:spacing w:val="-2"/>
              </w:rPr>
              <w:t>В случае выполнения планового значения показателя за сутки показатель учитывается как выполненный обоими ДГПС (ночной и дневной смены), в случае невыполнения планового значения – как невыполненный обоими ДГПС (ночной и дневной смены).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27D2E" w14:textId="77777777" w:rsidR="007E200A" w:rsidRDefault="007E200A">
            <w:r>
              <w:t>Расчет в Системе</w:t>
            </w:r>
          </w:p>
        </w:tc>
      </w:tr>
      <w:tr w:rsidR="007E200A" w14:paraId="291290F8" w14:textId="77777777" w:rsidTr="00D41EAF">
        <w:trPr>
          <w:trHeight w:val="570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4869E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13</w:t>
            </w:r>
          </w:p>
          <w:p w14:paraId="274D27E7" w14:textId="77777777" w:rsidR="007E200A" w:rsidRDefault="007E200A">
            <w:pPr>
              <w:ind w:left="-113" w:right="-108" w:firstLine="113"/>
              <w:jc w:val="both"/>
              <w:rPr>
                <w:b/>
              </w:rPr>
            </w:pP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08DDA" w14:textId="77777777" w:rsidR="007E200A" w:rsidRDefault="007E200A">
            <w:pPr>
              <w:spacing w:line="232" w:lineRule="auto"/>
              <w:ind w:firstLine="34"/>
              <w:rPr>
                <w:b/>
                <w:spacing w:val="-1"/>
              </w:rPr>
            </w:pPr>
            <w:r>
              <w:rPr>
                <w:b/>
                <w:spacing w:val="-2"/>
              </w:rPr>
              <w:t xml:space="preserve">Выполнение плана по среднесуточному пробегу </w:t>
            </w:r>
            <w:r>
              <w:rPr>
                <w:b/>
                <w:spacing w:val="-1"/>
              </w:rPr>
              <w:t>поездного локомотива в границах отделения за сутки.</w:t>
            </w:r>
          </w:p>
          <w:p w14:paraId="6E4EC23A" w14:textId="77777777" w:rsidR="007E200A" w:rsidRDefault="007E200A">
            <w:pPr>
              <w:spacing w:line="232" w:lineRule="auto"/>
              <w:ind w:firstLine="34"/>
              <w:rPr>
                <w:spacing w:val="-1"/>
              </w:rPr>
            </w:pPr>
            <w:r>
              <w:t>Рассчитывается для:</w:t>
            </w:r>
            <w:r>
              <w:rPr>
                <w:spacing w:val="-1"/>
              </w:rPr>
              <w:t xml:space="preserve"> ТНЦ (по отделению), ДГТ </w:t>
            </w:r>
            <w:r>
              <w:t xml:space="preserve">(по дороге) </w:t>
            </w:r>
            <w:r>
              <w:rPr>
                <w:spacing w:val="-1"/>
              </w:rPr>
              <w:t>за</w:t>
            </w:r>
            <w:r>
              <w:t xml:space="preserve"> каждые сутки с нарастающим итогом за месяц.</w:t>
            </w:r>
          </w:p>
          <w:p w14:paraId="5E7E29B3" w14:textId="77777777" w:rsidR="007E200A" w:rsidRDefault="007E200A">
            <w:pPr>
              <w:spacing w:line="232" w:lineRule="auto"/>
              <w:ind w:firstLine="34"/>
              <w:jc w:val="both"/>
            </w:pPr>
          </w:p>
        </w:tc>
      </w:tr>
      <w:tr w:rsidR="007E200A" w14:paraId="24C4E4A7" w14:textId="77777777" w:rsidTr="00D41EAF">
        <w:trPr>
          <w:trHeight w:val="72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044D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F037E" w14:textId="77777777" w:rsidR="007E200A" w:rsidRDefault="007E200A">
            <w:pPr>
              <w:spacing w:line="232" w:lineRule="auto"/>
              <w:ind w:firstLine="34"/>
            </w:pPr>
            <w:r>
              <w:t>План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C281" w14:textId="77777777" w:rsidR="007E200A" w:rsidRDefault="007E200A">
            <w:pPr>
              <w:spacing w:line="232" w:lineRule="auto"/>
              <w:ind w:firstLine="317"/>
              <w:rPr>
                <w:b/>
              </w:rPr>
            </w:pPr>
            <w:r>
              <w:t xml:space="preserve">Для </w:t>
            </w:r>
            <w:r>
              <w:rPr>
                <w:rFonts w:eastAsiaTheme="minorHAnsi"/>
                <w:i/>
                <w:iCs/>
                <w:sz w:val="25"/>
                <w:szCs w:val="28"/>
              </w:rPr>
              <w:t>ТНЦ, ДГТ</w:t>
            </w:r>
            <w:r>
              <w:t xml:space="preserve"> – </w:t>
            </w:r>
            <w:r>
              <w:rPr>
                <w:spacing w:val="-10"/>
              </w:rPr>
              <w:t>данные</w:t>
            </w:r>
            <w:r>
              <w:t xml:space="preserve"> из файла (Приложение 1), пункт 11, поле «План». Источник - КПЭ</w:t>
            </w:r>
            <w:r>
              <w:rPr>
                <w:spacing w:val="-10"/>
              </w:rPr>
              <w:t xml:space="preserve">. </w:t>
            </w:r>
            <w:r>
              <w:t xml:space="preserve">Система должна производить получение файлов 03 часов 00 минут, каждые сутки.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39E83" w14:textId="77777777" w:rsidR="007E200A" w:rsidRDefault="007E200A">
            <w:r>
              <w:t>Данные файлов</w:t>
            </w:r>
          </w:p>
        </w:tc>
      </w:tr>
      <w:tr w:rsidR="007E200A" w14:paraId="1B1F1C86" w14:textId="77777777" w:rsidTr="00D41EAF">
        <w:trPr>
          <w:trHeight w:val="2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A513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8B8A" w14:textId="77777777" w:rsidR="007E200A" w:rsidRDefault="007E200A">
            <w:pPr>
              <w:spacing w:line="232" w:lineRule="auto"/>
              <w:ind w:firstLine="34"/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0B77" w14:textId="77777777" w:rsidR="007E200A" w:rsidRDefault="007E200A">
            <w:pPr>
              <w:spacing w:line="232" w:lineRule="auto"/>
              <w:ind w:firstLine="317"/>
            </w:pPr>
            <w:r>
              <w:t xml:space="preserve">Для </w:t>
            </w:r>
            <w:r>
              <w:rPr>
                <w:rFonts w:eastAsiaTheme="minorHAnsi"/>
                <w:i/>
                <w:iCs/>
                <w:sz w:val="25"/>
                <w:szCs w:val="28"/>
              </w:rPr>
              <w:t>ТНЦ, ДГТ</w:t>
            </w:r>
            <w:r>
              <w:t xml:space="preserve"> – </w:t>
            </w:r>
            <w:r>
              <w:rPr>
                <w:spacing w:val="-10"/>
              </w:rPr>
              <w:t>данные</w:t>
            </w:r>
            <w:r>
              <w:t xml:space="preserve"> из файла (Приложение 1), пункт 11, поле «Вып. сут.».  Источник - КПЭ</w:t>
            </w:r>
            <w:r>
              <w:rPr>
                <w:spacing w:val="-10"/>
              </w:rPr>
              <w:t>.</w:t>
            </w:r>
          </w:p>
          <w:p w14:paraId="2D87C872" w14:textId="77777777" w:rsidR="007E200A" w:rsidRDefault="007E200A">
            <w:pPr>
              <w:spacing w:line="232" w:lineRule="auto"/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18CB0" w14:textId="77777777" w:rsidR="007E200A" w:rsidRDefault="007E200A">
            <w:pPr>
              <w:ind w:firstLine="35"/>
            </w:pPr>
            <w:r>
              <w:t>Данные файлов</w:t>
            </w:r>
          </w:p>
        </w:tc>
      </w:tr>
      <w:tr w:rsidR="007E200A" w14:paraId="7809F45A" w14:textId="77777777" w:rsidTr="00D41EAF">
        <w:trPr>
          <w:trHeight w:val="1011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5F954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ACB47" w14:textId="77777777" w:rsidR="007E200A" w:rsidRDefault="007E200A">
            <w:pPr>
              <w:spacing w:line="232" w:lineRule="auto"/>
              <w:ind w:firstLine="34"/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</m:oMath>
            <w:r>
              <w:t>)</w:t>
            </w:r>
          </w:p>
          <w:p w14:paraId="16A552BD" w14:textId="77777777" w:rsidR="007E200A" w:rsidRDefault="007E200A">
            <w:pPr>
              <w:spacing w:line="232" w:lineRule="auto"/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DE85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плана больше или равен 100%. </w:t>
            </w:r>
          </w:p>
          <w:p w14:paraId="155C878F" w14:textId="77777777" w:rsidR="007E200A" w:rsidRDefault="007E200A">
            <w:pPr>
              <w:ind w:firstLine="317"/>
            </w:pPr>
            <w:r>
              <w:t>Выполнение рассчитывается:</w:t>
            </w:r>
          </w:p>
          <w:p w14:paraId="19C93A5D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57D0CB37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ср пр</m:t>
                  </m:r>
                </m:sub>
              </m:sSub>
            </m:oMath>
            <w:r w:rsidR="007E200A">
              <w:t xml:space="preserve"> – выполнение </w:t>
            </w:r>
            <w:r w:rsidR="007E200A">
              <w:rPr>
                <w:spacing w:val="-2"/>
              </w:rPr>
              <w:t>плана по среднесуточному пробегу поездного локомотива за сутки</w:t>
            </w:r>
            <w:r w:rsidR="007E200A">
              <w:t>, %. Округляется до 1 знака после запятой.</w:t>
            </w:r>
          </w:p>
          <w:p w14:paraId="0010D720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</w:t>
            </w:r>
            <w:r w:rsidR="007E200A">
              <w:rPr>
                <w:spacing w:val="-2"/>
              </w:rPr>
              <w:t>по среднесуточному пробегу поездного локомотива за сутки</w:t>
            </w:r>
            <w:r w:rsidR="007E200A">
              <w:t>;</w:t>
            </w:r>
          </w:p>
          <w:p w14:paraId="21198772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</w:t>
            </w:r>
            <w:r w:rsidR="007E200A">
              <w:rPr>
                <w:spacing w:val="-2"/>
              </w:rPr>
              <w:t>по среднесуточному пробегу поездного локомотива за сутки</w:t>
            </w:r>
            <w:r w:rsidR="007E200A">
              <w:t>.</w:t>
            </w:r>
          </w:p>
          <w:p w14:paraId="6B6DE951" w14:textId="77777777" w:rsidR="007E200A" w:rsidRDefault="007E200A">
            <w:pPr>
              <w:ind w:firstLine="317"/>
            </w:pPr>
            <w:r>
              <w:rPr>
                <w:spacing w:val="-2"/>
              </w:rPr>
              <w:t xml:space="preserve">Для ТНЦ. В случае, </w:t>
            </w:r>
            <w:r>
              <w:t>если в район обслуживания ТНЦ входит более одного отделения</w:t>
            </w:r>
            <w:r>
              <w:rPr>
                <w:spacing w:val="-2"/>
              </w:rPr>
              <w:t>,</w:t>
            </w:r>
            <w:r>
              <w:t xml:space="preserve"> выполнение плана рассчитывается как отношение суммарного фактического значения </w:t>
            </w:r>
            <w:r>
              <w:rPr>
                <w:spacing w:val="-2"/>
              </w:rPr>
              <w:t>по среднесуточному пробегу</w:t>
            </w:r>
            <w:r>
              <w:t xml:space="preserve">, к сумме плановых значений </w:t>
            </w:r>
            <w:r>
              <w:rPr>
                <w:spacing w:val="-2"/>
              </w:rPr>
              <w:t>по среднесуточному пробегу на отделениях</w:t>
            </w:r>
            <w:r>
              <w:t xml:space="preserve">. </w:t>
            </w:r>
          </w:p>
          <w:p w14:paraId="729CCC26" w14:textId="77777777" w:rsidR="007E200A" w:rsidRDefault="007E200A">
            <w:pPr>
              <w:ind w:firstLine="317"/>
            </w:pPr>
            <w:r>
              <w:t>Для диспетчеров расчет производится:</w:t>
            </w:r>
          </w:p>
          <w:p w14:paraId="0450B43C" w14:textId="77777777" w:rsidR="007E200A" w:rsidRDefault="007E200A">
            <w:pPr>
              <w:ind w:firstLine="317"/>
            </w:pPr>
            <w:r>
              <w:t>- для диспетчера ночной смены, чья смена заканчивается в расчетные сутки;</w:t>
            </w:r>
          </w:p>
          <w:p w14:paraId="271F20F7" w14:textId="77777777" w:rsidR="007E200A" w:rsidRDefault="007E200A">
            <w:pPr>
              <w:ind w:firstLine="317"/>
            </w:pPr>
            <w:r>
              <w:t>- для дневной смены, чья смена попадает в расчетные сутки.</w:t>
            </w:r>
          </w:p>
          <w:p w14:paraId="70405BED" w14:textId="77777777" w:rsidR="007E200A" w:rsidRDefault="007E200A">
            <w:pPr>
              <w:ind w:firstLine="317"/>
            </w:pPr>
            <w:r>
              <w:t>В случае выполнения - учитывается как выполненный обоим работникам диспетчерского аппарата (ночной и дневной смены), в случае не выполнения – как невыполненный обоим работникам (ночной и дневной смены).</w:t>
            </w:r>
          </w:p>
          <w:p w14:paraId="701375C7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35AD" w14:textId="77777777" w:rsidR="007E200A" w:rsidRDefault="007E200A">
            <w:pPr>
              <w:ind w:firstLine="35"/>
            </w:pPr>
            <w:r>
              <w:t>Расчет в Системе</w:t>
            </w:r>
          </w:p>
        </w:tc>
      </w:tr>
      <w:tr w:rsidR="007E200A" w14:paraId="4EDAE514" w14:textId="77777777" w:rsidTr="00D41EAF">
        <w:trPr>
          <w:trHeight w:val="424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01DFA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14</w:t>
            </w:r>
          </w:p>
          <w:p w14:paraId="06BACE46" w14:textId="77777777" w:rsidR="007E200A" w:rsidRDefault="007E200A">
            <w:pPr>
              <w:ind w:left="-113" w:right="-108" w:firstLine="113"/>
              <w:jc w:val="both"/>
              <w:rPr>
                <w:b/>
              </w:rPr>
            </w:pP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80DB9" w14:textId="77777777" w:rsidR="007E200A" w:rsidRDefault="007E200A">
            <w:pPr>
              <w:ind w:firstLine="35"/>
              <w:rPr>
                <w:b/>
              </w:rPr>
            </w:pPr>
            <w:r>
              <w:rPr>
                <w:rFonts w:eastAsia="Calibri"/>
                <w:b/>
                <w:spacing w:val="-4"/>
              </w:rPr>
              <w:t>Отсутствие</w:t>
            </w:r>
            <w:r>
              <w:rPr>
                <w:rFonts w:eastAsia="Calibri"/>
                <w:b/>
              </w:rPr>
              <w:t xml:space="preserve"> </w:t>
            </w:r>
            <w:r>
              <w:rPr>
                <w:rFonts w:eastAsia="Calibri"/>
                <w:b/>
                <w:spacing w:val="-4"/>
              </w:rPr>
              <w:t>нарушений</w:t>
            </w:r>
            <w:r>
              <w:rPr>
                <w:rFonts w:eastAsia="Calibri"/>
                <w:b/>
              </w:rPr>
              <w:t xml:space="preserve"> режима непрерывной работы локомотивных бригад за смену, отнесенных на работников службы перевозок.</w:t>
            </w:r>
            <w:r>
              <w:rPr>
                <w:b/>
              </w:rPr>
              <w:t xml:space="preserve"> </w:t>
            </w:r>
          </w:p>
          <w:p w14:paraId="4983582F" w14:textId="77777777" w:rsidR="007E200A" w:rsidRDefault="007E200A">
            <w:pPr>
              <w:ind w:firstLine="35"/>
            </w:pPr>
            <w:r>
              <w:t>Рассчитывается для:</w:t>
            </w:r>
            <w:r>
              <w:rPr>
                <w:spacing w:val="-1"/>
              </w:rPr>
              <w:t xml:space="preserve"> ТНЦ </w:t>
            </w:r>
            <w:r>
              <w:t>за смену.</w:t>
            </w:r>
          </w:p>
        </w:tc>
      </w:tr>
      <w:tr w:rsidR="007E200A" w14:paraId="58188BEF" w14:textId="77777777" w:rsidTr="00D41EAF">
        <w:trPr>
          <w:trHeight w:val="79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32095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5D8AF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  <w:rPr>
                <w:rFonts w:eastAsia="Calibri"/>
                <w:spacing w:val="-4"/>
              </w:rPr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68245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Учёт нарушений режима непрерывной </w:t>
            </w:r>
            <w:r>
              <w:rPr>
                <w:rFonts w:eastAsia="Calibri"/>
              </w:rPr>
              <w:t>работы локомотивных бригад</w:t>
            </w:r>
            <w:r>
              <w:t xml:space="preserve"> производится индивидуально для каждого диспетчера локомотивного (ТНЦ) за смену.</w:t>
            </w:r>
          </w:p>
          <w:p w14:paraId="64A082F5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>При наличии нарушений, количество нарушений вводится вручную. По умолчанию показатель принимает значение «0».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CE70" w14:textId="77777777" w:rsidR="007E200A" w:rsidRDefault="007E200A">
            <w:pPr>
              <w:ind w:firstLine="35"/>
            </w:pPr>
            <w:r>
              <w:t>Ввод вручную</w:t>
            </w:r>
          </w:p>
        </w:tc>
      </w:tr>
      <w:tr w:rsidR="007E200A" w14:paraId="292DEEA4" w14:textId="77777777" w:rsidTr="00D41EAF">
        <w:trPr>
          <w:trHeight w:val="1252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D235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BB4B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068A" w14:textId="77777777" w:rsidR="007E200A" w:rsidRDefault="007E200A">
            <w:pPr>
              <w:ind w:firstLine="317"/>
            </w:pPr>
            <w:r>
              <w:t xml:space="preserve">Если значение равно «0», рассчитать размер премии. </w:t>
            </w:r>
          </w:p>
          <w:p w14:paraId="1C7F8AE4" w14:textId="77777777" w:rsidR="007E200A" w:rsidRDefault="007E200A">
            <w:pPr>
              <w:ind w:firstLine="317"/>
              <w:jc w:val="both"/>
            </w:pPr>
          </w:p>
          <w:p w14:paraId="64000D7D" w14:textId="77777777" w:rsidR="007E200A" w:rsidRDefault="007E200A">
            <w:pPr>
              <w:ind w:firstLine="317"/>
              <w:jc w:val="both"/>
            </w:pPr>
          </w:p>
          <w:p w14:paraId="71126B3E" w14:textId="77777777" w:rsidR="007E200A" w:rsidRDefault="007E200A">
            <w:pPr>
              <w:ind w:firstLine="317"/>
              <w:jc w:val="both"/>
            </w:pPr>
          </w:p>
          <w:p w14:paraId="6AA92CDF" w14:textId="77777777" w:rsidR="007E200A" w:rsidRDefault="007E200A">
            <w:pPr>
              <w:ind w:firstLine="317"/>
              <w:jc w:val="both"/>
            </w:pPr>
          </w:p>
          <w:p w14:paraId="772B50E2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AE131" w14:textId="77777777" w:rsidR="007E200A" w:rsidRDefault="007E200A">
            <w:r>
              <w:t>Расчет в Системе</w:t>
            </w:r>
          </w:p>
        </w:tc>
      </w:tr>
      <w:tr w:rsidR="007E200A" w14:paraId="40581E97" w14:textId="77777777" w:rsidTr="00D41EAF">
        <w:trPr>
          <w:trHeight w:val="832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8DB40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FFFA3" w14:textId="77777777" w:rsidR="007E200A" w:rsidRDefault="007E200A">
            <w:pPr>
              <w:rPr>
                <w:b/>
              </w:rPr>
            </w:pPr>
            <w:r>
              <w:rPr>
                <w:rFonts w:eastAsia="Calibri"/>
                <w:b/>
              </w:rPr>
              <w:t>Выполнение своевременной подгонки локомотивов на плановые виды ремонтов и техническое обслуживание (ТР-1,2,3, ТО-3)</w:t>
            </w:r>
            <w:r>
              <w:rPr>
                <w:b/>
              </w:rPr>
              <w:t>.</w:t>
            </w:r>
          </w:p>
          <w:p w14:paraId="67AF04CD" w14:textId="77777777" w:rsidR="007E200A" w:rsidRDefault="007E200A">
            <w:r>
              <w:rPr>
                <w:b/>
              </w:rPr>
              <w:t xml:space="preserve"> Рассчитывается для:</w:t>
            </w:r>
            <w:r>
              <w:rPr>
                <w:b/>
                <w:spacing w:val="-1"/>
              </w:rPr>
              <w:t xml:space="preserve"> ТНЦ,</w:t>
            </w:r>
            <w:r>
              <w:rPr>
                <w:b/>
              </w:rPr>
              <w:t xml:space="preserve"> ДГТ за месяц. </w:t>
            </w:r>
          </w:p>
        </w:tc>
      </w:tr>
      <w:tr w:rsidR="007E200A" w14:paraId="3138A6F2" w14:textId="77777777" w:rsidTr="00D41EAF">
        <w:trPr>
          <w:trHeight w:val="25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A52D6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89643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95CDB" w14:textId="77777777" w:rsidR="007E200A" w:rsidRDefault="007E200A">
            <w:pPr>
              <w:ind w:firstLine="317"/>
            </w:pPr>
            <w:r>
              <w:t>Источник - данные предоставляются ведущим инженером по эксплуатации локомотивов службы перевозок, после 15 числа месяца, следующего за отчетным периодом, на основании справки, представляемой службой локомотивного хозяйства.</w:t>
            </w:r>
          </w:p>
          <w:p w14:paraId="684C3990" w14:textId="77777777" w:rsidR="007E200A" w:rsidRDefault="007E200A">
            <w:pPr>
              <w:ind w:firstLine="317"/>
            </w:pPr>
            <w:r>
              <w:t xml:space="preserve">Факты по несвоевременной подгонки локомотивов рассматриваются индивидуально по каждому ДГТ, ТНЦ. </w:t>
            </w:r>
          </w:p>
          <w:p w14:paraId="4F493AD4" w14:textId="77777777" w:rsidR="007E200A" w:rsidRDefault="007E200A">
            <w:pPr>
              <w:shd w:val="clear" w:color="auto" w:fill="FFFFFF"/>
              <w:spacing w:line="232" w:lineRule="auto"/>
              <w:ind w:firstLine="317"/>
            </w:pPr>
            <w:r>
              <w:t xml:space="preserve">При наличии нарушений, количество вводится вручную по итогам месяца. По умолчанию показатель принимает значение «0».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2B7F9" w14:textId="77777777" w:rsidR="007E200A" w:rsidRDefault="007E200A">
            <w:pPr>
              <w:ind w:firstLine="35"/>
            </w:pPr>
            <w:r>
              <w:t>Ввод вручную</w:t>
            </w:r>
          </w:p>
        </w:tc>
      </w:tr>
      <w:tr w:rsidR="007E200A" w14:paraId="66A28C4E" w14:textId="77777777" w:rsidTr="00D41EAF">
        <w:trPr>
          <w:trHeight w:val="109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9636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88B25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BA8C" w14:textId="77777777" w:rsidR="007E200A" w:rsidRDefault="007E200A">
            <w:pPr>
              <w:ind w:firstLine="317"/>
            </w:pPr>
            <w:r>
              <w:t>Если значение равно «0», рассчитать размер премии.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57DD" w14:textId="77777777" w:rsidR="007E200A" w:rsidRDefault="007E200A">
            <w:r>
              <w:t>Расчет в Системе</w:t>
            </w:r>
          </w:p>
        </w:tc>
      </w:tr>
      <w:tr w:rsidR="007E200A" w14:paraId="294FE125" w14:textId="77777777" w:rsidTr="00D41EAF">
        <w:trPr>
          <w:trHeight w:val="948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D7012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16</w:t>
            </w:r>
          </w:p>
          <w:p w14:paraId="23F10CF3" w14:textId="77777777" w:rsidR="007E200A" w:rsidRDefault="007E200A">
            <w:pPr>
              <w:ind w:left="-113" w:right="-108" w:firstLine="113"/>
              <w:jc w:val="both"/>
              <w:rPr>
                <w:b/>
              </w:rPr>
            </w:pP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A98C5" w14:textId="77777777" w:rsidR="007E200A" w:rsidRDefault="007E200A">
            <w:pPr>
              <w:shd w:val="clear" w:color="auto" w:fill="FFFFFF"/>
              <w:spacing w:line="232" w:lineRule="auto"/>
              <w:rPr>
                <w:b/>
              </w:rPr>
            </w:pPr>
            <w:r>
              <w:rPr>
                <w:b/>
              </w:rPr>
              <w:t xml:space="preserve">Выполнение показателя «обеспечение роста положительного сальдо тягового обслуживания с соседними железнодорожными администрациями (к аналогичному периоду прошлого года, в процентах)». </w:t>
            </w:r>
          </w:p>
          <w:p w14:paraId="6D13BD3E" w14:textId="77777777" w:rsidR="007E200A" w:rsidRDefault="007E200A">
            <w:r>
              <w:t>Рассчитывается для:</w:t>
            </w:r>
            <w:r>
              <w:rPr>
                <w:spacing w:val="-1"/>
              </w:rPr>
              <w:t xml:space="preserve"> </w:t>
            </w:r>
            <w:r>
              <w:t>ДГТ за квартал.</w:t>
            </w:r>
          </w:p>
        </w:tc>
      </w:tr>
      <w:tr w:rsidR="007E200A" w14:paraId="75E8EA7F" w14:textId="77777777" w:rsidTr="00D41EAF">
        <w:trPr>
          <w:trHeight w:val="36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1863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D86E5" w14:textId="77777777" w:rsidR="007E200A" w:rsidRDefault="007E200A">
            <w:pPr>
              <w:ind w:firstLine="34"/>
            </w:pPr>
            <w:r>
              <w:t>План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D05FC" w14:textId="77777777" w:rsidR="007E200A" w:rsidRDefault="007E200A">
            <w:pPr>
              <w:ind w:firstLine="317"/>
            </w:pPr>
            <w:r>
              <w:t>Значение показателя аналогичного периода прошлого года.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8C0E" w14:textId="77777777" w:rsidR="007E200A" w:rsidRDefault="007E200A">
            <w:pPr>
              <w:ind w:firstLine="34"/>
            </w:pPr>
            <w:r>
              <w:t>Ввод вручную</w:t>
            </w:r>
          </w:p>
        </w:tc>
      </w:tr>
      <w:tr w:rsidR="007E200A" w14:paraId="2FE994EA" w14:textId="77777777" w:rsidTr="00D41EAF">
        <w:trPr>
          <w:trHeight w:val="1227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8FC2E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F35DE" w14:textId="77777777" w:rsidR="007E200A" w:rsidRDefault="007E200A">
            <w:pPr>
              <w:ind w:firstLine="34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896" w14:textId="77777777" w:rsidR="007E200A" w:rsidRDefault="007E200A">
            <w:pPr>
              <w:ind w:firstLine="317"/>
            </w:pPr>
            <w:r>
              <w:t>Рассчитывается для ДГТ по итогам работы за квартал.</w:t>
            </w:r>
          </w:p>
          <w:p w14:paraId="7E8904C1" w14:textId="77777777" w:rsidR="007E200A" w:rsidRDefault="007E200A">
            <w:pPr>
              <w:ind w:firstLine="317"/>
            </w:pPr>
            <w:r>
              <w:t>Источник – данные на основании расчетных ведомостей о работе бригад и локомотивов на сопредельных дорогах за отчетный период (представляется в службу перевозок РУП «Главный информационный расчетный центр»).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6077" w14:textId="77777777" w:rsidR="007E200A" w:rsidRDefault="007E200A">
            <w:pPr>
              <w:ind w:firstLine="34"/>
            </w:pPr>
            <w:r>
              <w:t>Ввод вручную</w:t>
            </w:r>
          </w:p>
        </w:tc>
      </w:tr>
      <w:tr w:rsidR="007E200A" w14:paraId="6B7473FA" w14:textId="77777777" w:rsidTr="00D41EAF">
        <w:trPr>
          <w:trHeight w:val="115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2AD20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6F7B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Выполнение плана, расчет премии (в процентах)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986C6" w14:textId="77777777" w:rsidR="007E200A" w:rsidRDefault="007E200A">
            <w:pPr>
              <w:ind w:firstLine="317"/>
            </w:pPr>
            <w:r>
              <w:t>Расчет премии осуществляется в случае, если данные за расчетный период (квартал) больше, чем данные за аналогичный период прошлого года.</w:t>
            </w:r>
          </w:p>
          <w:p w14:paraId="56D3F92C" w14:textId="77777777" w:rsidR="007E200A" w:rsidRDefault="007E200A">
            <w:pPr>
              <w:ind w:firstLine="317"/>
              <w:jc w:val="both"/>
            </w:pPr>
          </w:p>
          <w:p w14:paraId="1D0B0360" w14:textId="77777777" w:rsidR="007E200A" w:rsidRDefault="007E200A">
            <w:pPr>
              <w:ind w:firstLine="317"/>
              <w:jc w:val="both"/>
            </w:pPr>
          </w:p>
          <w:p w14:paraId="4A8D440E" w14:textId="77777777" w:rsidR="007E200A" w:rsidRDefault="007E200A">
            <w:pPr>
              <w:ind w:firstLine="317"/>
              <w:jc w:val="both"/>
            </w:pPr>
          </w:p>
          <w:p w14:paraId="2878A02F" w14:textId="77777777" w:rsidR="007E200A" w:rsidRDefault="007E200A">
            <w:pPr>
              <w:ind w:firstLine="317"/>
              <w:jc w:val="both"/>
            </w:pPr>
          </w:p>
          <w:p w14:paraId="36A5EF69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E5BCD" w14:textId="77777777" w:rsidR="007E200A" w:rsidRDefault="007E200A">
            <w:r>
              <w:t>Расчет в Системе</w:t>
            </w:r>
          </w:p>
        </w:tc>
      </w:tr>
      <w:tr w:rsidR="007E200A" w14:paraId="7714376E" w14:textId="77777777" w:rsidTr="00D41EAF">
        <w:trPr>
          <w:trHeight w:val="781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39F9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704EA" w14:textId="77777777" w:rsidR="007E200A" w:rsidRDefault="007E200A">
            <w:pPr>
              <w:ind w:firstLine="35"/>
              <w:rPr>
                <w:b/>
                <w:lang w:val="en-US"/>
              </w:rPr>
            </w:pPr>
            <w:r>
              <w:rPr>
                <w:b/>
              </w:rPr>
              <w:t xml:space="preserve">Выполнение показателя «Экспорт услуг (к аналогичному периоду прошлого года, в процентах)» рассчитывается за месяц. </w:t>
            </w:r>
            <w:r>
              <w:t>Рассчитывается для:</w:t>
            </w:r>
            <w:r>
              <w:rPr>
                <w:spacing w:val="-1"/>
              </w:rPr>
              <w:t xml:space="preserve"> </w:t>
            </w:r>
            <w:r>
              <w:t>ДГПС, ДГЦ за месяц.</w:t>
            </w:r>
            <w:r>
              <w:rPr>
                <w:b/>
              </w:rPr>
              <w:t xml:space="preserve"> </w:t>
            </w:r>
          </w:p>
        </w:tc>
      </w:tr>
      <w:tr w:rsidR="007E200A" w14:paraId="5F3FA71C" w14:textId="77777777" w:rsidTr="00D41EAF">
        <w:trPr>
          <w:trHeight w:val="525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F8087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A7C3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Фактическое значение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AD32F" w14:textId="77777777" w:rsidR="007E200A" w:rsidRDefault="007E200A">
            <w:pPr>
              <w:ind w:firstLine="317"/>
            </w:pPr>
            <w:r>
              <w:t>Данные предоставляются финансово-экономической службой.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88C5" w14:textId="77777777" w:rsidR="007E200A" w:rsidRDefault="007E200A">
            <w:r>
              <w:t>Ввод вручную</w:t>
            </w:r>
          </w:p>
        </w:tc>
      </w:tr>
      <w:tr w:rsidR="007E200A" w14:paraId="0C2A7ED6" w14:textId="77777777" w:rsidTr="00D41EAF">
        <w:trPr>
          <w:trHeight w:val="278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ACA32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9EA7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Выполнение плана</w:t>
            </w:r>
          </w:p>
          <w:p w14:paraId="3372593D" w14:textId="77777777" w:rsidR="007E200A" w:rsidRDefault="007E200A">
            <w:pPr>
              <w:ind w:firstLine="34"/>
              <w:jc w:val="both"/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65A91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</w:t>
            </w:r>
            <w:r>
              <w:rPr>
                <w:spacing w:val="-4"/>
                <w:szCs w:val="30"/>
              </w:rPr>
              <w:t xml:space="preserve">экспорта услуг </w:t>
            </w:r>
            <w:r>
              <w:t>больше 100%.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D4B9C" w14:textId="77777777" w:rsidR="007E200A" w:rsidRDefault="007E200A">
            <w:r>
              <w:t>Расчет в Системе</w:t>
            </w:r>
          </w:p>
        </w:tc>
      </w:tr>
      <w:tr w:rsidR="007E200A" w14:paraId="175026D2" w14:textId="77777777" w:rsidTr="00D41EAF">
        <w:trPr>
          <w:trHeight w:val="705"/>
        </w:trPr>
        <w:tc>
          <w:tcPr>
            <w:tcW w:w="1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07F3A" w14:textId="77777777" w:rsidR="007E200A" w:rsidRDefault="007E200A">
            <w:pPr>
              <w:ind w:left="-113" w:right="-108" w:firstLine="113"/>
              <w:rPr>
                <w:b/>
              </w:rPr>
            </w:pPr>
            <w:r>
              <w:rPr>
                <w:b/>
              </w:rPr>
              <w:t>18</w:t>
            </w:r>
          </w:p>
          <w:p w14:paraId="0C2DC9B6" w14:textId="77777777" w:rsidR="007E200A" w:rsidRDefault="007E200A">
            <w:pPr>
              <w:ind w:left="-113" w:right="-108" w:firstLine="113"/>
              <w:jc w:val="both"/>
              <w:rPr>
                <w:b/>
              </w:rPr>
            </w:pPr>
          </w:p>
        </w:tc>
        <w:tc>
          <w:tcPr>
            <w:tcW w:w="48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00556" w14:textId="77777777" w:rsidR="007E200A" w:rsidRDefault="007E200A">
            <w:pPr>
              <w:shd w:val="clear" w:color="auto" w:fill="FFFFFF"/>
              <w:tabs>
                <w:tab w:val="left" w:pos="2266"/>
              </w:tabs>
              <w:ind w:firstLine="34"/>
              <w:rPr>
                <w:b/>
              </w:rPr>
            </w:pPr>
            <w:r>
              <w:rPr>
                <w:rFonts w:eastAsia="Calibri"/>
                <w:b/>
              </w:rPr>
              <w:t xml:space="preserve">Выполнение плана </w:t>
            </w:r>
            <w:r>
              <w:rPr>
                <w:b/>
              </w:rPr>
              <w:t>передачи</w:t>
            </w:r>
            <w:r>
              <w:rPr>
                <w:rFonts w:eastAsia="Calibri"/>
                <w:b/>
              </w:rPr>
              <w:t xml:space="preserve"> местного груза, в вагонах</w:t>
            </w:r>
            <w:r>
              <w:rPr>
                <w:b/>
              </w:rPr>
              <w:t xml:space="preserve"> за сутки.</w:t>
            </w:r>
          </w:p>
          <w:p w14:paraId="3CF99340" w14:textId="77777777" w:rsidR="007E200A" w:rsidRDefault="007E200A">
            <w:r>
              <w:t>Рассчитывается для:</w:t>
            </w:r>
            <w:r>
              <w:rPr>
                <w:spacing w:val="-1"/>
              </w:rPr>
              <w:t xml:space="preserve"> </w:t>
            </w:r>
            <w:r>
              <w:t>ДГПС, ДНЦ (узловых и участковых), ДГЦ за сутки с нарастающим итогом за месяц.</w:t>
            </w:r>
          </w:p>
          <w:p w14:paraId="4D92E460" w14:textId="77777777" w:rsidR="007E200A" w:rsidRDefault="007E200A">
            <w:pPr>
              <w:ind w:firstLine="317"/>
            </w:pPr>
            <w:r>
              <w:t>Источником получения информации для расчетов являются данные файла, получаемые ежесуточно в 03.00. Данные файла формируются из КПЭ</w:t>
            </w:r>
            <w:r>
              <w:rPr>
                <w:spacing w:val="-10"/>
              </w:rPr>
              <w:t>.</w:t>
            </w:r>
            <w:r>
              <w:t xml:space="preserve"> </w:t>
            </w:r>
          </w:p>
        </w:tc>
      </w:tr>
      <w:tr w:rsidR="007E200A" w14:paraId="37C9DE05" w14:textId="77777777" w:rsidTr="00D41EAF">
        <w:trPr>
          <w:trHeight w:val="443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E07FF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5CD4D" w14:textId="77777777" w:rsidR="007E200A" w:rsidRDefault="007E200A">
            <w:pPr>
              <w:shd w:val="clear" w:color="auto" w:fill="FFFFFF"/>
              <w:tabs>
                <w:tab w:val="left" w:pos="2266"/>
              </w:tabs>
              <w:ind w:firstLine="34"/>
            </w:pPr>
            <w:r>
              <w:t>План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1F2FD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>Данные формируются из файла (Приложение 1), пункт 12 поле «План передачи». Данные файла из КПЭ</w:t>
            </w:r>
            <w:r>
              <w:rPr>
                <w:spacing w:val="-10"/>
              </w:rPr>
              <w:t>.</w:t>
            </w:r>
          </w:p>
          <w:p w14:paraId="1D23C2F5" w14:textId="77777777" w:rsidR="007E200A" w:rsidRDefault="007E200A">
            <w:pPr>
              <w:ind w:firstLine="317"/>
            </w:pPr>
            <w:r>
              <w:t xml:space="preserve">Для ДГЦ – значение плана передачи по всей дороге. </w:t>
            </w:r>
          </w:p>
          <w:p w14:paraId="7FFAEBF8" w14:textId="77777777" w:rsidR="007E200A" w:rsidRDefault="007E200A">
            <w:pPr>
              <w:ind w:firstLine="317"/>
            </w:pPr>
            <w:r>
              <w:lastRenderedPageBreak/>
              <w:t>Для ДГПС с районом управления более одного НОД и ДНЦ (узловых, участковых) которые расположены в границах более чем одного НОД, план рассчитывается как сумма планов передачи местного груза для таких НОД.</w:t>
            </w:r>
          </w:p>
          <w:p w14:paraId="583B876C" w14:textId="77777777" w:rsidR="007E200A" w:rsidRDefault="007E200A">
            <w:pPr>
              <w:ind w:firstLine="317"/>
            </w:pPr>
            <w:r>
              <w:t xml:space="preserve"> 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71DA9" w14:textId="77777777" w:rsidR="007E200A" w:rsidRDefault="007E200A">
            <w:r>
              <w:lastRenderedPageBreak/>
              <w:t>Данные файлов.</w:t>
            </w:r>
          </w:p>
        </w:tc>
      </w:tr>
      <w:tr w:rsidR="007E200A" w14:paraId="11B22316" w14:textId="77777777" w:rsidTr="00D41EAF">
        <w:trPr>
          <w:trHeight w:val="974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748F2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651AA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before="60" w:after="60"/>
              <w:rPr>
                <w:b/>
              </w:rPr>
            </w:pPr>
            <w:r>
              <w:t>Фактическое значение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>
              <w:t>)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7DA39" w14:textId="77777777" w:rsidR="007E200A" w:rsidRDefault="007E200A">
            <w:pPr>
              <w:spacing w:line="232" w:lineRule="auto"/>
              <w:ind w:firstLine="317"/>
              <w:rPr>
                <w:spacing w:val="-10"/>
              </w:rPr>
            </w:pPr>
            <w:r>
              <w:t>Данные формируются из файла (Приложение 1), пункт 12 поле «Передача». Данные файла из КПЭ</w:t>
            </w:r>
            <w:r>
              <w:rPr>
                <w:spacing w:val="-10"/>
              </w:rPr>
              <w:t>.</w:t>
            </w:r>
          </w:p>
          <w:p w14:paraId="200B931A" w14:textId="77777777" w:rsidR="007E200A" w:rsidRDefault="007E200A">
            <w:pPr>
              <w:ind w:firstLine="317"/>
            </w:pPr>
            <w:r>
              <w:t>Для ДГПС с районом управления более одного НОД и ДНЦ (узловых, участковых) которые расположены в границах более чем одного НОД, фактическое значение рассчитывается как сумма фактических значений передачи местного груза для таких НОД.</w:t>
            </w:r>
          </w:p>
          <w:p w14:paraId="7717107A" w14:textId="77777777" w:rsidR="007E200A" w:rsidRDefault="007E200A">
            <w:pPr>
              <w:ind w:firstLine="317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015D3" w14:textId="77777777" w:rsidR="007E200A" w:rsidRDefault="007E200A">
            <w:r>
              <w:t>Данные файлов.</w:t>
            </w:r>
          </w:p>
        </w:tc>
      </w:tr>
      <w:tr w:rsidR="007E200A" w14:paraId="42C56216" w14:textId="77777777" w:rsidTr="00D41EAF">
        <w:trPr>
          <w:trHeight w:val="1020"/>
        </w:trPr>
        <w:tc>
          <w:tcPr>
            <w:tcW w:w="1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8B7E3" w14:textId="77777777" w:rsidR="007E200A" w:rsidRDefault="007E200A">
            <w:pPr>
              <w:rPr>
                <w:b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388CF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line="232" w:lineRule="auto"/>
            </w:pPr>
            <w:r>
              <w:t>Выполнение плана, расчет премии (в процентах)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oMath>
            <w:r>
              <w:t>)</w:t>
            </w:r>
          </w:p>
          <w:p w14:paraId="63944517" w14:textId="77777777" w:rsidR="007E200A" w:rsidRDefault="007E200A">
            <w:pPr>
              <w:shd w:val="clear" w:color="auto" w:fill="FFFFFF"/>
              <w:tabs>
                <w:tab w:val="left" w:pos="2266"/>
              </w:tabs>
              <w:spacing w:before="60" w:after="60"/>
              <w:jc w:val="both"/>
              <w:rPr>
                <w:b/>
              </w:rPr>
            </w:pP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B5FAB" w14:textId="77777777" w:rsidR="007E200A" w:rsidRDefault="007E200A">
            <w:pPr>
              <w:ind w:firstLine="317"/>
            </w:pPr>
            <w:r>
              <w:t xml:space="preserve">План выполнен в случае, если процент выполнения плана больше или равен 100%. </w:t>
            </w:r>
          </w:p>
          <w:p w14:paraId="7D01F491" w14:textId="77777777" w:rsidR="007E200A" w:rsidRDefault="007E200A">
            <w:pPr>
              <w:ind w:firstLine="317"/>
            </w:pPr>
            <w:r>
              <w:t>Выполнение рассчитывается:</w:t>
            </w:r>
          </w:p>
          <w:p w14:paraId="4F104986" w14:textId="77777777" w:rsidR="007E200A" w:rsidRDefault="006D000F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факт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план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*100%</m:t>
              </m:r>
            </m:oMath>
            <w:r w:rsidR="007E200A">
              <w:t>, где</w:t>
            </w:r>
          </w:p>
          <w:p w14:paraId="3EE1746B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разв</m:t>
                  </m:r>
                </m:sub>
              </m:sSub>
            </m:oMath>
            <w:r w:rsidR="007E200A">
              <w:t>– выполнение плана передачи местного груза, %. Округляется до 1 знаков после запятой.</w:t>
            </w:r>
          </w:p>
          <w:p w14:paraId="6A3C056F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факт</m:t>
                  </m:r>
                </m:sub>
              </m:sSub>
            </m:oMath>
            <w:r w:rsidR="007E200A">
              <w:t xml:space="preserve"> – фактическое значение передачи местного груза;</w:t>
            </w:r>
          </w:p>
          <w:p w14:paraId="1BA967FD" w14:textId="77777777" w:rsidR="007E200A" w:rsidRDefault="006D000F">
            <w:pPr>
              <w:ind w:firstLine="317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план</m:t>
                  </m:r>
                </m:sub>
              </m:sSub>
            </m:oMath>
            <w:r w:rsidR="007E200A">
              <w:t xml:space="preserve"> - плановое значение передачи местного груза.</w:t>
            </w:r>
          </w:p>
          <w:p w14:paraId="4D0727A1" w14:textId="77777777" w:rsidR="007E200A" w:rsidRDefault="007E200A">
            <w:pPr>
              <w:ind w:firstLine="317"/>
            </w:pPr>
            <w:r>
              <w:rPr>
                <w:spacing w:val="-2"/>
              </w:rPr>
              <w:t xml:space="preserve">В случае выполнения планового значения показателя за сутки показатель учитывается как выполненный обоими ДГПС (ночной и дневной смены), в случае не выполнения планового значения – как невыполненный обоими ДГПС (ночной и дневной смены). </w:t>
            </w:r>
          </w:p>
          <w:p w14:paraId="268839B6" w14:textId="77777777" w:rsidR="007E200A" w:rsidRDefault="007E200A">
            <w:pPr>
              <w:ind w:firstLine="33"/>
              <w:jc w:val="both"/>
            </w:pP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B603" w14:textId="77777777" w:rsidR="007E200A" w:rsidRDefault="007E200A">
            <w:r>
              <w:t>Расчет в Системе</w:t>
            </w:r>
          </w:p>
        </w:tc>
      </w:tr>
    </w:tbl>
    <w:p w14:paraId="2950CD65" w14:textId="77777777" w:rsidR="007E200A" w:rsidRDefault="007E200A" w:rsidP="007E200A">
      <w:pPr>
        <w:jc w:val="both"/>
        <w:rPr>
          <w:sz w:val="28"/>
          <w:szCs w:val="28"/>
        </w:rPr>
      </w:pPr>
    </w:p>
    <w:p w14:paraId="1BE468A5" w14:textId="77777777" w:rsidR="007E200A" w:rsidRDefault="007E200A" w:rsidP="007E200A">
      <w:pPr>
        <w:jc w:val="both"/>
        <w:rPr>
          <w:sz w:val="28"/>
          <w:szCs w:val="28"/>
        </w:rPr>
      </w:pPr>
    </w:p>
    <w:p w14:paraId="248F4A53" w14:textId="77777777" w:rsidR="007E200A" w:rsidRDefault="007E200A" w:rsidP="007E200A">
      <w:pPr>
        <w:ind w:firstLine="567"/>
        <w:rPr>
          <w:sz w:val="28"/>
          <w:szCs w:val="28"/>
        </w:rPr>
      </w:pPr>
    </w:p>
    <w:p w14:paraId="28231776" w14:textId="77777777" w:rsidR="007E200A" w:rsidRDefault="007E200A" w:rsidP="007E200A">
      <w:pPr>
        <w:ind w:firstLine="567"/>
        <w:rPr>
          <w:sz w:val="28"/>
          <w:szCs w:val="28"/>
        </w:rPr>
      </w:pPr>
    </w:p>
    <w:p w14:paraId="6547E461" w14:textId="77777777" w:rsidR="007E200A" w:rsidRDefault="007E200A" w:rsidP="007E200A">
      <w:pPr>
        <w:sectPr w:rsidR="007E200A" w:rsidSect="00D41EAF">
          <w:pgSz w:w="16838" w:h="11906" w:orient="landscape" w:code="9"/>
          <w:pgMar w:top="340" w:right="340" w:bottom="340" w:left="340" w:header="340" w:footer="340" w:gutter="0"/>
          <w:cols w:space="720"/>
        </w:sectPr>
      </w:pPr>
    </w:p>
    <w:p w14:paraId="12114744" w14:textId="77777777" w:rsidR="007E200A" w:rsidRPr="00D41EAF" w:rsidRDefault="007E200A" w:rsidP="007E200A">
      <w:pPr>
        <w:pStyle w:val="1"/>
        <w:numPr>
          <w:ilvl w:val="0"/>
          <w:numId w:val="0"/>
        </w:numPr>
        <w:ind w:left="432"/>
        <w:jc w:val="right"/>
        <w:rPr>
          <w:sz w:val="24"/>
          <w:szCs w:val="28"/>
        </w:rPr>
      </w:pPr>
      <w:bookmarkStart w:id="103" w:name="_Toc79736852"/>
      <w:r w:rsidRPr="00D41EAF">
        <w:rPr>
          <w:sz w:val="24"/>
          <w:szCs w:val="28"/>
        </w:rPr>
        <w:lastRenderedPageBreak/>
        <w:t>Приложение 3</w:t>
      </w:r>
      <w:bookmarkEnd w:id="103"/>
    </w:p>
    <w:p w14:paraId="3BE7B001" w14:textId="77777777" w:rsidR="007E200A" w:rsidRPr="00D41EAF" w:rsidRDefault="007E200A" w:rsidP="007E200A">
      <w:pPr>
        <w:rPr>
          <w:sz w:val="22"/>
          <w:szCs w:val="22"/>
        </w:rPr>
      </w:pPr>
      <w:r w:rsidRPr="00D41EAF">
        <w:t xml:space="preserve"> </w:t>
      </w:r>
    </w:p>
    <w:p w14:paraId="4257E7F6" w14:textId="77777777" w:rsidR="007E200A" w:rsidRPr="00D41EAF" w:rsidRDefault="007E200A" w:rsidP="007E200A">
      <w:pPr>
        <w:jc w:val="center"/>
        <w:rPr>
          <w:b/>
        </w:rPr>
      </w:pPr>
      <w:r w:rsidRPr="00D41EAF">
        <w:rPr>
          <w:b/>
        </w:rPr>
        <w:t>Порядок определения данных для расчета</w:t>
      </w:r>
    </w:p>
    <w:p w14:paraId="416A9ACA" w14:textId="77777777" w:rsidR="007E200A" w:rsidRPr="00D41EAF" w:rsidRDefault="007E200A" w:rsidP="007E200A">
      <w:pPr>
        <w:jc w:val="center"/>
        <w:rPr>
          <w:b/>
        </w:rPr>
      </w:pPr>
    </w:p>
    <w:p w14:paraId="31C109BB" w14:textId="77777777" w:rsidR="007E200A" w:rsidRPr="00D41EAF" w:rsidRDefault="007E200A" w:rsidP="007E200A">
      <w:pPr>
        <w:pStyle w:val="a3"/>
        <w:numPr>
          <w:ilvl w:val="0"/>
          <w:numId w:val="22"/>
        </w:numPr>
        <w:ind w:left="0" w:firstLine="709"/>
        <w:rPr>
          <w:b/>
        </w:rPr>
      </w:pPr>
      <w:r w:rsidRPr="00D41EAF">
        <w:rPr>
          <w:b/>
        </w:rPr>
        <w:t xml:space="preserve">Диапазон номеров поездов, используемый при расчётах </w:t>
      </w:r>
    </w:p>
    <w:p w14:paraId="559F164F" w14:textId="77777777" w:rsidR="007E200A" w:rsidRPr="00D41EAF" w:rsidRDefault="007E200A" w:rsidP="007E200A">
      <w:pPr>
        <w:pStyle w:val="a3"/>
        <w:ind w:left="0" w:firstLine="709"/>
        <w:jc w:val="both"/>
      </w:pPr>
      <w:r w:rsidRPr="00D41EAF">
        <w:t>Расчёт производится для грузовых поездов следующих категорий в соответствии с действующей системой нумерации (далее - Диапазон):</w:t>
      </w:r>
    </w:p>
    <w:p w14:paraId="5327CA90" w14:textId="77777777" w:rsidR="007E200A" w:rsidRPr="00D41EAF" w:rsidRDefault="007E200A" w:rsidP="007E200A">
      <w:pPr>
        <w:ind w:firstLine="709"/>
        <w:jc w:val="both"/>
      </w:pPr>
      <w:r w:rsidRPr="00D41EAF">
        <w:t>- специализированные грузовые поезда, в т.ч на удлинённых плечах обслуживания;</w:t>
      </w:r>
    </w:p>
    <w:p w14:paraId="3892C570" w14:textId="77777777" w:rsidR="007E200A" w:rsidRPr="00D41EAF" w:rsidRDefault="007E200A" w:rsidP="007E200A">
      <w:pPr>
        <w:ind w:firstLine="709"/>
        <w:jc w:val="both"/>
      </w:pPr>
      <w:r w:rsidRPr="00D41EAF">
        <w:t xml:space="preserve">-  грузовые поезда: соединённые (сдвоенные) поезда, составы из порожних вагонов в количестве 350-520 осей с одним локомотивом в голове, поезда повышенного веса, сквозные, в т.ч.  на удлинённых плечах обслуживания, участковые, сборные.   </w:t>
      </w:r>
    </w:p>
    <w:p w14:paraId="71AD2C55" w14:textId="77777777" w:rsidR="007E200A" w:rsidRPr="00D41EAF" w:rsidRDefault="007E200A" w:rsidP="007E200A">
      <w:pPr>
        <w:pStyle w:val="a3"/>
        <w:ind w:left="0" w:firstLine="709"/>
        <w:jc w:val="both"/>
      </w:pPr>
      <w:r w:rsidRPr="00D41EAF">
        <w:t xml:space="preserve">Поездные события с поездами, нумерацией не входящей в Диапазон, игнорируются на этапе загрузки данных в Систему. </w:t>
      </w:r>
    </w:p>
    <w:p w14:paraId="1B8AA022" w14:textId="77777777" w:rsidR="007E200A" w:rsidRPr="00D41EAF" w:rsidRDefault="007E200A" w:rsidP="007E200A">
      <w:pPr>
        <w:pStyle w:val="a3"/>
        <w:ind w:left="0" w:firstLine="709"/>
        <w:rPr>
          <w:b/>
        </w:rPr>
      </w:pPr>
    </w:p>
    <w:p w14:paraId="302DF784" w14:textId="77777777" w:rsidR="007E200A" w:rsidRPr="00D41EAF" w:rsidRDefault="007E200A" w:rsidP="007E200A">
      <w:pPr>
        <w:pStyle w:val="a3"/>
        <w:ind w:left="0" w:firstLine="709"/>
        <w:rPr>
          <w:b/>
        </w:rPr>
      </w:pPr>
      <w:r w:rsidRPr="00D41EAF">
        <w:rPr>
          <w:b/>
        </w:rPr>
        <w:t xml:space="preserve">2. Общие положения  </w:t>
      </w:r>
    </w:p>
    <w:p w14:paraId="6E7D6183" w14:textId="77777777" w:rsidR="007E200A" w:rsidRPr="00D41EAF" w:rsidRDefault="007E200A" w:rsidP="007E200A">
      <w:pPr>
        <w:ind w:firstLine="567"/>
        <w:jc w:val="both"/>
      </w:pPr>
      <w:r w:rsidRPr="00D41EAF">
        <w:t xml:space="preserve">Поезд принимается в расчет как одна единица с момента отправления поезда (или приёма по межгосударственному стыку), до момента прибытия, (сдачи по межгосударственному стыку. </w:t>
      </w:r>
    </w:p>
    <w:p w14:paraId="5B12C145" w14:textId="77777777" w:rsidR="007E200A" w:rsidRPr="00D41EAF" w:rsidRDefault="007E200A" w:rsidP="007E200A">
      <w:pPr>
        <w:ind w:firstLine="567"/>
        <w:jc w:val="both"/>
      </w:pPr>
      <w:r w:rsidRPr="00D41EAF">
        <w:t>При смене номера поезда, включая чётность, поезд принимается к расчету как одна единица.</w:t>
      </w:r>
    </w:p>
    <w:p w14:paraId="798D5672" w14:textId="77777777" w:rsidR="007E200A" w:rsidRPr="00D41EAF" w:rsidRDefault="007E200A" w:rsidP="007E200A">
      <w:pPr>
        <w:ind w:firstLine="567"/>
        <w:jc w:val="both"/>
      </w:pPr>
      <w:r w:rsidRPr="00D41EAF">
        <w:t>При изменении индекса поезда к расчету принимается только один поезд с учетом операции изменения индекса поезда.</w:t>
      </w:r>
    </w:p>
    <w:p w14:paraId="3E3A4036" w14:textId="77777777" w:rsidR="007E200A" w:rsidRPr="00D41EAF" w:rsidRDefault="007E200A" w:rsidP="007E200A">
      <w:pPr>
        <w:ind w:firstLine="567"/>
        <w:jc w:val="both"/>
        <w:rPr>
          <w:i/>
        </w:rPr>
      </w:pPr>
      <w:r w:rsidRPr="00D41EAF">
        <w:rPr>
          <w:i/>
        </w:rPr>
        <w:t xml:space="preserve">При изменении номера поезда на номер, не попадающий в Диапазон номеров, поезд с новым номером не попадает в расчет.  </w:t>
      </w:r>
    </w:p>
    <w:p w14:paraId="5BBE2790" w14:textId="77777777" w:rsidR="007E200A" w:rsidRPr="00D41EAF" w:rsidRDefault="007E200A" w:rsidP="007E200A">
      <w:pPr>
        <w:ind w:left="567"/>
        <w:jc w:val="both"/>
        <w:rPr>
          <w:sz w:val="22"/>
          <w:szCs w:val="22"/>
        </w:rPr>
      </w:pPr>
    </w:p>
    <w:p w14:paraId="2900B840" w14:textId="77777777" w:rsidR="007E200A" w:rsidRPr="00D41EAF" w:rsidRDefault="007E200A" w:rsidP="007E200A">
      <w:pPr>
        <w:pStyle w:val="a3"/>
        <w:ind w:left="0" w:firstLine="567"/>
        <w:jc w:val="both"/>
      </w:pPr>
      <w:r w:rsidRPr="00D41EAF">
        <w:t>К</w:t>
      </w:r>
      <w:r w:rsidRPr="00D41EAF">
        <w:rPr>
          <w:b/>
        </w:rPr>
        <w:t xml:space="preserve"> поездным операциям </w:t>
      </w:r>
      <w:r w:rsidRPr="00D41EAF">
        <w:t>относятся</w:t>
      </w:r>
      <w:r w:rsidRPr="00D41EAF">
        <w:rPr>
          <w:b/>
        </w:rPr>
        <w:t xml:space="preserve"> </w:t>
      </w:r>
      <w:r w:rsidRPr="00D41EAF">
        <w:t xml:space="preserve">операции по сообщениям: </w:t>
      </w:r>
    </w:p>
    <w:p w14:paraId="1BA9292C" w14:textId="77777777" w:rsidR="007E200A" w:rsidRPr="00D41EAF" w:rsidRDefault="007E200A" w:rsidP="007E200A">
      <w:pPr>
        <w:pStyle w:val="a3"/>
        <w:ind w:left="0" w:firstLine="567"/>
        <w:jc w:val="both"/>
      </w:pPr>
      <w:r w:rsidRPr="00D41EAF">
        <w:t>- прибытие, отправление, проследование;</w:t>
      </w:r>
    </w:p>
    <w:p w14:paraId="439D401F" w14:textId="77777777" w:rsidR="007E200A" w:rsidRPr="00D41EAF" w:rsidRDefault="007E200A" w:rsidP="007E200A">
      <w:pPr>
        <w:pStyle w:val="a3"/>
        <w:ind w:left="0" w:firstLine="567"/>
        <w:jc w:val="both"/>
      </w:pPr>
      <w:r w:rsidRPr="00D41EAF">
        <w:t>- сдача, прием по межгосударственным, межотделенческим стыковым пунктам.</w:t>
      </w:r>
    </w:p>
    <w:p w14:paraId="02B1B584" w14:textId="77777777" w:rsidR="007E200A" w:rsidRPr="00D41EAF" w:rsidRDefault="007E200A" w:rsidP="007E200A">
      <w:pPr>
        <w:ind w:firstLine="567"/>
        <w:jc w:val="both"/>
      </w:pPr>
    </w:p>
    <w:p w14:paraId="768D2AAB" w14:textId="77777777" w:rsidR="007E200A" w:rsidRPr="00D41EAF" w:rsidRDefault="007E200A" w:rsidP="007E200A">
      <w:pPr>
        <w:ind w:firstLine="567"/>
        <w:jc w:val="both"/>
      </w:pPr>
      <w:r w:rsidRPr="00D41EAF">
        <w:t>Порядок выполнения расчётных операций по определению перечня поездов для расчетов из ГИД Неман, ИАС ПУР ГП</w:t>
      </w:r>
    </w:p>
    <w:tbl>
      <w:tblPr>
        <w:tblW w:w="9257" w:type="dxa"/>
        <w:tblInd w:w="108" w:type="dxa"/>
        <w:tblLook w:val="04A0" w:firstRow="1" w:lastRow="0" w:firstColumn="1" w:lastColumn="0" w:noHBand="0" w:noVBand="1"/>
      </w:tblPr>
      <w:tblGrid>
        <w:gridCol w:w="473"/>
        <w:gridCol w:w="4683"/>
        <w:gridCol w:w="4101"/>
      </w:tblGrid>
      <w:tr w:rsidR="007E200A" w:rsidRPr="00D41EAF" w14:paraId="6D3C807B" w14:textId="77777777" w:rsidTr="007E200A">
        <w:trPr>
          <w:trHeight w:val="702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D84A" w14:textId="77777777" w:rsidR="007E200A" w:rsidRPr="00D41EAF" w:rsidRDefault="007E200A">
            <w:pPr>
              <w:rPr>
                <w:b/>
                <w:sz w:val="22"/>
                <w:szCs w:val="22"/>
              </w:rPr>
            </w:pPr>
            <w:r w:rsidRPr="00D41EAF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84428" w14:textId="77777777" w:rsidR="007E200A" w:rsidRPr="00D41EAF" w:rsidRDefault="007E200A">
            <w:pPr>
              <w:rPr>
                <w:b/>
                <w:sz w:val="22"/>
                <w:szCs w:val="22"/>
              </w:rPr>
            </w:pPr>
            <w:r w:rsidRPr="00D41EAF">
              <w:rPr>
                <w:b/>
                <w:sz w:val="22"/>
                <w:szCs w:val="22"/>
              </w:rPr>
              <w:t xml:space="preserve">Наименование операции 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91FD" w14:textId="77777777" w:rsidR="007E200A" w:rsidRPr="00D41EAF" w:rsidRDefault="007E200A">
            <w:pPr>
              <w:rPr>
                <w:b/>
                <w:sz w:val="22"/>
                <w:szCs w:val="22"/>
              </w:rPr>
            </w:pPr>
            <w:r w:rsidRPr="00D41EAF">
              <w:rPr>
                <w:b/>
                <w:sz w:val="22"/>
                <w:szCs w:val="22"/>
              </w:rPr>
              <w:t>Примечание</w:t>
            </w:r>
          </w:p>
        </w:tc>
      </w:tr>
      <w:tr w:rsidR="007E200A" w:rsidRPr="00D41EAF" w14:paraId="07FA46F1" w14:textId="77777777" w:rsidTr="007E200A">
        <w:trPr>
          <w:trHeight w:val="1211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EC43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1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9B0AB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Производится загрузка данных из «Архив ГИД Неман»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B39EE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«Архив ГИД Неман» должен включать в себя весь перечень данных со всех рабочих мест ДНЦ.</w:t>
            </w:r>
          </w:p>
        </w:tc>
      </w:tr>
      <w:tr w:rsidR="007E200A" w:rsidRPr="00D41EAF" w14:paraId="0F242EDF" w14:textId="77777777" w:rsidTr="007E200A">
        <w:trPr>
          <w:trHeight w:val="1207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391C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2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AB6E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Производится загрузка данных из ИАС ПУР ГП.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C8702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Данные ИАС ПУР ГП формируются с использованием с.5676 в регламенте.</w:t>
            </w:r>
          </w:p>
        </w:tc>
      </w:tr>
      <w:tr w:rsidR="007E200A" w:rsidRPr="00D41EAF" w14:paraId="0F57FA0D" w14:textId="77777777" w:rsidTr="007E200A">
        <w:trPr>
          <w:trHeight w:val="1764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6DE00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3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A0A8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Производится идентификация поездов из ГИД Неман с данными ИАС ПУР ГП.</w:t>
            </w:r>
          </w:p>
          <w:p w14:paraId="18633436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6B3AA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Идентификация производится путем найденных совпадений в данных по номеру поезда, станции совершения операции, временем совершения операции с возможным отклонением не более 15 минут.</w:t>
            </w:r>
          </w:p>
          <w:p w14:paraId="37B75581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</w:p>
        </w:tc>
      </w:tr>
      <w:tr w:rsidR="007E200A" w:rsidRPr="00D41EAF" w14:paraId="4A776B03" w14:textId="77777777" w:rsidTr="007E200A">
        <w:trPr>
          <w:trHeight w:val="1209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8370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4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F3ACD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 xml:space="preserve">Производится определение станций, по которым рассчитается факт прибытия/отправления, проследования на узел/участок. 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9F85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Порядок определения станций прибытия/отправления на узел/участок приведены в Приложении 3 настоящего документа.</w:t>
            </w:r>
          </w:p>
        </w:tc>
      </w:tr>
      <w:tr w:rsidR="007E200A" w:rsidRPr="00D41EAF" w14:paraId="2261190F" w14:textId="77777777" w:rsidTr="007E200A">
        <w:trPr>
          <w:trHeight w:val="742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26AF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5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5E42F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Определяется точное время прибытия/отправления.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CC65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</w:p>
        </w:tc>
      </w:tr>
      <w:tr w:rsidR="007E200A" w:rsidRPr="00D41EAF" w14:paraId="67384F9E" w14:textId="77777777" w:rsidTr="007E200A">
        <w:trPr>
          <w:trHeight w:val="2868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B0A2D" w14:textId="77777777" w:rsidR="007E200A" w:rsidRPr="00D41EAF" w:rsidRDefault="007E200A">
            <w:pPr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lastRenderedPageBreak/>
              <w:t>6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1CE3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Формируется итоговый Архив подсистемы расчета оперативных показателей (далее - Перечень поездов).</w:t>
            </w:r>
          </w:p>
          <w:p w14:paraId="0C6B27AE" w14:textId="77777777" w:rsidR="007E200A" w:rsidRPr="00D41EAF" w:rsidRDefault="007E200A">
            <w:pPr>
              <w:ind w:firstLine="273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 xml:space="preserve">Архив подсистемы содержит перечень основных исходных данных, по которым будет производиться расчёт показателей. </w:t>
            </w:r>
          </w:p>
        </w:tc>
        <w:tc>
          <w:tcPr>
            <w:tcW w:w="4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0852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В сформированном перечне данных каждый поезд должен содержать обязательную информацию:</w:t>
            </w:r>
          </w:p>
          <w:p w14:paraId="31F1D78E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- источник получения информации;</w:t>
            </w:r>
          </w:p>
          <w:p w14:paraId="25E72B0B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- станция совершения операции;</w:t>
            </w:r>
          </w:p>
          <w:p w14:paraId="306B1146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- номер поезда;</w:t>
            </w:r>
          </w:p>
          <w:p w14:paraId="168280D3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- индекс поезда;</w:t>
            </w:r>
          </w:p>
          <w:p w14:paraId="2794E2B0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- время совершения операции,</w:t>
            </w:r>
          </w:p>
          <w:p w14:paraId="15C95115" w14:textId="77777777" w:rsidR="007E200A" w:rsidRPr="00D41EAF" w:rsidRDefault="007E200A">
            <w:pPr>
              <w:ind w:firstLine="258"/>
              <w:rPr>
                <w:sz w:val="22"/>
                <w:szCs w:val="22"/>
              </w:rPr>
            </w:pPr>
            <w:r w:rsidRPr="00D41EAF">
              <w:rPr>
                <w:sz w:val="22"/>
                <w:szCs w:val="22"/>
              </w:rPr>
              <w:t>Перечень дополнительных полей дополняется из регламента 5676.</w:t>
            </w:r>
          </w:p>
        </w:tc>
      </w:tr>
    </w:tbl>
    <w:p w14:paraId="76535B0E" w14:textId="77777777" w:rsidR="007E200A" w:rsidRPr="00D41EAF" w:rsidRDefault="007E200A" w:rsidP="007E200A">
      <w:pPr>
        <w:ind w:firstLine="567"/>
        <w:jc w:val="both"/>
      </w:pPr>
      <w:r w:rsidRPr="00D41EAF">
        <w:t xml:space="preserve">Если в ГИД «НЕМАН» поезд меняет идентификатор («рвется»  нитка) Система должна обеспечивать выполнение следующих действий: </w:t>
      </w:r>
    </w:p>
    <w:p w14:paraId="76D90F2F" w14:textId="77777777" w:rsidR="007E200A" w:rsidRPr="00D41EAF" w:rsidRDefault="007E200A" w:rsidP="007E200A">
      <w:pPr>
        <w:ind w:firstLine="567"/>
        <w:jc w:val="both"/>
      </w:pPr>
      <w:r w:rsidRPr="00D41EAF">
        <w:t xml:space="preserve">- связать фрагменты ниток с одинаковым номером при наличии в обеих нитках события с одинаковым путём на станции и расхождением по времени не более 5 минут;  </w:t>
      </w:r>
    </w:p>
    <w:p w14:paraId="00287BE2" w14:textId="77777777" w:rsidR="007E200A" w:rsidRPr="00D41EAF" w:rsidRDefault="007E200A" w:rsidP="007E200A">
      <w:pPr>
        <w:ind w:firstLine="567"/>
        <w:jc w:val="both"/>
      </w:pPr>
      <w:r w:rsidRPr="00D41EAF">
        <w:t>- связать фрагменты ниток ГИД при сопоставлениями их с поездными сообщениями из ИАС ПУРГП.</w:t>
      </w:r>
    </w:p>
    <w:p w14:paraId="2C253FAE" w14:textId="77777777" w:rsidR="007E200A" w:rsidRPr="00D41EAF" w:rsidRDefault="007E200A" w:rsidP="007E200A">
      <w:pPr>
        <w:ind w:firstLine="567"/>
        <w:jc w:val="both"/>
        <w:rPr>
          <w:highlight w:val="green"/>
        </w:rPr>
      </w:pPr>
    </w:p>
    <w:p w14:paraId="2C08C0FE" w14:textId="77777777" w:rsidR="007E200A" w:rsidRPr="00D41EAF" w:rsidRDefault="007E200A" w:rsidP="007E200A">
      <w:pPr>
        <w:ind w:left="360"/>
        <w:rPr>
          <w:b/>
        </w:rPr>
      </w:pPr>
      <w:r w:rsidRPr="00D41EAF">
        <w:rPr>
          <w:b/>
        </w:rPr>
        <w:t>3. Общие требования к структуре полигона</w:t>
      </w:r>
    </w:p>
    <w:p w14:paraId="66E09CC6" w14:textId="77777777" w:rsidR="007E200A" w:rsidRPr="00D41EAF" w:rsidRDefault="007E200A" w:rsidP="007E200A">
      <w:pPr>
        <w:ind w:firstLine="567"/>
        <w:jc w:val="both"/>
      </w:pPr>
      <w:r w:rsidRPr="00D41EAF">
        <w:t xml:space="preserve">Расчетный полигон может состоять из линейных и узловых участков. </w:t>
      </w:r>
    </w:p>
    <w:p w14:paraId="51EB433A" w14:textId="77777777" w:rsidR="007E200A" w:rsidRPr="00D41EAF" w:rsidRDefault="007E200A" w:rsidP="007E200A">
      <w:pPr>
        <w:ind w:firstLine="567"/>
        <w:jc w:val="both"/>
      </w:pPr>
      <w:r w:rsidRPr="00D41EAF">
        <w:t>Линейные участки могут стыковаться непосредственно друг с другом без узловых станций (Степянка – Хороброво).</w:t>
      </w:r>
    </w:p>
    <w:p w14:paraId="497EE61B" w14:textId="77777777" w:rsidR="007E200A" w:rsidRPr="00D41EAF" w:rsidRDefault="007E200A" w:rsidP="007E200A">
      <w:pPr>
        <w:pStyle w:val="a3"/>
        <w:ind w:left="0" w:firstLine="567"/>
        <w:jc w:val="both"/>
      </w:pPr>
      <w:r w:rsidRPr="00D41EAF">
        <w:t xml:space="preserve">Узловой участок может состоять из нескольких участков.   </w:t>
      </w:r>
    </w:p>
    <w:p w14:paraId="244E7213" w14:textId="77777777" w:rsidR="007E200A" w:rsidRPr="00D41EAF" w:rsidRDefault="007E200A" w:rsidP="007E200A">
      <w:pPr>
        <w:pStyle w:val="a3"/>
        <w:ind w:left="0" w:firstLine="567"/>
        <w:jc w:val="both"/>
      </w:pPr>
      <w:r w:rsidRPr="00D41EAF">
        <w:t>В состав расчетного полигона ДНЦ (узлового) могут входить станции узла и линейные станции. При расчете выполнения показателей ДНЦ (узлового) к расчету принимается данные на узловых и участковых станциях. Перечень станций, по которым берутся данные для расчета, должен быть описан в НСИ.</w:t>
      </w:r>
    </w:p>
    <w:p w14:paraId="707B1BB1" w14:textId="77777777" w:rsidR="007E200A" w:rsidRPr="00D41EAF" w:rsidRDefault="007E200A" w:rsidP="007E200A">
      <w:pPr>
        <w:pStyle w:val="a3"/>
        <w:ind w:left="0" w:firstLine="567"/>
        <w:jc w:val="both"/>
      </w:pPr>
    </w:p>
    <w:p w14:paraId="3DE23882" w14:textId="77777777" w:rsidR="007E200A" w:rsidRPr="00D41EAF" w:rsidRDefault="007E200A" w:rsidP="007E200A">
      <w:pPr>
        <w:ind w:firstLine="567"/>
        <w:rPr>
          <w:b/>
        </w:rPr>
      </w:pPr>
      <w:r w:rsidRPr="00D41EAF">
        <w:rPr>
          <w:b/>
        </w:rPr>
        <w:t xml:space="preserve">4. Определение станции отправления, прибытия для расчетов показателей.  Определение времени отправления, прибытия </w:t>
      </w:r>
    </w:p>
    <w:p w14:paraId="2A9E9996" w14:textId="77777777" w:rsidR="007E200A" w:rsidRPr="00D41EAF" w:rsidRDefault="007E200A" w:rsidP="007E200A">
      <w:pPr>
        <w:ind w:firstLine="567"/>
        <w:rPr>
          <w:b/>
        </w:rPr>
      </w:pPr>
      <w:r w:rsidRPr="00D41EAF">
        <w:rPr>
          <w:b/>
        </w:rPr>
        <w:t>4.1 Станция отправления, прибытия для расчетов показателей</w:t>
      </w:r>
    </w:p>
    <w:p w14:paraId="2176D879" w14:textId="77777777" w:rsidR="007E200A" w:rsidRPr="00D41EAF" w:rsidRDefault="007E200A" w:rsidP="007E200A">
      <w:pPr>
        <w:ind w:firstLine="567"/>
        <w:jc w:val="both"/>
      </w:pPr>
      <w:r w:rsidRPr="00D41EAF">
        <w:rPr>
          <w:b/>
        </w:rPr>
        <w:t>Станция отправления</w:t>
      </w:r>
      <w:r w:rsidRPr="00D41EAF">
        <w:t xml:space="preserve"> с узла при следовании поезда через две или более станций в данном узле определяется:</w:t>
      </w:r>
    </w:p>
    <w:p w14:paraId="675B70A6" w14:textId="77777777" w:rsidR="007E200A" w:rsidRPr="00D41EAF" w:rsidRDefault="007E200A" w:rsidP="007E200A">
      <w:pPr>
        <w:ind w:firstLine="567"/>
        <w:jc w:val="both"/>
      </w:pPr>
      <w:r w:rsidRPr="00D41EAF">
        <w:t>- станцией формирования (при наличии поездных сообщений по станции, код которой соответствует пкз.1 индекса поезда);</w:t>
      </w:r>
    </w:p>
    <w:p w14:paraId="39FD7037" w14:textId="77777777" w:rsidR="007E200A" w:rsidRPr="00D41EAF" w:rsidRDefault="007E200A" w:rsidP="007E200A">
      <w:pPr>
        <w:ind w:firstLine="567"/>
        <w:jc w:val="both"/>
      </w:pPr>
      <w:r w:rsidRPr="00D41EAF">
        <w:t>- при отсутствии станции формирования – станцией, на которой производилась прицепка-отцепка локомотива;</w:t>
      </w:r>
    </w:p>
    <w:p w14:paraId="4AC6B4A3" w14:textId="77777777" w:rsidR="007E200A" w:rsidRPr="00D41EAF" w:rsidRDefault="007E200A" w:rsidP="007E200A">
      <w:pPr>
        <w:ind w:firstLine="567"/>
        <w:jc w:val="both"/>
      </w:pPr>
      <w:r w:rsidRPr="00D41EAF">
        <w:t>- при отсутствии прицепки/отцепки локомотива - последняя станция на которой производилась прицепка/отцепка вагонов.</w:t>
      </w:r>
    </w:p>
    <w:p w14:paraId="440CB612" w14:textId="77777777" w:rsidR="007E200A" w:rsidRPr="00D41EAF" w:rsidRDefault="007E200A" w:rsidP="007E200A">
      <w:pPr>
        <w:ind w:firstLine="567"/>
        <w:jc w:val="both"/>
      </w:pPr>
    </w:p>
    <w:p w14:paraId="36B196BF" w14:textId="77777777" w:rsidR="007E200A" w:rsidRPr="00D41EAF" w:rsidRDefault="007E200A" w:rsidP="007E200A">
      <w:pPr>
        <w:ind w:firstLine="567"/>
        <w:jc w:val="both"/>
      </w:pPr>
      <w:r w:rsidRPr="00D41EAF">
        <w:rPr>
          <w:b/>
        </w:rPr>
        <w:t xml:space="preserve">Станция прибытия на узел </w:t>
      </w:r>
      <w:r w:rsidRPr="00D41EAF">
        <w:t>при следовании поезда через две или более станции в данном узле определяется:</w:t>
      </w:r>
    </w:p>
    <w:p w14:paraId="55F0FECB" w14:textId="77777777" w:rsidR="007E200A" w:rsidRPr="00D41EAF" w:rsidRDefault="007E200A" w:rsidP="007E200A">
      <w:pPr>
        <w:ind w:firstLine="567"/>
        <w:jc w:val="both"/>
      </w:pPr>
      <w:r w:rsidRPr="00D41EAF">
        <w:t>- станцией назначения (при наличии поездных сообщений по станции, код которой соответствует пкз.3 индекса поезда);</w:t>
      </w:r>
    </w:p>
    <w:p w14:paraId="196B90AF" w14:textId="77777777" w:rsidR="007E200A" w:rsidRPr="00D41EAF" w:rsidRDefault="007E200A" w:rsidP="007E200A">
      <w:pPr>
        <w:ind w:firstLine="567"/>
        <w:jc w:val="both"/>
      </w:pPr>
      <w:r w:rsidRPr="00D41EAF">
        <w:t>- при отсутствии станции назначения – станцией, на которой производилась прицепка/отцепка локомотива;</w:t>
      </w:r>
    </w:p>
    <w:p w14:paraId="4E9A425F" w14:textId="77777777" w:rsidR="007E200A" w:rsidRPr="00D41EAF" w:rsidRDefault="007E200A" w:rsidP="007E200A">
      <w:pPr>
        <w:ind w:firstLine="567"/>
        <w:jc w:val="both"/>
      </w:pPr>
      <w:r w:rsidRPr="00D41EAF">
        <w:t>- при отсутствии прицепки/отцепки локомотива - последняя станция на которой производилась прицепка/отцепка вагонов.</w:t>
      </w:r>
    </w:p>
    <w:p w14:paraId="0EF10437" w14:textId="77777777" w:rsidR="007E200A" w:rsidRPr="00D41EAF" w:rsidRDefault="007E200A" w:rsidP="007E200A">
      <w:pPr>
        <w:ind w:firstLine="567"/>
        <w:jc w:val="both"/>
      </w:pPr>
    </w:p>
    <w:p w14:paraId="4F3B7351" w14:textId="77777777" w:rsidR="007E200A" w:rsidRPr="00D41EAF" w:rsidRDefault="007E200A" w:rsidP="007E200A">
      <w:pPr>
        <w:ind w:firstLine="567"/>
        <w:jc w:val="both"/>
        <w:rPr>
          <w:b/>
        </w:rPr>
      </w:pPr>
      <w:r w:rsidRPr="00D41EAF">
        <w:t xml:space="preserve">  </w:t>
      </w:r>
      <w:r w:rsidRPr="00D41EAF">
        <w:rPr>
          <w:b/>
        </w:rPr>
        <w:t xml:space="preserve">Станция входа на участок </w:t>
      </w:r>
      <w:r w:rsidRPr="00D41EAF">
        <w:t>определяется</w:t>
      </w:r>
      <w:r w:rsidRPr="00D41EAF">
        <w:rPr>
          <w:b/>
        </w:rPr>
        <w:t>:</w:t>
      </w:r>
    </w:p>
    <w:p w14:paraId="36C3D340" w14:textId="77777777" w:rsidR="007E200A" w:rsidRPr="00D41EAF" w:rsidRDefault="007E200A" w:rsidP="007E200A">
      <w:pPr>
        <w:ind w:firstLine="567"/>
        <w:jc w:val="both"/>
      </w:pPr>
      <w:r w:rsidRPr="00D41EAF">
        <w:t>- первой станцией участка (или стыкового пункта приема) или отправлением с последней узловой станции или раздельного пункта (определяется НСИ).</w:t>
      </w:r>
    </w:p>
    <w:p w14:paraId="118C1C83" w14:textId="77777777" w:rsidR="007E200A" w:rsidRPr="00D41EAF" w:rsidRDefault="007E200A" w:rsidP="007E200A">
      <w:pPr>
        <w:ind w:firstLine="567"/>
        <w:jc w:val="both"/>
      </w:pPr>
      <w:r w:rsidRPr="00D41EAF">
        <w:t>- станцией формирования поезда. Для случая, когда поезд сформирован на не узловой станции.</w:t>
      </w:r>
    </w:p>
    <w:p w14:paraId="472E9466" w14:textId="77777777" w:rsidR="007E200A" w:rsidRPr="00D41EAF" w:rsidRDefault="007E200A" w:rsidP="007E200A">
      <w:pPr>
        <w:ind w:firstLine="567"/>
        <w:jc w:val="both"/>
      </w:pPr>
    </w:p>
    <w:p w14:paraId="60FFD97B" w14:textId="77777777" w:rsidR="007E200A" w:rsidRPr="00D41EAF" w:rsidRDefault="007E200A" w:rsidP="007E200A">
      <w:pPr>
        <w:ind w:firstLine="567"/>
        <w:jc w:val="both"/>
        <w:rPr>
          <w:b/>
        </w:rPr>
      </w:pPr>
      <w:r w:rsidRPr="00D41EAF">
        <w:rPr>
          <w:b/>
        </w:rPr>
        <w:t xml:space="preserve">Станция выхода с участка </w:t>
      </w:r>
      <w:r w:rsidRPr="00D41EAF">
        <w:t>определяется</w:t>
      </w:r>
      <w:r w:rsidRPr="00D41EAF">
        <w:rPr>
          <w:b/>
        </w:rPr>
        <w:t>:</w:t>
      </w:r>
    </w:p>
    <w:p w14:paraId="52472803" w14:textId="77777777" w:rsidR="007E200A" w:rsidRPr="00D41EAF" w:rsidRDefault="007E200A" w:rsidP="007E200A">
      <w:pPr>
        <w:ind w:firstLine="567"/>
        <w:jc w:val="both"/>
      </w:pPr>
      <w:r w:rsidRPr="00D41EAF">
        <w:t>- последней станцией участка (стыкового пункта сдачи) или прибытия на первую узловую станцию или раздельный пункт (определяется НСИ).</w:t>
      </w:r>
    </w:p>
    <w:p w14:paraId="0ED6DD40" w14:textId="77777777" w:rsidR="007E200A" w:rsidRPr="00D41EAF" w:rsidRDefault="007E200A" w:rsidP="007E200A">
      <w:pPr>
        <w:ind w:firstLine="567"/>
        <w:jc w:val="both"/>
      </w:pPr>
      <w:r w:rsidRPr="00D41EAF">
        <w:t>- станцией расформирования поезда. Для случая, когда поезд расформирован на не узловой станции.</w:t>
      </w:r>
    </w:p>
    <w:p w14:paraId="63F291C7" w14:textId="77777777" w:rsidR="007E200A" w:rsidRPr="00D41EAF" w:rsidRDefault="007E200A" w:rsidP="007E200A">
      <w:pPr>
        <w:ind w:firstLine="567"/>
        <w:jc w:val="both"/>
      </w:pPr>
    </w:p>
    <w:p w14:paraId="6BCF5B9A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>4.2 Время отправления на участок, прибытия с участка для расчетов показателей</w:t>
      </w:r>
    </w:p>
    <w:p w14:paraId="0CFA1AC2" w14:textId="77777777" w:rsidR="007E200A" w:rsidRPr="00D41EAF" w:rsidRDefault="007E200A" w:rsidP="007E200A">
      <w:pPr>
        <w:ind w:firstLine="709"/>
        <w:jc w:val="both"/>
      </w:pPr>
      <w:r w:rsidRPr="00D41EAF">
        <w:lastRenderedPageBreak/>
        <w:t xml:space="preserve">Для станции расчета приоритетным временем является время, полученное из системы ГИД Неман, при его отсутствии время берется из с.5676 ИАС ПУП ГП. (При внедрении технологии единого времени – ИАС ПУРГП) </w:t>
      </w:r>
    </w:p>
    <w:p w14:paraId="71E14909" w14:textId="77777777" w:rsidR="007E200A" w:rsidRPr="00D41EAF" w:rsidRDefault="007E200A" w:rsidP="007E200A">
      <w:pPr>
        <w:ind w:firstLine="709"/>
        <w:jc w:val="both"/>
      </w:pPr>
      <w:r w:rsidRPr="00D41EAF">
        <w:rPr>
          <w:b/>
        </w:rPr>
        <w:t>Время отправления</w:t>
      </w:r>
      <w:r w:rsidRPr="00D41EAF">
        <w:t xml:space="preserve"> на участок – время отправления, проследования поезда по рассчитанной станции отправления. </w:t>
      </w:r>
    </w:p>
    <w:p w14:paraId="6ABBBFD3" w14:textId="77777777" w:rsidR="007E200A" w:rsidRPr="00D41EAF" w:rsidRDefault="007E200A" w:rsidP="007E200A">
      <w:pPr>
        <w:ind w:firstLine="709"/>
        <w:jc w:val="both"/>
      </w:pPr>
      <w:r w:rsidRPr="00D41EAF">
        <w:rPr>
          <w:b/>
        </w:rPr>
        <w:t>Время прибытия</w:t>
      </w:r>
      <w:r w:rsidRPr="00D41EAF">
        <w:t xml:space="preserve"> с участка - время прибытия, проследования поезда по рассчитанной станции прибытия.</w:t>
      </w:r>
    </w:p>
    <w:p w14:paraId="3FBAEEAC" w14:textId="77777777" w:rsidR="007E200A" w:rsidRPr="00D41EAF" w:rsidRDefault="007E200A" w:rsidP="007E200A">
      <w:pPr>
        <w:ind w:firstLine="709"/>
        <w:jc w:val="both"/>
      </w:pPr>
    </w:p>
    <w:p w14:paraId="01632158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 xml:space="preserve">5. Определение суммарного количества поездов для расчета показателей премирования  </w:t>
      </w:r>
    </w:p>
    <w:p w14:paraId="5302CCD0" w14:textId="77777777" w:rsidR="007E200A" w:rsidRPr="00D41EAF" w:rsidRDefault="007E200A" w:rsidP="007E200A">
      <w:pPr>
        <w:ind w:firstLine="709"/>
        <w:jc w:val="both"/>
        <w:rPr>
          <w:b/>
        </w:rPr>
      </w:pPr>
      <w:r w:rsidRPr="00D41EAF">
        <w:rPr>
          <w:b/>
        </w:rPr>
        <w:t>5.1 Общие условия расчета суммарного количества поездов за период времени</w:t>
      </w:r>
    </w:p>
    <w:p w14:paraId="2D7828F9" w14:textId="77777777" w:rsidR="007E200A" w:rsidRPr="00D41EAF" w:rsidRDefault="007E200A" w:rsidP="007E200A">
      <w:pPr>
        <w:tabs>
          <w:tab w:val="left" w:pos="0"/>
        </w:tabs>
        <w:ind w:firstLine="709"/>
        <w:jc w:val="both"/>
      </w:pPr>
      <w:r w:rsidRPr="00D41EAF">
        <w:t>Для анализа работы выбираются грузовые поезда в соответствии с Диапазоном номеров по всему перечню операций (событий) за расчетный период времени (дневная, ночная смена, сутки) в границах расчетного полигона.</w:t>
      </w:r>
    </w:p>
    <w:p w14:paraId="75C89C7D" w14:textId="77777777" w:rsidR="007E200A" w:rsidRPr="00D41EAF" w:rsidRDefault="007E200A" w:rsidP="007E200A">
      <w:pPr>
        <w:ind w:firstLine="709"/>
        <w:jc w:val="both"/>
      </w:pPr>
      <w:r w:rsidRPr="00D41EAF">
        <w:t>Если номер или индекс поезда меняется, для одного диспетчера такой поезд рассчитывается как одна единица.</w:t>
      </w:r>
    </w:p>
    <w:p w14:paraId="2C2864EB" w14:textId="77777777" w:rsidR="007E200A" w:rsidRPr="00D41EAF" w:rsidRDefault="007E200A" w:rsidP="007E200A">
      <w:pPr>
        <w:tabs>
          <w:tab w:val="left" w:pos="0"/>
        </w:tabs>
        <w:ind w:firstLine="709"/>
        <w:jc w:val="both"/>
      </w:pPr>
    </w:p>
    <w:p w14:paraId="24B44871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 xml:space="preserve">5.2 Определение перечня отправленных поездов для узла, участка </w:t>
      </w:r>
    </w:p>
    <w:p w14:paraId="334BCBF4" w14:textId="77777777" w:rsidR="007E200A" w:rsidRPr="00D41EAF" w:rsidRDefault="007E200A" w:rsidP="007E200A">
      <w:pPr>
        <w:pStyle w:val="a3"/>
        <w:ind w:left="0" w:firstLine="709"/>
        <w:jc w:val="both"/>
      </w:pPr>
      <w:r w:rsidRPr="00D41EAF">
        <w:t>Перечень отправленных поездов для узла определяется суммой поездов за смену согласно рассчитанным значениям по станции отправления с узла (п.2.1) и времени отправления (п.2.2).</w:t>
      </w:r>
    </w:p>
    <w:p w14:paraId="7DDC0C41" w14:textId="77777777" w:rsidR="007E200A" w:rsidRPr="00D41EAF" w:rsidRDefault="007E200A" w:rsidP="007E200A">
      <w:pPr>
        <w:pStyle w:val="a3"/>
        <w:ind w:left="0" w:firstLine="709"/>
        <w:jc w:val="both"/>
      </w:pPr>
      <w:r w:rsidRPr="00D41EAF">
        <w:t>Перечень отправленных поездов на участок определяется суммой поездов за смену согласно рассчитанным значениям по станции приема на участок (п.2.1) и времени отправления (п.2.2).</w:t>
      </w:r>
    </w:p>
    <w:p w14:paraId="7DCF17CA" w14:textId="77777777" w:rsidR="007E200A" w:rsidRPr="00D41EAF" w:rsidRDefault="007E200A" w:rsidP="007E200A">
      <w:pPr>
        <w:pStyle w:val="a3"/>
        <w:ind w:left="0" w:firstLine="709"/>
        <w:jc w:val="both"/>
      </w:pPr>
    </w:p>
    <w:p w14:paraId="0CD09C18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>5.3 Определение времени нахождения поезда в движении</w:t>
      </w:r>
    </w:p>
    <w:p w14:paraId="3A00F400" w14:textId="77777777" w:rsidR="007E200A" w:rsidRPr="00D41EAF" w:rsidRDefault="007E200A" w:rsidP="007E200A">
      <w:pPr>
        <w:pStyle w:val="a3"/>
        <w:tabs>
          <w:tab w:val="left" w:pos="851"/>
        </w:tabs>
        <w:ind w:left="0" w:firstLine="709"/>
        <w:jc w:val="both"/>
        <w:rPr>
          <w:color w:val="000000" w:themeColor="text1"/>
          <w:shd w:val="clear" w:color="auto" w:fill="FFFFFF"/>
        </w:rPr>
      </w:pPr>
      <w:r w:rsidRPr="00D41EAF">
        <w:rPr>
          <w:color w:val="000000" w:themeColor="text1"/>
          <w:shd w:val="clear" w:color="auto" w:fill="FFFFFF"/>
        </w:rPr>
        <w:t>Время каждого поезда на участке анализа в составе расчетного полигона, определяется как разность времени поступления поезда на участок и времени отправления поезда с участка.</w:t>
      </w:r>
    </w:p>
    <w:p w14:paraId="519D6F14" w14:textId="77777777" w:rsidR="007E200A" w:rsidRPr="00D41EAF" w:rsidRDefault="007E200A" w:rsidP="007E200A">
      <w:pPr>
        <w:pStyle w:val="a3"/>
        <w:tabs>
          <w:tab w:val="left" w:pos="851"/>
        </w:tabs>
        <w:ind w:left="0" w:firstLine="709"/>
        <w:jc w:val="both"/>
        <w:rPr>
          <w:color w:val="000000" w:themeColor="text1"/>
          <w:shd w:val="clear" w:color="auto" w:fill="FFFFFF"/>
        </w:rPr>
      </w:pPr>
      <w:r w:rsidRPr="00D41EAF">
        <w:t>Суммарное время нахождения поездов в движении</w:t>
      </w:r>
      <w:r w:rsidRPr="00D41EAF">
        <w:rPr>
          <w:i/>
        </w:rPr>
        <w:t xml:space="preserve"> </w:t>
      </w:r>
      <w:r w:rsidRPr="00D41EAF">
        <w:rPr>
          <w:color w:val="000000" w:themeColor="text1"/>
          <w:shd w:val="clear" w:color="auto" w:fill="FFFFFF"/>
        </w:rPr>
        <w:t xml:space="preserve">определяется как сумма времени нахождения каждого поезда на участке, </w:t>
      </w:r>
    </w:p>
    <w:p w14:paraId="1FBB2C42" w14:textId="77777777" w:rsidR="007E200A" w:rsidRPr="00D41EAF" w:rsidRDefault="007E200A" w:rsidP="007E200A">
      <w:pPr>
        <w:ind w:firstLine="709"/>
        <w:jc w:val="center"/>
      </w:pPr>
      <w:r w:rsidRPr="00D41EAF">
        <w:rPr>
          <w:sz w:val="22"/>
          <w:szCs w:val="22"/>
        </w:rPr>
        <w:object w:dxaOrig="2505" w:dyaOrig="435" w14:anchorId="45D87FA5">
          <v:shape id="_x0000_i1026" type="#_x0000_t75" style="width:125.2pt;height:21.9pt" o:ole="">
            <v:imagedata r:id="rId18" o:title=""/>
          </v:shape>
          <o:OLEObject Type="Embed" ProgID="Equation.3" ShapeID="_x0000_i1026" DrawAspect="Content" ObjectID="_1757424903" r:id="rId19"/>
        </w:object>
      </w:r>
    </w:p>
    <w:p w14:paraId="6A9D9938" w14:textId="77777777" w:rsidR="007E200A" w:rsidRPr="00D41EAF" w:rsidRDefault="007E200A" w:rsidP="007E200A">
      <w:pPr>
        <w:ind w:firstLine="709"/>
        <w:jc w:val="both"/>
        <w:rPr>
          <w:i/>
        </w:rPr>
      </w:pPr>
    </w:p>
    <w:p w14:paraId="3B0BF0DB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>5.4 Расстояние, пройденное поездом:</w:t>
      </w:r>
    </w:p>
    <w:p w14:paraId="5423D088" w14:textId="77777777" w:rsidR="007E200A" w:rsidRPr="00D41EAF" w:rsidRDefault="007E200A" w:rsidP="007E200A">
      <w:pPr>
        <w:tabs>
          <w:tab w:val="left" w:pos="851"/>
        </w:tabs>
        <w:ind w:firstLine="709"/>
        <w:jc w:val="both"/>
        <w:rPr>
          <w:i/>
        </w:rPr>
      </w:pPr>
      <w:r w:rsidRPr="00D41EAF">
        <w:rPr>
          <w:color w:val="000000" w:themeColor="text1"/>
          <w:shd w:val="clear" w:color="auto" w:fill="FFFFFF"/>
        </w:rPr>
        <w:t>Расстояние, пройденное поездом между станциями, определяется на основании эксплуатационной длины участка.</w:t>
      </w:r>
    </w:p>
    <w:p w14:paraId="7D03DC7A" w14:textId="77777777" w:rsidR="007E200A" w:rsidRPr="00D41EAF" w:rsidRDefault="007E200A" w:rsidP="007E200A">
      <w:pPr>
        <w:pStyle w:val="a3"/>
        <w:tabs>
          <w:tab w:val="left" w:pos="851"/>
        </w:tabs>
        <w:ind w:left="0" w:firstLine="709"/>
        <w:jc w:val="both"/>
        <w:rPr>
          <w:color w:val="000000" w:themeColor="text1"/>
          <w:shd w:val="clear" w:color="auto" w:fill="FFFFFF"/>
        </w:rPr>
      </w:pPr>
      <w:r w:rsidRPr="00D41EAF">
        <w:t>Суммарное расстояние о</w:t>
      </w:r>
      <w:r w:rsidRPr="00D41EAF">
        <w:rPr>
          <w:color w:val="000000" w:themeColor="text1"/>
          <w:shd w:val="clear" w:color="auto" w:fill="FFFFFF"/>
        </w:rPr>
        <w:t xml:space="preserve">пределяется как сумма расстояний пройденного каждым поездом на участке анализа с начальной до конечной станции, </w:t>
      </w:r>
      <w:r w:rsidRPr="00D41EAF">
        <w:rPr>
          <w:position w:val="-14"/>
        </w:rPr>
        <w:object w:dxaOrig="705" w:dyaOrig="435" w14:anchorId="1DA5ADB7">
          <v:shape id="_x0000_i1027" type="#_x0000_t75" style="width:35.05pt;height:21.9pt" o:ole="">
            <v:imagedata r:id="rId20" o:title=""/>
          </v:shape>
          <o:OLEObject Type="Embed" ProgID="Equation.3" ShapeID="_x0000_i1027" DrawAspect="Content" ObjectID="_1757424904" r:id="rId21"/>
        </w:object>
      </w:r>
    </w:p>
    <w:p w14:paraId="182E23D1" w14:textId="77777777" w:rsidR="007E200A" w:rsidRPr="00D41EAF" w:rsidRDefault="007E200A" w:rsidP="007E200A">
      <w:pPr>
        <w:jc w:val="center"/>
        <w:rPr>
          <w:color w:val="000000" w:themeColor="text1"/>
          <w:shd w:val="clear" w:color="auto" w:fill="FFFFFF"/>
        </w:rPr>
      </w:pPr>
      <w:r w:rsidRPr="00D41EAF">
        <w:rPr>
          <w:position w:val="-14"/>
        </w:rPr>
        <w:object w:dxaOrig="2115" w:dyaOrig="435" w14:anchorId="780617F9">
          <v:shape id="_x0000_i1028" type="#_x0000_t75" style="width:105.8pt;height:21.9pt" o:ole="">
            <v:imagedata r:id="rId22" o:title=""/>
          </v:shape>
          <o:OLEObject Type="Embed" ProgID="Equation.3" ShapeID="_x0000_i1028" DrawAspect="Content" ObjectID="_1757424905" r:id="rId23"/>
        </w:object>
      </w:r>
      <w:r w:rsidRPr="00D41EAF">
        <w:rPr>
          <w:position w:val="-14"/>
        </w:rPr>
        <w:t>.</w:t>
      </w:r>
    </w:p>
    <w:p w14:paraId="3D20C731" w14:textId="77777777" w:rsidR="007E200A" w:rsidRPr="00D41EAF" w:rsidRDefault="007E200A" w:rsidP="007E200A">
      <w:pPr>
        <w:ind w:firstLine="709"/>
        <w:rPr>
          <w:b/>
        </w:rPr>
      </w:pPr>
      <w:r w:rsidRPr="00D41EAF">
        <w:rPr>
          <w:b/>
        </w:rPr>
        <w:t>6. Порядок округления значений при расчетах</w:t>
      </w:r>
    </w:p>
    <w:p w14:paraId="2D867A78" w14:textId="77777777" w:rsidR="007E200A" w:rsidRDefault="007E200A" w:rsidP="007E200A">
      <w:pPr>
        <w:pStyle w:val="a3"/>
        <w:tabs>
          <w:tab w:val="left" w:pos="0"/>
          <w:tab w:val="left" w:pos="851"/>
        </w:tabs>
        <w:ind w:left="0" w:firstLine="567"/>
        <w:jc w:val="both"/>
        <w:rPr>
          <w:sz w:val="28"/>
          <w:szCs w:val="28"/>
        </w:rPr>
      </w:pPr>
      <w:r w:rsidRPr="00D41EAF">
        <w:t>При округлении данных для расчета (фактическая участковая скорость, фактический средний вес отправленных грузовых поездов своего формирования и т.д.) итоговых значений процента премирования необходимо применять правило математического округления к ближайшему целому</w:t>
      </w:r>
      <w:r w:rsidRPr="00D41EAF">
        <w:rPr>
          <w:color w:val="202124"/>
          <w:shd w:val="clear" w:color="auto" w:fill="FFFFFF"/>
        </w:rPr>
        <w:t xml:space="preserve">. </w:t>
      </w:r>
    </w:p>
    <w:p w14:paraId="1B151501" w14:textId="77777777" w:rsidR="007E200A" w:rsidRDefault="007E200A" w:rsidP="007E200A">
      <w:pPr>
        <w:rPr>
          <w:sz w:val="28"/>
          <w:szCs w:val="28"/>
        </w:rPr>
        <w:sectPr w:rsidR="007E200A" w:rsidSect="00D41EAF">
          <w:pgSz w:w="11906" w:h="16838"/>
          <w:pgMar w:top="340" w:right="340" w:bottom="340" w:left="340" w:header="340" w:footer="340" w:gutter="0"/>
          <w:cols w:space="720"/>
        </w:sectPr>
      </w:pPr>
    </w:p>
    <w:p w14:paraId="12D37ED0" w14:textId="77777777" w:rsidR="007E200A" w:rsidRDefault="007E200A" w:rsidP="007E200A">
      <w:pPr>
        <w:pStyle w:val="1"/>
        <w:numPr>
          <w:ilvl w:val="0"/>
          <w:numId w:val="0"/>
        </w:numPr>
        <w:ind w:left="432"/>
        <w:jc w:val="right"/>
      </w:pPr>
      <w:bookmarkStart w:id="104" w:name="_Toc79736853"/>
      <w:r>
        <w:lastRenderedPageBreak/>
        <w:t>Приложение 4</w:t>
      </w:r>
      <w:bookmarkEnd w:id="104"/>
    </w:p>
    <w:p w14:paraId="56B4B4EC" w14:textId="77777777" w:rsidR="007E200A" w:rsidRDefault="007E200A" w:rsidP="007E200A">
      <w:pPr>
        <w:jc w:val="right"/>
        <w:rPr>
          <w:sz w:val="28"/>
          <w:szCs w:val="28"/>
        </w:rPr>
      </w:pPr>
    </w:p>
    <w:p w14:paraId="6D8DA6E3" w14:textId="77777777" w:rsidR="007E200A" w:rsidRDefault="007E200A" w:rsidP="007E200A">
      <w:p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>Таблица - Перечень полей таблицы «График дежурств»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86"/>
        <w:gridCol w:w="3224"/>
        <w:gridCol w:w="5333"/>
        <w:gridCol w:w="6705"/>
      </w:tblGrid>
      <w:tr w:rsidR="007E200A" w14:paraId="7E83210F" w14:textId="77777777" w:rsidTr="00D41EAF">
        <w:trPr>
          <w:trHeight w:val="421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8348B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AFDB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B4C09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0C930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340115ED" w14:textId="77777777" w:rsidTr="00D41EAF"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2880" w14:textId="77777777" w:rsidR="007E200A" w:rsidRDefault="007E200A">
            <w:r>
              <w:t>1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6747" w14:textId="77777777" w:rsidR="007E200A" w:rsidRDefault="007E200A">
            <w:r>
              <w:rPr>
                <w:lang w:val="en-US"/>
              </w:rPr>
              <w:t xml:space="preserve">ID </w:t>
            </w:r>
            <w:r>
              <w:t>Записи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F226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A7040" w14:textId="77777777" w:rsidR="007E200A" w:rsidRDefault="007E200A">
            <w:pPr>
              <w:jc w:val="both"/>
            </w:pPr>
          </w:p>
        </w:tc>
      </w:tr>
      <w:tr w:rsidR="007E200A" w14:paraId="07D46A1D" w14:textId="77777777" w:rsidTr="00D41EAF"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2F44C" w14:textId="77777777" w:rsidR="007E200A" w:rsidRDefault="007E200A">
            <w:r>
              <w:t>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2E139" w14:textId="77777777" w:rsidR="007E200A" w:rsidRDefault="007E200A">
            <w:r>
              <w:rPr>
                <w:lang w:val="en-US"/>
              </w:rPr>
              <w:t xml:space="preserve">ID </w:t>
            </w:r>
            <w:r>
              <w:t>Расчетного полигона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72AD7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33993" w14:textId="77777777" w:rsidR="007E200A" w:rsidRDefault="007E200A">
            <w:pPr>
              <w:jc w:val="both"/>
            </w:pPr>
          </w:p>
        </w:tc>
      </w:tr>
      <w:tr w:rsidR="007E200A" w14:paraId="045CA483" w14:textId="77777777" w:rsidTr="00D41EAF"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865D" w14:textId="77777777" w:rsidR="007E200A" w:rsidRDefault="007E200A">
            <w:r>
              <w:t>3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AA7F5" w14:textId="77777777" w:rsidR="007E200A" w:rsidRDefault="007E200A"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A1362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664FB" w14:textId="77777777" w:rsidR="007E200A" w:rsidRDefault="007E200A">
            <w:pPr>
              <w:jc w:val="both"/>
            </w:pPr>
          </w:p>
        </w:tc>
      </w:tr>
      <w:tr w:rsidR="007E200A" w14:paraId="2167456A" w14:textId="77777777" w:rsidTr="00D41EAF"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F953" w14:textId="77777777" w:rsidR="007E200A" w:rsidRDefault="007E200A">
            <w:r>
              <w:t>4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CC6C8" w14:textId="77777777" w:rsidR="007E200A" w:rsidRDefault="007E200A">
            <w:pPr>
              <w:ind w:hanging="31"/>
            </w:pPr>
            <w:r>
              <w:t>Дата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DA91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7ECE1" w14:textId="77777777" w:rsidR="007E200A" w:rsidRDefault="007E200A">
            <w:r>
              <w:t xml:space="preserve">Дата начала смены 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7E200A" w14:paraId="34000AF0" w14:textId="77777777" w:rsidTr="00D41EAF"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EA68A" w14:textId="77777777" w:rsidR="007E200A" w:rsidRDefault="007E200A">
            <w:r>
              <w:t>5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A3FF" w14:textId="77777777" w:rsidR="007E200A" w:rsidRDefault="007E200A">
            <w:pPr>
              <w:ind w:hanging="31"/>
            </w:pPr>
            <w:r>
              <w:t>Смена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B3964" w14:textId="77777777" w:rsidR="007E200A" w:rsidRDefault="007E200A">
            <w:r>
              <w:t>Буквенное поле</w:t>
            </w:r>
          </w:p>
          <w:p w14:paraId="7FE57D4D" w14:textId="77777777" w:rsidR="007E200A" w:rsidRDefault="007E200A">
            <w:pPr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4FA38" w14:textId="77777777" w:rsidR="007E200A" w:rsidRDefault="007E200A">
            <w:r>
              <w:t>Принимает значение «Д» - дневная, «Н» - ночная</w:t>
            </w:r>
          </w:p>
        </w:tc>
      </w:tr>
    </w:tbl>
    <w:p w14:paraId="00B075CE" w14:textId="77777777" w:rsidR="007E200A" w:rsidRDefault="007E200A" w:rsidP="007E200A"/>
    <w:p w14:paraId="0CA4006F" w14:textId="77777777" w:rsidR="007E200A" w:rsidRDefault="007E200A" w:rsidP="007E200A">
      <w:pPr>
        <w:rPr>
          <w:sz w:val="28"/>
          <w:szCs w:val="28"/>
        </w:rPr>
      </w:pPr>
      <w:r>
        <w:rPr>
          <w:sz w:val="28"/>
          <w:szCs w:val="28"/>
        </w:rPr>
        <w:t>Таблица - Перечень полей таблицы «Должность»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88"/>
        <w:gridCol w:w="3223"/>
        <w:gridCol w:w="5332"/>
        <w:gridCol w:w="6705"/>
      </w:tblGrid>
      <w:tr w:rsidR="007E200A" w14:paraId="756760D5" w14:textId="77777777" w:rsidTr="00D41EAF">
        <w:trPr>
          <w:trHeight w:val="421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5654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95BD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26537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1C034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3FFA9366" w14:textId="77777777" w:rsidTr="00D41EAF"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AB255" w14:textId="77777777" w:rsidR="007E200A" w:rsidRDefault="007E200A">
            <w:r>
              <w:t>1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83089" w14:textId="77777777" w:rsidR="007E200A" w:rsidRDefault="007E200A"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AC074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DCF6" w14:textId="77777777" w:rsidR="007E200A" w:rsidRDefault="007E200A">
            <w:pPr>
              <w:jc w:val="both"/>
            </w:pPr>
          </w:p>
        </w:tc>
      </w:tr>
      <w:tr w:rsidR="007E200A" w14:paraId="5EFCD3CF" w14:textId="77777777" w:rsidTr="00D41EAF"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7538" w14:textId="77777777" w:rsidR="007E200A" w:rsidRDefault="007E200A">
            <w:r>
              <w:t>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E8B90" w14:textId="77777777" w:rsidR="007E200A" w:rsidRDefault="007E200A">
            <w:r>
              <w:t>Наименование должности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CB8DA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5D1C" w14:textId="77777777" w:rsidR="007E200A" w:rsidRDefault="007E200A">
            <w:pPr>
              <w:jc w:val="both"/>
            </w:pPr>
          </w:p>
        </w:tc>
      </w:tr>
      <w:tr w:rsidR="007E200A" w14:paraId="7E812E47" w14:textId="77777777" w:rsidTr="00D41EAF"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6A7D5" w14:textId="77777777" w:rsidR="007E200A" w:rsidRDefault="007E200A">
            <w:r>
              <w:t>3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164FB" w14:textId="77777777" w:rsidR="007E200A" w:rsidRDefault="007E200A">
            <w:pPr>
              <w:ind w:hanging="31"/>
              <w:rPr>
                <w:lang w:val="en-US"/>
              </w:rPr>
            </w:pPr>
            <w:r>
              <w:t>Изменение</w:t>
            </w:r>
            <w:r>
              <w:rPr>
                <w:lang w:val="en-US"/>
              </w:rPr>
              <w:t xml:space="preserve"> </w:t>
            </w:r>
            <w:r>
              <w:t>записи</w:t>
            </w:r>
          </w:p>
        </w:tc>
        <w:tc>
          <w:tcPr>
            <w:tcW w:w="1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BB96A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F53E" w14:textId="77777777" w:rsidR="007E200A" w:rsidRDefault="007E200A">
            <w:pPr>
              <w:ind w:firstLine="34"/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</w:t>
            </w:r>
          </w:p>
        </w:tc>
      </w:tr>
    </w:tbl>
    <w:p w14:paraId="3CD94311" w14:textId="77777777" w:rsidR="007E200A" w:rsidRDefault="007E200A" w:rsidP="007E200A"/>
    <w:p w14:paraId="75EEC4F4" w14:textId="77777777" w:rsidR="007E200A" w:rsidRDefault="007E200A" w:rsidP="007E200A">
      <w:pPr>
        <w:rPr>
          <w:sz w:val="28"/>
          <w:szCs w:val="28"/>
        </w:rPr>
      </w:pPr>
      <w:r>
        <w:rPr>
          <w:sz w:val="28"/>
          <w:szCs w:val="28"/>
        </w:rPr>
        <w:t>Таблица - Перечень полей таблицы «Сотрудники»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9"/>
        <w:gridCol w:w="3146"/>
        <w:gridCol w:w="5345"/>
        <w:gridCol w:w="6718"/>
      </w:tblGrid>
      <w:tr w:rsidR="007E200A" w14:paraId="5545559B" w14:textId="77777777" w:rsidTr="00D41EAF">
        <w:trPr>
          <w:trHeight w:val="421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6C66A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C16C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7422B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2683A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692C3B57" w14:textId="77777777" w:rsidTr="00D41EAF">
        <w:trPr>
          <w:trHeight w:val="275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01A9" w14:textId="77777777" w:rsidR="007E200A" w:rsidRDefault="007E200A">
            <w: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8EE1" w14:textId="77777777" w:rsidR="007E200A" w:rsidRDefault="007E200A"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42973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0734" w14:textId="77777777" w:rsidR="007E200A" w:rsidRDefault="007E200A">
            <w:pPr>
              <w:jc w:val="both"/>
            </w:pPr>
          </w:p>
        </w:tc>
      </w:tr>
      <w:tr w:rsidR="007E200A" w14:paraId="7055FB9F" w14:textId="77777777" w:rsidTr="00D41EAF">
        <w:trPr>
          <w:trHeight w:val="238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768F" w14:textId="77777777" w:rsidR="007E200A" w:rsidRDefault="007E200A">
            <w:r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32C1" w14:textId="77777777" w:rsidR="007E200A" w:rsidRDefault="007E200A">
            <w:r>
              <w:t>Фамилия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9D1AF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DE990" w14:textId="77777777" w:rsidR="007E200A" w:rsidRDefault="007E200A">
            <w:pPr>
              <w:jc w:val="both"/>
            </w:pPr>
          </w:p>
        </w:tc>
      </w:tr>
      <w:tr w:rsidR="007E200A" w14:paraId="3130437D" w14:textId="77777777" w:rsidTr="00D41EAF"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F973" w14:textId="77777777" w:rsidR="007E200A" w:rsidRDefault="007E200A">
            <w:r>
              <w:t>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87FD3" w14:textId="77777777" w:rsidR="007E200A" w:rsidRDefault="007E200A">
            <w:r>
              <w:t>Имя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B3B1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8AC" w14:textId="77777777" w:rsidR="007E200A" w:rsidRDefault="007E200A">
            <w:pPr>
              <w:jc w:val="both"/>
            </w:pPr>
          </w:p>
        </w:tc>
      </w:tr>
      <w:tr w:rsidR="007E200A" w14:paraId="4F4BFEE7" w14:textId="77777777" w:rsidTr="00D41EAF"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9E68F" w14:textId="77777777" w:rsidR="007E200A" w:rsidRDefault="007E200A">
            <w:r>
              <w:t>4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EAEC0" w14:textId="77777777" w:rsidR="007E200A" w:rsidRDefault="007E200A">
            <w:pPr>
              <w:ind w:hanging="31"/>
            </w:pPr>
            <w:r>
              <w:t>Отчество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DB6F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90972" w14:textId="77777777" w:rsidR="007E200A" w:rsidRDefault="007E200A">
            <w:pPr>
              <w:jc w:val="both"/>
            </w:pPr>
          </w:p>
        </w:tc>
      </w:tr>
      <w:tr w:rsidR="007E200A" w14:paraId="660BFBCB" w14:textId="77777777" w:rsidTr="00D41EAF"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CF5E" w14:textId="77777777" w:rsidR="007E200A" w:rsidRDefault="007E200A">
            <w:r>
              <w:t>5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60EC1" w14:textId="77777777" w:rsidR="007E200A" w:rsidRDefault="007E200A">
            <w:pPr>
              <w:ind w:hanging="31"/>
            </w:pPr>
            <w:r>
              <w:t>Табельный номер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F880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200A" w14:textId="77777777" w:rsidR="007E200A" w:rsidRDefault="007E200A">
            <w:pPr>
              <w:jc w:val="both"/>
            </w:pPr>
          </w:p>
        </w:tc>
      </w:tr>
      <w:tr w:rsidR="007E200A" w14:paraId="2F46E020" w14:textId="77777777" w:rsidTr="00D41EAF">
        <w:trPr>
          <w:trHeight w:val="213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849E" w14:textId="77777777" w:rsidR="007E200A" w:rsidRDefault="007E200A">
            <w:r>
              <w:t>6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947E" w14:textId="77777777" w:rsidR="007E200A" w:rsidRDefault="007E200A">
            <w:pPr>
              <w:ind w:hanging="31"/>
            </w:pPr>
            <w:r>
              <w:rPr>
                <w:lang w:val="en-US"/>
              </w:rPr>
              <w:t xml:space="preserve">ID </w:t>
            </w:r>
            <w:r>
              <w:t>Должность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593F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BDEC" w14:textId="77777777" w:rsidR="007E200A" w:rsidRDefault="007E200A">
            <w:pPr>
              <w:ind w:firstLine="34"/>
            </w:pPr>
            <w:r>
              <w:rPr>
                <w:lang w:val="en-US"/>
              </w:rPr>
              <w:t>С</w:t>
            </w:r>
            <w:r>
              <w:t>с</w:t>
            </w:r>
            <w:r>
              <w:rPr>
                <w:lang w:val="en-US"/>
              </w:rPr>
              <w:t>ылка на таблицу должност</w:t>
            </w:r>
            <w:r>
              <w:t>ей</w:t>
            </w:r>
          </w:p>
        </w:tc>
      </w:tr>
      <w:tr w:rsidR="007E200A" w14:paraId="736A3FA7" w14:textId="77777777" w:rsidTr="00D41EAF">
        <w:trPr>
          <w:trHeight w:val="213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F9DA" w14:textId="77777777" w:rsidR="007E200A" w:rsidRDefault="007E200A">
            <w:r>
              <w:t>7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EBF3" w14:textId="77777777" w:rsidR="007E200A" w:rsidRDefault="007E200A">
            <w:pPr>
              <w:ind w:hanging="31"/>
            </w:pPr>
            <w:r>
              <w:t>Роль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9542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7BF7F" w14:textId="77777777" w:rsidR="007E200A" w:rsidRDefault="007E200A">
            <w:pPr>
              <w:ind w:firstLine="34"/>
              <w:jc w:val="both"/>
              <w:rPr>
                <w:lang w:val="en-US"/>
              </w:rPr>
            </w:pPr>
          </w:p>
        </w:tc>
      </w:tr>
      <w:tr w:rsidR="007E200A" w14:paraId="0C412A4D" w14:textId="77777777" w:rsidTr="00D41EAF">
        <w:trPr>
          <w:trHeight w:val="134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8E5AC" w14:textId="77777777" w:rsidR="007E200A" w:rsidRDefault="007E200A">
            <w:pPr>
              <w:ind w:firstLine="29"/>
            </w:pPr>
            <w:r>
              <w:t>8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901" w14:textId="77777777" w:rsidR="007E200A" w:rsidRDefault="007E200A">
            <w:pPr>
              <w:ind w:hanging="31"/>
            </w:pPr>
            <w:r>
              <w:t>Работает с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85F5" w14:textId="77777777" w:rsidR="007E200A" w:rsidRDefault="007E200A">
            <w:pPr>
              <w:ind w:firstLine="34"/>
            </w:pPr>
            <w: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E37E" w14:textId="77777777" w:rsidR="007E200A" w:rsidRDefault="007E200A">
            <w:pPr>
              <w:ind w:firstLine="34"/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</w:t>
            </w:r>
          </w:p>
        </w:tc>
      </w:tr>
      <w:tr w:rsidR="007E200A" w14:paraId="764219BC" w14:textId="77777777" w:rsidTr="00D41EAF">
        <w:trPr>
          <w:trHeight w:val="137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07110" w14:textId="77777777" w:rsidR="007E200A" w:rsidRDefault="007E200A">
            <w:pPr>
              <w:ind w:firstLine="29"/>
            </w:pPr>
            <w:r>
              <w:t>9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4948" w14:textId="77777777" w:rsidR="007E200A" w:rsidRDefault="007E200A">
            <w:pPr>
              <w:ind w:hanging="31"/>
            </w:pPr>
            <w:r>
              <w:t>Работал по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E1A29" w14:textId="77777777" w:rsidR="007E200A" w:rsidRDefault="007E200A">
            <w:pPr>
              <w:ind w:firstLine="34"/>
            </w:pPr>
            <w:r>
              <w:t>Дата, время (</w:t>
            </w:r>
            <w:r>
              <w:rPr>
                <w:lang w:val="en-US"/>
              </w:rPr>
              <w:t>NULL</w:t>
            </w:r>
            <w:r>
              <w:t>)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E69EA" w14:textId="77777777" w:rsidR="007E200A" w:rsidRDefault="007E200A">
            <w:pPr>
              <w:ind w:firstLine="34"/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</w:t>
            </w:r>
          </w:p>
        </w:tc>
      </w:tr>
      <w:tr w:rsidR="007E200A" w14:paraId="15F91CF5" w14:textId="77777777" w:rsidTr="00D41EAF">
        <w:trPr>
          <w:trHeight w:val="126"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386E" w14:textId="77777777" w:rsidR="007E200A" w:rsidRDefault="007E200A">
            <w:pPr>
              <w:ind w:firstLine="29"/>
            </w:pPr>
            <w:r>
              <w:t>10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CCF8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32D59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F6E59" w14:textId="77777777" w:rsidR="007E200A" w:rsidRDefault="007E200A">
            <w:pPr>
              <w:ind w:firstLine="34"/>
            </w:pPr>
            <w:r>
              <w:t xml:space="preserve">Необязательное поле, примечется удобства отображения списков при заполнении данных на формах </w:t>
            </w:r>
          </w:p>
        </w:tc>
      </w:tr>
    </w:tbl>
    <w:p w14:paraId="10D8A791" w14:textId="77777777" w:rsidR="007E200A" w:rsidRDefault="007E200A" w:rsidP="007E200A"/>
    <w:p w14:paraId="62A120DE" w14:textId="77777777" w:rsidR="007E200A" w:rsidRDefault="007E200A" w:rsidP="007E200A">
      <w:pPr>
        <w:rPr>
          <w:sz w:val="28"/>
          <w:szCs w:val="28"/>
        </w:rPr>
      </w:pPr>
      <w:r>
        <w:rPr>
          <w:sz w:val="28"/>
          <w:szCs w:val="28"/>
        </w:rPr>
        <w:t>Таблица – Перечень оперативных показателей за текущую смену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1"/>
        <w:gridCol w:w="4814"/>
        <w:gridCol w:w="3871"/>
        <w:gridCol w:w="6662"/>
      </w:tblGrid>
      <w:tr w:rsidR="007E200A" w14:paraId="1B9FCD7A" w14:textId="77777777" w:rsidTr="00D41EAF">
        <w:trPr>
          <w:trHeight w:val="421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6D185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0B23C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27640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F2F8C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5B415A3F" w14:textId="77777777" w:rsidTr="00D41EAF">
        <w:trPr>
          <w:trHeight w:val="262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A93F6" w14:textId="77777777" w:rsidR="007E200A" w:rsidRDefault="007E200A">
            <w:pPr>
              <w:rPr>
                <w:highlight w:val="yellow"/>
              </w:rPr>
            </w:pPr>
            <w:r>
              <w:t>1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B23FA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FEF7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3F12" w14:textId="77777777" w:rsidR="007E200A" w:rsidRDefault="007E200A">
            <w:pPr>
              <w:jc w:val="both"/>
            </w:pPr>
          </w:p>
        </w:tc>
      </w:tr>
      <w:tr w:rsidR="007E200A" w14:paraId="694A043A" w14:textId="77777777" w:rsidTr="00D41EAF">
        <w:trPr>
          <w:trHeight w:val="24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01261" w14:textId="77777777" w:rsidR="007E200A" w:rsidRDefault="007E200A">
            <w:pPr>
              <w:ind w:firstLine="70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DF7DE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AD763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E5B4" w14:textId="77777777" w:rsidR="007E200A" w:rsidRDefault="007E200A">
            <w:pPr>
              <w:ind w:firstLine="709"/>
              <w:jc w:val="both"/>
            </w:pPr>
          </w:p>
        </w:tc>
      </w:tr>
      <w:tr w:rsidR="007E200A" w14:paraId="0D1733B4" w14:textId="77777777" w:rsidTr="00D41EAF">
        <w:trPr>
          <w:trHeight w:val="23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1D1B" w14:textId="77777777" w:rsidR="007E200A" w:rsidRDefault="007E200A">
            <w:r>
              <w:lastRenderedPageBreak/>
              <w:t>2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66E32" w14:textId="77777777" w:rsidR="007E200A" w:rsidRDefault="007E200A">
            <w:pPr>
              <w:ind w:hanging="31"/>
            </w:pPr>
            <w:r>
              <w:t>Дата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E68C0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57FDF" w14:textId="77777777" w:rsidR="007E200A" w:rsidRDefault="007E200A"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7E200A" w14:paraId="46714AF1" w14:textId="77777777" w:rsidTr="00D41EAF">
        <w:trPr>
          <w:trHeight w:val="37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41E1" w14:textId="77777777" w:rsidR="007E200A" w:rsidRDefault="007E200A">
            <w:r>
              <w:t>3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72523" w14:textId="77777777" w:rsidR="007E200A" w:rsidRDefault="007E200A">
            <w:pPr>
              <w:ind w:hanging="31"/>
            </w:pPr>
            <w:r>
              <w:t>Смена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885BC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44DB" w14:textId="77777777" w:rsidR="007E200A" w:rsidRDefault="007E200A">
            <w:r>
              <w:t>Принимает значение «Д» - дневная, «Н» - ночная</w:t>
            </w:r>
          </w:p>
        </w:tc>
      </w:tr>
      <w:tr w:rsidR="007E200A" w14:paraId="7FB64B78" w14:textId="77777777" w:rsidTr="00D41EAF">
        <w:trPr>
          <w:trHeight w:val="832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4E109" w14:textId="77777777" w:rsidR="007E200A" w:rsidRDefault="007E200A">
            <w:r>
              <w:t>4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49D5CE" w14:textId="77777777" w:rsidR="007E200A" w:rsidRDefault="007E200A">
            <w:pPr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 xml:space="preserve">Показателя «Участковой скорости» </w:t>
            </w:r>
          </w:p>
          <w:p w14:paraId="2D9C413E" w14:textId="77777777" w:rsidR="007E200A" w:rsidRDefault="007E200A">
            <w:r>
              <w:t>Для ДНЦ (узлового)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FA63D" w14:textId="77777777" w:rsidR="007E200A" w:rsidRDefault="007E200A">
            <w:pPr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194D45" w14:textId="77777777" w:rsidR="007E200A" w:rsidRDefault="007E200A">
            <w:pPr>
              <w:jc w:val="both"/>
            </w:pPr>
          </w:p>
        </w:tc>
      </w:tr>
      <w:tr w:rsidR="007E200A" w14:paraId="7D04D746" w14:textId="77777777" w:rsidTr="00D41EAF"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4105" w14:textId="77777777" w:rsidR="007E200A" w:rsidRDefault="007E200A">
            <w:pPr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0B32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367B6" w14:textId="77777777" w:rsidR="007E200A" w:rsidRDefault="007E200A"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E9633" w14:textId="77777777" w:rsidR="007E200A" w:rsidRDefault="007E200A">
            <w:pPr>
              <w:jc w:val="both"/>
            </w:pPr>
          </w:p>
        </w:tc>
      </w:tr>
      <w:tr w:rsidR="007E200A" w14:paraId="7CB35856" w14:textId="77777777" w:rsidTr="00D41EAF">
        <w:trPr>
          <w:trHeight w:val="21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393D6" w14:textId="77777777" w:rsidR="007E200A" w:rsidRDefault="007E200A">
            <w:pPr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B58E1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64F0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23A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FC3918B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278CD7C6" w14:textId="77777777" w:rsidTr="00D41EAF">
        <w:trPr>
          <w:trHeight w:val="134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C917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F35EC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46BE9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A6EF" w14:textId="77777777" w:rsidR="007E200A" w:rsidRDefault="007E200A">
            <w:pPr>
              <w:ind w:firstLine="34"/>
            </w:pPr>
            <w:r>
              <w:t>Значение округляется до двух знаков после запятой.</w:t>
            </w:r>
          </w:p>
        </w:tc>
      </w:tr>
      <w:tr w:rsidR="007E200A" w14:paraId="2A5E040C" w14:textId="77777777" w:rsidTr="00D41EAF">
        <w:trPr>
          <w:trHeight w:val="137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7C3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B65A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5DE9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6648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7AA467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00ED35D0" w14:textId="77777777" w:rsidTr="00D41EAF">
        <w:trPr>
          <w:trHeight w:val="363"/>
        </w:trPr>
        <w:tc>
          <w:tcPr>
            <w:tcW w:w="1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F867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287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F394E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62B05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78CDE85F" w14:textId="77777777" w:rsidTr="00D41EAF">
        <w:trPr>
          <w:trHeight w:val="332"/>
        </w:trPr>
        <w:tc>
          <w:tcPr>
            <w:tcW w:w="1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61B9F" w14:textId="77777777" w:rsidR="007E200A" w:rsidRDefault="007E200A"/>
        </w:tc>
        <w:tc>
          <w:tcPr>
            <w:tcW w:w="150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E58EF" w14:textId="77777777" w:rsidR="007E200A" w:rsidRDefault="007E200A"/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6BAAE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46BF3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25098633" w14:textId="77777777" w:rsidTr="00D41EAF">
        <w:trPr>
          <w:trHeight w:val="477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6CF8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1239" w14:textId="77777777" w:rsidR="007E200A" w:rsidRDefault="007E200A">
            <w:pPr>
              <w:ind w:firstLine="34"/>
            </w:pPr>
            <w:r>
              <w:t>Изменение значения выполнения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1464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E139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1041795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07E322C1" w14:textId="77777777" w:rsidTr="00D41EAF">
        <w:trPr>
          <w:trHeight w:val="67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088C" w14:textId="77777777" w:rsidR="007E200A" w:rsidRDefault="007E200A">
            <w:pPr>
              <w:ind w:firstLine="29"/>
            </w:pPr>
            <w:r>
              <w:t>5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4AE1A4" w14:textId="77777777" w:rsidR="007E200A" w:rsidRDefault="007E200A">
            <w:pPr>
              <w:ind w:firstLine="35"/>
              <w:rPr>
                <w:b/>
                <w:spacing w:val="-1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 xml:space="preserve">Учёт задержек проследования </w:t>
            </w:r>
            <w:r>
              <w:rPr>
                <w:b/>
                <w:spacing w:val="-1"/>
              </w:rPr>
              <w:t xml:space="preserve">поездов» </w:t>
            </w:r>
          </w:p>
          <w:p w14:paraId="0CBF10F2" w14:textId="77777777" w:rsidR="007E200A" w:rsidRDefault="007E200A">
            <w:pPr>
              <w:ind w:firstLine="35"/>
            </w:pPr>
            <w:r>
              <w:t xml:space="preserve">Для </w:t>
            </w:r>
            <w:r>
              <w:rPr>
                <w:spacing w:val="-2"/>
              </w:rPr>
              <w:t xml:space="preserve">ДГЦ, ДГПС, ДНЦ </w:t>
            </w:r>
            <w:r>
              <w:t>(участковых, узловых)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9C884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8E370F" w14:textId="77777777" w:rsidR="007E200A" w:rsidRDefault="007E200A">
            <w:pPr>
              <w:ind w:firstLine="34"/>
              <w:jc w:val="both"/>
            </w:pPr>
          </w:p>
        </w:tc>
      </w:tr>
      <w:tr w:rsidR="007E200A" w14:paraId="16E08675" w14:textId="77777777" w:rsidTr="00D41EAF">
        <w:trPr>
          <w:trHeight w:val="22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F399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F1DF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E82F" w14:textId="77777777" w:rsidR="007E200A" w:rsidRDefault="007E200A"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40355" w14:textId="77777777" w:rsidR="007E200A" w:rsidRDefault="007E200A">
            <w:pPr>
              <w:jc w:val="both"/>
            </w:pPr>
          </w:p>
        </w:tc>
      </w:tr>
      <w:tr w:rsidR="007E200A" w14:paraId="67082E6D" w14:textId="77777777" w:rsidTr="00D41EAF">
        <w:trPr>
          <w:trHeight w:val="137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0148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0BA3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C35F1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548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4AEF560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05342A83" w14:textId="77777777" w:rsidTr="00D41EAF">
        <w:trPr>
          <w:trHeight w:val="126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A0189" w14:textId="77777777" w:rsidR="007E200A" w:rsidRDefault="007E200A">
            <w:pPr>
              <w:ind w:left="-5" w:firstLine="714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9BADE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7ED0" w14:textId="77777777" w:rsidR="007E200A" w:rsidRDefault="007E200A"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B2D4" w14:textId="77777777" w:rsidR="007E200A" w:rsidRDefault="007E200A">
            <w:pPr>
              <w:ind w:firstLine="34"/>
              <w:jc w:val="both"/>
            </w:pPr>
          </w:p>
        </w:tc>
      </w:tr>
      <w:tr w:rsidR="007E200A" w14:paraId="212205D3" w14:textId="77777777" w:rsidTr="00D41EAF">
        <w:trPr>
          <w:trHeight w:val="11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9F9C" w14:textId="77777777" w:rsidR="007E200A" w:rsidRDefault="007E200A">
            <w:pPr>
              <w:ind w:left="-5" w:firstLine="714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AF59A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CEBE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42B9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ED9B5D9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3A504C63" w14:textId="77777777" w:rsidTr="00D41EAF">
        <w:trPr>
          <w:trHeight w:val="126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627C6" w14:textId="77777777" w:rsidR="007E200A" w:rsidRDefault="007E200A">
            <w:pPr>
              <w:ind w:left="-5" w:firstLine="714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B2A4" w14:textId="77777777" w:rsidR="007E200A" w:rsidRDefault="007E200A">
            <w:pPr>
              <w:ind w:left="318" w:hanging="284"/>
            </w:pPr>
            <w:r>
              <w:t>Выполнение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2401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C1FE4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61D741C0" w14:textId="77777777" w:rsidTr="00D41EAF">
        <w:trPr>
          <w:trHeight w:val="21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54A5" w14:textId="77777777" w:rsidR="007E200A" w:rsidRDefault="007E200A">
            <w:pPr>
              <w:ind w:left="-5" w:firstLine="714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203F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4F6B8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9E8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0B4596B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7D85EDB6" w14:textId="77777777" w:rsidTr="00D41EAF">
        <w:trPr>
          <w:trHeight w:val="27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4176" w14:textId="77777777" w:rsidR="007E200A" w:rsidRDefault="007E200A">
            <w:pPr>
              <w:ind w:firstLine="29"/>
            </w:pPr>
            <w:r>
              <w:t>6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96161F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>Учет количества пропущенных по участку грузовых поездов (без учета вывозных и передаточных поездов)»</w:t>
            </w:r>
          </w:p>
          <w:p w14:paraId="0FDB7D54" w14:textId="77777777" w:rsidR="007E200A" w:rsidRDefault="007E200A">
            <w:r>
              <w:rPr>
                <w:b/>
                <w:spacing w:val="-2"/>
              </w:rPr>
              <w:t xml:space="preserve"> </w:t>
            </w:r>
            <w:r>
              <w:t xml:space="preserve">Для Рассчитывается для: </w:t>
            </w:r>
            <w:r>
              <w:rPr>
                <w:spacing w:val="-2"/>
              </w:rPr>
              <w:t>ДНЦ (</w:t>
            </w:r>
            <w:r>
              <w:t>участковых), ДНЦ</w:t>
            </w:r>
            <w:r>
              <w:rPr>
                <w:spacing w:val="-2"/>
              </w:rPr>
              <w:t xml:space="preserve"> (узловых)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3BFBA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F35F5" w14:textId="77777777" w:rsidR="007E200A" w:rsidRDefault="007E200A">
            <w:pPr>
              <w:ind w:firstLine="34"/>
              <w:jc w:val="both"/>
            </w:pPr>
          </w:p>
        </w:tc>
      </w:tr>
      <w:tr w:rsidR="007E200A" w14:paraId="0FB03ABF" w14:textId="77777777" w:rsidTr="00D41EAF">
        <w:trPr>
          <w:trHeight w:val="30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D6D1C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F86BE" w14:textId="77777777" w:rsidR="007E200A" w:rsidRDefault="007E200A">
            <w:pPr>
              <w:ind w:firstLine="34"/>
            </w:pPr>
            <w:r>
              <w:t xml:space="preserve">Размер премии на </w:t>
            </w:r>
            <w:r>
              <w:rPr>
                <w:b/>
              </w:rPr>
              <w:t>однопутных участках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0EA03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E3766" w14:textId="77777777" w:rsidR="007E200A" w:rsidRDefault="007E200A">
            <w:pPr>
              <w:ind w:firstLine="34"/>
              <w:jc w:val="both"/>
            </w:pPr>
          </w:p>
        </w:tc>
      </w:tr>
      <w:tr w:rsidR="007E200A" w14:paraId="71169F7A" w14:textId="77777777" w:rsidTr="00D41EAF">
        <w:trPr>
          <w:trHeight w:val="12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A5A1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5694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574A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D7E75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E5940C4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38C07B79" w14:textId="77777777" w:rsidTr="00D41EAF">
        <w:trPr>
          <w:trHeight w:val="13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10A5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E77F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C8B4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68BDD" w14:textId="77777777" w:rsidR="007E200A" w:rsidRDefault="007E200A">
            <w:pPr>
              <w:ind w:firstLine="34"/>
              <w:jc w:val="both"/>
            </w:pPr>
          </w:p>
        </w:tc>
      </w:tr>
      <w:tr w:rsidR="007E200A" w14:paraId="3A49071C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D90CC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B2A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AFC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3B6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DF6A5F2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2943B14D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2A0F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6E8F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C58AF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331A0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46C1E5F8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59936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375F8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A4A2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57FF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12A1706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4B1A69C4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3C0E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CA5AC" w14:textId="77777777" w:rsidR="007E200A" w:rsidRDefault="007E200A">
            <w:pPr>
              <w:ind w:firstLine="34"/>
            </w:pPr>
            <w:r>
              <w:t xml:space="preserve">Размер премии на </w:t>
            </w:r>
            <w:r>
              <w:rPr>
                <w:b/>
              </w:rPr>
              <w:t>двухпутных участках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CA75A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D08E0" w14:textId="77777777" w:rsidR="007E200A" w:rsidRDefault="007E200A">
            <w:pPr>
              <w:ind w:firstLine="34"/>
              <w:jc w:val="both"/>
            </w:pPr>
          </w:p>
        </w:tc>
      </w:tr>
      <w:tr w:rsidR="007E200A" w14:paraId="2BFAC72F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6FB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FF26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320B4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A99A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0760DC2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86A9EB4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2BA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1D0E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A59D5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51F9C" w14:textId="77777777" w:rsidR="007E200A" w:rsidRDefault="007E200A">
            <w:pPr>
              <w:ind w:firstLine="34"/>
              <w:jc w:val="both"/>
            </w:pPr>
          </w:p>
        </w:tc>
      </w:tr>
      <w:tr w:rsidR="007E200A" w14:paraId="793E2E2A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7431E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6CD08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4A4C4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CC97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462B172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20E6F72D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DF399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159D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50A7E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0512C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0EA796F2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54C4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CB601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F3FA0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8F5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EFB02CF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2F32E761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69ED" w14:textId="77777777" w:rsidR="007E200A" w:rsidRDefault="007E200A">
            <w:pPr>
              <w:ind w:firstLine="29"/>
            </w:pPr>
            <w:r>
              <w:t>7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A82C9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по участку </w:t>
            </w:r>
            <w:r>
              <w:rPr>
                <w:b/>
                <w:spacing w:val="-1"/>
              </w:rPr>
              <w:t>тяжеловесных и (или) длинносоставных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3"/>
              </w:rPr>
              <w:t>поездов»</w:t>
            </w:r>
          </w:p>
          <w:p w14:paraId="4DE8431E" w14:textId="77777777" w:rsidR="007E200A" w:rsidRDefault="007E200A">
            <w:pPr>
              <w:rPr>
                <w:spacing w:val="-2"/>
              </w:rPr>
            </w:pPr>
            <w:r>
              <w:t xml:space="preserve">Для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>для ДНЦ (узловых).</w:t>
            </w:r>
          </w:p>
          <w:p w14:paraId="6263B787" w14:textId="77777777" w:rsidR="007E200A" w:rsidRDefault="007E200A">
            <w:pPr>
              <w:ind w:firstLine="34"/>
              <w:jc w:val="both"/>
            </w:pP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84A9E2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615E6" w14:textId="77777777" w:rsidR="007E200A" w:rsidRDefault="007E200A">
            <w:pPr>
              <w:ind w:firstLine="34"/>
              <w:jc w:val="both"/>
            </w:pPr>
          </w:p>
        </w:tc>
      </w:tr>
      <w:tr w:rsidR="007E200A" w14:paraId="4C763444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5160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5A140" w14:textId="77777777" w:rsidR="007E200A" w:rsidRDefault="007E200A">
            <w:pPr>
              <w:ind w:firstLine="34"/>
            </w:pPr>
            <w:r>
              <w:t xml:space="preserve">Размер премии 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7D1C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72AEA" w14:textId="77777777" w:rsidR="007E200A" w:rsidRDefault="007E200A">
            <w:pPr>
              <w:ind w:firstLine="34"/>
              <w:jc w:val="both"/>
            </w:pPr>
          </w:p>
        </w:tc>
      </w:tr>
      <w:tr w:rsidR="007E200A" w14:paraId="67D7729E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FE5B3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EB6D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A7EA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D8478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3BF9583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48B6B90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501CC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2C641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C689B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D69A" w14:textId="77777777" w:rsidR="007E200A" w:rsidRDefault="007E200A">
            <w:pPr>
              <w:ind w:firstLine="34"/>
              <w:jc w:val="both"/>
            </w:pPr>
          </w:p>
        </w:tc>
      </w:tr>
      <w:tr w:rsidR="007E200A" w14:paraId="3602FA37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5D8CD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B095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2126A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9551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EF2DC8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62D87B8E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DB49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A480D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AEDF7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155D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370914C7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F09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DFCA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31E8D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DCB7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10B3BFC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127D3D49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F526" w14:textId="77777777" w:rsidR="007E200A" w:rsidRDefault="007E200A">
            <w:pPr>
              <w:ind w:firstLine="29"/>
            </w:pPr>
            <w:r>
              <w:t>8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BFB15C" w14:textId="77777777" w:rsidR="007E200A" w:rsidRDefault="007E200A">
            <w:pPr>
              <w:rPr>
                <w:b/>
                <w:spacing w:val="-1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</w:t>
            </w:r>
            <w:r>
              <w:rPr>
                <w:b/>
                <w:spacing w:val="-2"/>
              </w:rPr>
              <w:t>по</w:t>
            </w:r>
            <w:r>
              <w:rPr>
                <w:b/>
                <w:spacing w:val="-3"/>
              </w:rPr>
              <w:t xml:space="preserve"> участку поездов </w:t>
            </w:r>
            <w:r>
              <w:rPr>
                <w:b/>
                <w:spacing w:val="-1"/>
              </w:rPr>
              <w:t>повышенного веса и (или) повышенной длины»</w:t>
            </w:r>
          </w:p>
          <w:p w14:paraId="4603E852" w14:textId="77777777" w:rsidR="007E200A" w:rsidRDefault="007E200A">
            <w:pPr>
              <w:ind w:firstLine="34"/>
              <w:rPr>
                <w:spacing w:val="-2"/>
              </w:rPr>
            </w:pPr>
            <w:r>
              <w:t xml:space="preserve">Для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>для ДНЦ (узловых), ТНЦ, ДГПС</w:t>
            </w:r>
          </w:p>
          <w:p w14:paraId="1EF459B9" w14:textId="77777777" w:rsidR="007E200A" w:rsidRDefault="007E200A">
            <w:pPr>
              <w:ind w:firstLine="34"/>
              <w:jc w:val="both"/>
            </w:pP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2D012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950F6B" w14:textId="77777777" w:rsidR="007E200A" w:rsidRDefault="007E200A">
            <w:pPr>
              <w:ind w:firstLine="34"/>
              <w:jc w:val="both"/>
            </w:pPr>
          </w:p>
        </w:tc>
      </w:tr>
      <w:tr w:rsidR="007E200A" w14:paraId="4BD682BD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4E2F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5E6A" w14:textId="77777777" w:rsidR="007E200A" w:rsidRDefault="007E200A">
            <w:pPr>
              <w:ind w:firstLine="34"/>
            </w:pPr>
            <w:r>
              <w:t xml:space="preserve">Размер премии 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F60E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4024" w14:textId="77777777" w:rsidR="007E200A" w:rsidRDefault="007E200A">
            <w:pPr>
              <w:ind w:firstLine="34"/>
              <w:jc w:val="both"/>
            </w:pPr>
          </w:p>
        </w:tc>
      </w:tr>
      <w:tr w:rsidR="007E200A" w14:paraId="02640EF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2687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DCACE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A4888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D617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3403CA9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AA3603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EDF0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F5D27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55577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AE31" w14:textId="77777777" w:rsidR="007E200A" w:rsidRDefault="007E200A">
            <w:pPr>
              <w:ind w:firstLine="34"/>
              <w:jc w:val="both"/>
            </w:pPr>
          </w:p>
        </w:tc>
      </w:tr>
      <w:tr w:rsidR="007E200A" w14:paraId="492B17F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3D0E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0D7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5DBA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9E1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CAB7819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51A887A5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6A7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87494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D3CB1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E0D7E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542DA2C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9BDC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0155F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0BE2B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5D99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11F989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147A67D5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C3C0" w14:textId="77777777" w:rsidR="007E200A" w:rsidRDefault="007E200A">
            <w:pPr>
              <w:ind w:firstLine="29"/>
            </w:pPr>
            <w:r>
              <w:t>9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2193D0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 xml:space="preserve">Учет количества </w:t>
            </w:r>
            <w:r>
              <w:rPr>
                <w:b/>
                <w:spacing w:val="-3"/>
              </w:rPr>
              <w:t xml:space="preserve">пропущенных по участку сборных поездов, </w:t>
            </w:r>
            <w:r>
              <w:rPr>
                <w:b/>
              </w:rPr>
              <w:t>поездов с вагонами, загруженными опасными грузами класса 1 и негабаритными грузами»</w:t>
            </w:r>
          </w:p>
          <w:p w14:paraId="14305E2B" w14:textId="77777777" w:rsidR="007E200A" w:rsidRDefault="007E200A">
            <w:pPr>
              <w:ind w:firstLine="35"/>
              <w:rPr>
                <w:spacing w:val="-2"/>
              </w:rPr>
            </w:pPr>
            <w:r>
              <w:t xml:space="preserve">Для </w:t>
            </w:r>
            <w:r>
              <w:rPr>
                <w:spacing w:val="-2"/>
              </w:rPr>
              <w:t xml:space="preserve">ДНЦ </w:t>
            </w:r>
            <w:r>
              <w:t>(участковых)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spacing w:val="-2"/>
              </w:rPr>
              <w:t>для ДНЦ (узловых).</w:t>
            </w:r>
          </w:p>
          <w:p w14:paraId="1E9955AA" w14:textId="77777777" w:rsidR="007E200A" w:rsidRDefault="007E200A">
            <w:pPr>
              <w:ind w:firstLine="34"/>
              <w:jc w:val="both"/>
            </w:pP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781D84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114B16" w14:textId="77777777" w:rsidR="007E200A" w:rsidRDefault="007E200A">
            <w:pPr>
              <w:ind w:firstLine="34"/>
              <w:jc w:val="both"/>
            </w:pPr>
          </w:p>
        </w:tc>
      </w:tr>
      <w:tr w:rsidR="007E200A" w14:paraId="22782E8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E0BE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A84BD" w14:textId="77777777" w:rsidR="007E200A" w:rsidRDefault="007E200A">
            <w:pPr>
              <w:ind w:firstLine="34"/>
            </w:pPr>
            <w:r>
              <w:t xml:space="preserve">Размер премии за </w:t>
            </w:r>
            <w:r>
              <w:rPr>
                <w:b/>
              </w:rPr>
              <w:t>сборные поезда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23DE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FA5B" w14:textId="77777777" w:rsidR="007E200A" w:rsidRDefault="007E200A">
            <w:pPr>
              <w:ind w:firstLine="34"/>
              <w:jc w:val="both"/>
            </w:pPr>
          </w:p>
        </w:tc>
      </w:tr>
      <w:tr w:rsidR="007E200A" w14:paraId="4DBA1413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D718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9CB1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1E93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B30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8BA4A1C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7F84B024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F910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FC4B0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60BC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1378" w14:textId="77777777" w:rsidR="007E200A" w:rsidRDefault="007E200A">
            <w:pPr>
              <w:ind w:firstLine="34"/>
              <w:jc w:val="both"/>
            </w:pPr>
          </w:p>
        </w:tc>
      </w:tr>
      <w:tr w:rsidR="007E200A" w14:paraId="06881471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65535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F9D1C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B0041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A995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D27AF9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84EE060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4EBB3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2F1CA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2C25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5D23A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20F6FAA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C88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0617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45B2D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A9761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72E2965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3FCC2DB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E4C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99A07" w14:textId="77777777" w:rsidR="007E200A" w:rsidRDefault="007E200A">
            <w:pPr>
              <w:ind w:firstLine="34"/>
            </w:pPr>
            <w:r>
              <w:t xml:space="preserve">Размер премии за </w:t>
            </w:r>
            <w:r>
              <w:rPr>
                <w:b/>
              </w:rPr>
              <w:t>поезда «ВМ»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6D72E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FB58" w14:textId="77777777" w:rsidR="007E200A" w:rsidRDefault="007E200A">
            <w:pPr>
              <w:ind w:firstLine="34"/>
              <w:jc w:val="both"/>
            </w:pPr>
          </w:p>
        </w:tc>
      </w:tr>
      <w:tr w:rsidR="007E200A" w14:paraId="2478ADC1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2C20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C295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AB1A2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D7614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7B7E27D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774BF91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E7E8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204F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C63CC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D4E91" w14:textId="77777777" w:rsidR="007E200A" w:rsidRDefault="007E200A">
            <w:pPr>
              <w:ind w:firstLine="34"/>
              <w:jc w:val="both"/>
            </w:pPr>
          </w:p>
        </w:tc>
      </w:tr>
      <w:tr w:rsidR="007E200A" w14:paraId="5F97EA70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228F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78B03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CBB5E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CF7B8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F07F6E8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780373C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A17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3C605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0705B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311ED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2A538154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B2D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032B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8381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C18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1A9634F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29EA1D7B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52CC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305FC" w14:textId="77777777" w:rsidR="007E200A" w:rsidRDefault="007E200A">
            <w:pPr>
              <w:ind w:firstLine="34"/>
            </w:pPr>
            <w:r>
              <w:t>Размер премии за</w:t>
            </w:r>
            <w:r>
              <w:rPr>
                <w:b/>
              </w:rPr>
              <w:t xml:space="preserve"> поезда «Н»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989E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B8E2D" w14:textId="77777777" w:rsidR="007E200A" w:rsidRDefault="007E200A">
            <w:pPr>
              <w:ind w:firstLine="34"/>
              <w:jc w:val="both"/>
            </w:pPr>
          </w:p>
        </w:tc>
      </w:tr>
      <w:tr w:rsidR="007E200A" w14:paraId="32C2D8D4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9C16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CF27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10E97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9A7C6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EC62695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2423A66D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5076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7BDE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EF858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A3C2F" w14:textId="77777777" w:rsidR="007E200A" w:rsidRDefault="007E200A">
            <w:pPr>
              <w:ind w:firstLine="34"/>
              <w:jc w:val="both"/>
            </w:pPr>
          </w:p>
        </w:tc>
      </w:tr>
      <w:tr w:rsidR="007E200A" w14:paraId="45465979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64C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B4DE8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A3C8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1C1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971FEB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193EAAC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3555E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ECBE4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D460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04BF3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49ED47E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98329" w14:textId="77777777" w:rsidR="007E200A" w:rsidRDefault="007E200A">
            <w:pPr>
              <w:ind w:firstLine="29"/>
            </w:pPr>
            <w:r>
              <w:lastRenderedPageBreak/>
              <w:t>10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997598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 xml:space="preserve">Показателя «Учёт количества поездов, отправленных на удлиненное гарантийное плечо обслуживания локомотивными бригадами» </w:t>
            </w:r>
          </w:p>
          <w:p w14:paraId="7540F672" w14:textId="77777777" w:rsidR="007E200A" w:rsidRDefault="007E200A">
            <w:pPr>
              <w:ind w:firstLine="34"/>
            </w:pPr>
            <w:r>
              <w:t>Для ДНЦ (узлового), ТНЦ, ДГТ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3B7663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39A148" w14:textId="77777777" w:rsidR="007E200A" w:rsidRDefault="007E200A">
            <w:pPr>
              <w:ind w:firstLine="709"/>
              <w:jc w:val="both"/>
            </w:pPr>
          </w:p>
        </w:tc>
      </w:tr>
      <w:tr w:rsidR="007E200A" w14:paraId="7304184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B8557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72516" w14:textId="77777777" w:rsidR="007E200A" w:rsidRDefault="007E200A">
            <w:pPr>
              <w:ind w:firstLine="34"/>
            </w:pPr>
            <w:r>
              <w:t xml:space="preserve">Размер премии за </w:t>
            </w:r>
            <w:r>
              <w:rPr>
                <w:b/>
              </w:rPr>
              <w:t>поезда «У»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8599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18CB" w14:textId="77777777" w:rsidR="007E200A" w:rsidRDefault="007E200A">
            <w:pPr>
              <w:ind w:firstLine="34"/>
              <w:jc w:val="both"/>
            </w:pPr>
          </w:p>
        </w:tc>
      </w:tr>
      <w:tr w:rsidR="007E200A" w14:paraId="2597E1D3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871F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3A6E0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5A788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E32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B4FF5DC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4585CFBA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F1A84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2301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0AA2B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CEE11" w14:textId="77777777" w:rsidR="007E200A" w:rsidRDefault="007E200A">
            <w:pPr>
              <w:ind w:firstLine="34"/>
              <w:jc w:val="both"/>
            </w:pPr>
          </w:p>
        </w:tc>
      </w:tr>
      <w:tr w:rsidR="007E200A" w14:paraId="5D71AB4E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EC56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D69F2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6466D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8917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510B80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2087DDB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5AE58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E4C18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A24BC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02F6A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265BB59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422D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179C3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F746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2EC35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B8C7470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0BE87886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257F2" w14:textId="77777777" w:rsidR="007E200A" w:rsidRDefault="007E200A">
            <w:pPr>
              <w:ind w:firstLine="29"/>
            </w:pPr>
            <w:r>
              <w:t>11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049C95" w14:textId="77777777" w:rsidR="007E200A" w:rsidRDefault="007E200A">
            <w:pPr>
              <w:spacing w:line="232" w:lineRule="auto"/>
              <w:ind w:firstLine="34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«Учёт количества отправленных поездов своего формирования дальнего назначения, не предусмотренных планом формирования поездов»</w:t>
            </w:r>
          </w:p>
          <w:p w14:paraId="54F7C669" w14:textId="77777777" w:rsidR="007E200A" w:rsidRDefault="007E200A">
            <w:pPr>
              <w:spacing w:line="232" w:lineRule="auto"/>
            </w:pPr>
            <w:r>
              <w:rPr>
                <w:b/>
              </w:rPr>
              <w:t xml:space="preserve"> </w:t>
            </w:r>
            <w:r>
              <w:t>Для ДГПС, ДНЦ (узловых) за смену.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39285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8D322" w14:textId="77777777" w:rsidR="007E200A" w:rsidRDefault="007E200A">
            <w:pPr>
              <w:ind w:firstLine="709"/>
              <w:jc w:val="both"/>
            </w:pPr>
          </w:p>
        </w:tc>
      </w:tr>
      <w:tr w:rsidR="007E200A" w14:paraId="649C3A0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476D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0A904" w14:textId="77777777" w:rsidR="007E200A" w:rsidRDefault="007E200A">
            <w:pPr>
              <w:ind w:firstLine="34"/>
            </w:pPr>
            <w:r>
              <w:t>Размер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E93A" w14:textId="77777777" w:rsidR="007E200A" w:rsidRDefault="007E200A"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29B0" w14:textId="77777777" w:rsidR="007E200A" w:rsidRDefault="007E200A">
            <w:pPr>
              <w:jc w:val="both"/>
            </w:pPr>
          </w:p>
        </w:tc>
      </w:tr>
      <w:tr w:rsidR="007E200A" w14:paraId="335E34C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DAF7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C1231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2C130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0AA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2C8908D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4103939B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BCE5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72E9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026B1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92A2B" w14:textId="77777777" w:rsidR="007E200A" w:rsidRDefault="007E200A">
            <w:pPr>
              <w:ind w:firstLine="34"/>
              <w:jc w:val="both"/>
            </w:pPr>
          </w:p>
        </w:tc>
      </w:tr>
      <w:tr w:rsidR="007E200A" w14:paraId="5B0F456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26EEF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6A78F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DF89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424B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67E0192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71D8DE9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795D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C6EE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86051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3E4AF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7C892F5E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6E7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CB201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98B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9CB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205332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1941E409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B2A2D" w14:textId="77777777" w:rsidR="007E200A" w:rsidRDefault="007E200A">
            <w:pPr>
              <w:ind w:firstLine="29"/>
            </w:pPr>
            <w:r>
              <w:t>12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BDD219" w14:textId="77777777" w:rsidR="007E200A" w:rsidRDefault="007E200A">
            <w:pPr>
              <w:ind w:firstLine="34"/>
              <w:rPr>
                <w:b/>
                <w:bCs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bCs/>
              </w:rPr>
              <w:t xml:space="preserve">Учет исполненных «окон» </w:t>
            </w:r>
          </w:p>
          <w:p w14:paraId="2231C314" w14:textId="77777777" w:rsidR="007E200A" w:rsidRDefault="007E200A">
            <w:pPr>
              <w:ind w:firstLine="35"/>
            </w:pPr>
            <w:r>
              <w:t xml:space="preserve">Для </w:t>
            </w:r>
            <w:r>
              <w:rPr>
                <w:spacing w:val="-2"/>
              </w:rPr>
              <w:t xml:space="preserve">ДНЦ </w:t>
            </w:r>
            <w:r>
              <w:t>(участковых, узловых)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15A05E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628A3" w14:textId="77777777" w:rsidR="007E200A" w:rsidRDefault="007E200A">
            <w:pPr>
              <w:ind w:firstLine="709"/>
              <w:jc w:val="both"/>
            </w:pPr>
          </w:p>
        </w:tc>
      </w:tr>
      <w:tr w:rsidR="007E200A" w14:paraId="0CB41AC6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F98D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34641" w14:textId="77777777" w:rsidR="007E200A" w:rsidRDefault="007E200A">
            <w:pPr>
              <w:ind w:firstLine="34"/>
            </w:pPr>
            <w:r>
              <w:t>Размер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EFA6" w14:textId="77777777" w:rsidR="007E200A" w:rsidRDefault="007E200A"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A73" w14:textId="77777777" w:rsidR="007E200A" w:rsidRDefault="007E200A">
            <w:pPr>
              <w:jc w:val="both"/>
            </w:pPr>
          </w:p>
        </w:tc>
      </w:tr>
      <w:tr w:rsidR="007E200A" w14:paraId="097DDB37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BDC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9E07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B239F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263A1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2A4DB4D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392688D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6FF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8D9F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0E614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75485" w14:textId="77777777" w:rsidR="007E200A" w:rsidRDefault="007E200A">
            <w:pPr>
              <w:ind w:firstLine="34"/>
              <w:jc w:val="both"/>
            </w:pPr>
          </w:p>
        </w:tc>
      </w:tr>
      <w:tr w:rsidR="007E200A" w14:paraId="29EE6F20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DB3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2A4D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AB53C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8334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9C15BE0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7E26CFC4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F4C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0E53D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738AA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5B3FE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1527F6B7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90C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345F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10EC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DD1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8BA7BB1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lastRenderedPageBreak/>
              <w:t>Фиксируется время изменения значения</w:t>
            </w:r>
          </w:p>
        </w:tc>
      </w:tr>
      <w:tr w:rsidR="007E200A" w14:paraId="1A51276A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093E9" w14:textId="77777777" w:rsidR="007E200A" w:rsidRDefault="007E200A">
            <w:pPr>
              <w:ind w:firstLine="29"/>
            </w:pPr>
            <w:r>
              <w:lastRenderedPageBreak/>
              <w:t>13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A72BC9" w14:textId="77777777" w:rsidR="007E200A" w:rsidRDefault="007E200A">
            <w:pPr>
              <w:spacing w:line="232" w:lineRule="auto"/>
              <w:ind w:firstLine="34"/>
              <w:rPr>
                <w:b/>
                <w:strike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 xml:space="preserve">Показателя «Выполнение плана среднего веса </w:t>
            </w:r>
            <w:r>
              <w:rPr>
                <w:b/>
                <w:spacing w:val="-1"/>
              </w:rPr>
              <w:t>отправленных грузовых поездов»</w:t>
            </w:r>
            <w:r>
              <w:rPr>
                <w:b/>
                <w:spacing w:val="-10"/>
              </w:rPr>
              <w:t xml:space="preserve"> </w:t>
            </w:r>
          </w:p>
          <w:p w14:paraId="03478535" w14:textId="77777777" w:rsidR="007E200A" w:rsidRDefault="007E200A">
            <w:pPr>
              <w:ind w:firstLine="35"/>
            </w:pPr>
            <w:r>
              <w:rPr>
                <w:spacing w:val="-10"/>
              </w:rPr>
              <w:t>Для ДГПС, ДНЦ (узлового).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DE4CB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F35D7" w14:textId="77777777" w:rsidR="007E200A" w:rsidRDefault="007E200A">
            <w:pPr>
              <w:ind w:firstLine="709"/>
              <w:jc w:val="both"/>
            </w:pPr>
          </w:p>
        </w:tc>
      </w:tr>
      <w:tr w:rsidR="007E200A" w14:paraId="75F59E66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1CABA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0468" w14:textId="77777777" w:rsidR="007E200A" w:rsidRDefault="007E200A">
            <w:pPr>
              <w:ind w:firstLine="34"/>
            </w:pPr>
            <w:r>
              <w:t>Размер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4E486" w14:textId="77777777" w:rsidR="007E200A" w:rsidRDefault="007E200A"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9AE2" w14:textId="77777777" w:rsidR="007E200A" w:rsidRDefault="007E200A">
            <w:pPr>
              <w:jc w:val="both"/>
            </w:pPr>
          </w:p>
        </w:tc>
      </w:tr>
      <w:tr w:rsidR="007E200A" w14:paraId="083372F6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A823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134EE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89627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5549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E2A4F5E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1DC41E34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087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2A9A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74091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4E6BA" w14:textId="77777777" w:rsidR="007E200A" w:rsidRDefault="007E200A">
            <w:pPr>
              <w:ind w:firstLine="34"/>
              <w:jc w:val="both"/>
            </w:pPr>
          </w:p>
        </w:tc>
      </w:tr>
      <w:tr w:rsidR="007E200A" w14:paraId="64FE5C6B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5FF3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8A374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5920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F257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72D6EBF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0DC2CC0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5635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3E0DA" w14:textId="77777777" w:rsidR="007E200A" w:rsidRDefault="007E200A">
            <w:pPr>
              <w:ind w:firstLine="34"/>
            </w:pPr>
            <w:r>
              <w:t>Расчет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14D7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A4981" w14:textId="77777777" w:rsidR="007E200A" w:rsidRDefault="007E200A">
            <w:pPr>
              <w:ind w:firstLine="34"/>
            </w:pPr>
            <w:r>
              <w:t>Значение в процентах</w:t>
            </w:r>
          </w:p>
        </w:tc>
      </w:tr>
      <w:tr w:rsidR="007E200A" w14:paraId="31FE10C9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0809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FF7AA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3003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7DBA6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8C2532F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6BFBC8A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6B945" w14:textId="77777777" w:rsidR="007E200A" w:rsidRDefault="007E200A">
            <w:pPr>
              <w:ind w:firstLine="29"/>
            </w:pPr>
            <w:r>
              <w:t>14</w:t>
            </w: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8E8C7F" w14:textId="77777777" w:rsidR="007E200A" w:rsidRDefault="007E200A">
            <w:pPr>
              <w:ind w:firstLine="35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</w:t>
            </w:r>
            <w:r>
              <w:rPr>
                <w:rFonts w:eastAsia="Calibri"/>
                <w:b/>
                <w:spacing w:val="-4"/>
              </w:rPr>
              <w:t>Отсутствие</w:t>
            </w:r>
            <w:r>
              <w:rPr>
                <w:rFonts w:eastAsia="Calibri"/>
                <w:b/>
              </w:rPr>
              <w:t xml:space="preserve"> </w:t>
            </w:r>
            <w:r>
              <w:rPr>
                <w:rFonts w:eastAsia="Calibri"/>
                <w:b/>
                <w:spacing w:val="-4"/>
              </w:rPr>
              <w:t>нарушений</w:t>
            </w:r>
            <w:r>
              <w:rPr>
                <w:rFonts w:eastAsia="Calibri"/>
                <w:b/>
              </w:rPr>
              <w:t xml:space="preserve"> режима непрерывной работы локомотивных бригад за смену, отнесенных на работников службы перевозок»</w:t>
            </w:r>
            <w:r>
              <w:rPr>
                <w:b/>
              </w:rPr>
              <w:t xml:space="preserve"> </w:t>
            </w:r>
          </w:p>
          <w:p w14:paraId="69B0A47F" w14:textId="77777777" w:rsidR="007E200A" w:rsidRDefault="007E200A">
            <w:pPr>
              <w:ind w:firstLine="35"/>
            </w:pPr>
            <w:r>
              <w:rPr>
                <w:spacing w:val="-1"/>
              </w:rPr>
              <w:t>Для ТНЦ.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A39D77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DCA556" w14:textId="77777777" w:rsidR="007E200A" w:rsidRDefault="007E200A">
            <w:pPr>
              <w:ind w:firstLine="709"/>
              <w:jc w:val="both"/>
            </w:pPr>
          </w:p>
        </w:tc>
      </w:tr>
      <w:tr w:rsidR="007E200A" w14:paraId="7D08DB4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0F457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9142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38126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3F22" w14:textId="77777777" w:rsidR="007E200A" w:rsidRDefault="007E200A">
            <w:pPr>
              <w:jc w:val="both"/>
            </w:pPr>
          </w:p>
        </w:tc>
      </w:tr>
      <w:tr w:rsidR="007E200A" w14:paraId="321B21B1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05FFF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9E90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EDDA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A1A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F148ABB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0A695775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638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E54C2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66AD9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DCE8B" w14:textId="77777777" w:rsidR="007E200A" w:rsidRDefault="007E200A">
            <w:pPr>
              <w:ind w:firstLine="34"/>
              <w:jc w:val="both"/>
            </w:pPr>
          </w:p>
        </w:tc>
      </w:tr>
      <w:tr w:rsidR="007E200A" w14:paraId="36C73820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CD662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2DE4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57D2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004E1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F6813AA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3AA7D09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0F586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7DD9C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91E6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F182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351E71CF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AB5F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38B2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FEEB0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4B0A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84AB56B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</w:tbl>
    <w:p w14:paraId="6C00E4EB" w14:textId="77777777" w:rsidR="007E200A" w:rsidRDefault="007E200A" w:rsidP="007E200A">
      <w:pPr>
        <w:rPr>
          <w:sz w:val="28"/>
          <w:szCs w:val="28"/>
        </w:rPr>
      </w:pPr>
    </w:p>
    <w:p w14:paraId="795AF996" w14:textId="77777777" w:rsidR="007E200A" w:rsidRDefault="007E200A" w:rsidP="007E200A">
      <w:r>
        <w:rPr>
          <w:sz w:val="28"/>
          <w:szCs w:val="28"/>
        </w:rPr>
        <w:t>Таблица – Перечень оперативных показателей за текущие сутки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2"/>
        <w:gridCol w:w="4660"/>
        <w:gridCol w:w="4027"/>
        <w:gridCol w:w="6659"/>
      </w:tblGrid>
      <w:tr w:rsidR="007E200A" w14:paraId="6E23CDDC" w14:textId="77777777" w:rsidTr="00D41EAF">
        <w:trPr>
          <w:trHeight w:val="421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F730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C47A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66692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9B866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67110E54" w14:textId="77777777" w:rsidTr="00D41EAF">
        <w:trPr>
          <w:trHeight w:val="262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D6296" w14:textId="77777777" w:rsidR="007E200A" w:rsidRDefault="007E200A">
            <w:pPr>
              <w:rPr>
                <w:highlight w:val="yellow"/>
              </w:rPr>
            </w:pPr>
            <w:r>
              <w:t>1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0376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DA027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5F3A7" w14:textId="77777777" w:rsidR="007E200A" w:rsidRDefault="007E200A">
            <w:pPr>
              <w:jc w:val="both"/>
            </w:pPr>
          </w:p>
        </w:tc>
      </w:tr>
      <w:tr w:rsidR="007E200A" w14:paraId="37652FCB" w14:textId="77777777" w:rsidTr="00D41EAF">
        <w:trPr>
          <w:trHeight w:val="24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FA35B" w14:textId="77777777" w:rsidR="007E200A" w:rsidRDefault="007E200A">
            <w:pPr>
              <w:ind w:firstLine="70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A90AF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4D03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031D9" w14:textId="77777777" w:rsidR="007E200A" w:rsidRDefault="007E200A">
            <w:pPr>
              <w:ind w:firstLine="709"/>
              <w:jc w:val="both"/>
            </w:pPr>
          </w:p>
        </w:tc>
      </w:tr>
      <w:tr w:rsidR="007E200A" w14:paraId="5AF81318" w14:textId="77777777" w:rsidTr="00D41EAF">
        <w:trPr>
          <w:trHeight w:val="23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7500B" w14:textId="77777777" w:rsidR="007E200A" w:rsidRDefault="007E200A">
            <w:r>
              <w:t>2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692E9" w14:textId="77777777" w:rsidR="007E200A" w:rsidRDefault="007E200A">
            <w:pPr>
              <w:ind w:hanging="31"/>
            </w:pPr>
            <w:r>
              <w:t>Дата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EB11D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D6F6A" w14:textId="77777777" w:rsidR="007E200A" w:rsidRDefault="007E200A"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7E200A" w14:paraId="5A05019C" w14:textId="77777777" w:rsidTr="00D41EAF">
        <w:trPr>
          <w:trHeight w:val="37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15489" w14:textId="77777777" w:rsidR="007E200A" w:rsidRDefault="007E200A">
            <w:r>
              <w:t>3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FD4A" w14:textId="77777777" w:rsidR="007E200A" w:rsidRDefault="007E200A">
            <w:pPr>
              <w:ind w:hanging="31"/>
            </w:pPr>
            <w:r>
              <w:t>Смена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BA8D" w14:textId="77777777" w:rsidR="007E200A" w:rsidRDefault="007E200A">
            <w:r>
              <w:t>Буквенное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295AD" w14:textId="77777777" w:rsidR="007E200A" w:rsidRDefault="007E200A">
            <w:r>
              <w:t>Принимает значение «Д» - дневная, «Н» - ночная</w:t>
            </w:r>
          </w:p>
        </w:tc>
      </w:tr>
      <w:tr w:rsidR="007E200A" w14:paraId="21B50AAD" w14:textId="77777777" w:rsidTr="00D41EAF">
        <w:trPr>
          <w:trHeight w:val="361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BAFF1" w14:textId="77777777" w:rsidR="007E200A" w:rsidRDefault="007E200A">
            <w:r>
              <w:t>4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396419" w14:textId="77777777" w:rsidR="007E200A" w:rsidRDefault="007E200A">
            <w:pPr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«Участковой скорости». </w:t>
            </w:r>
          </w:p>
          <w:p w14:paraId="06C21217" w14:textId="77777777" w:rsidR="007E200A" w:rsidRDefault="007E200A">
            <w:pPr>
              <w:rPr>
                <w:b/>
              </w:rPr>
            </w:pPr>
            <w:r>
              <w:lastRenderedPageBreak/>
              <w:t>Для ДГПС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3CAB56" w14:textId="77777777" w:rsidR="007E200A" w:rsidRDefault="007E200A">
            <w:pPr>
              <w:jc w:val="both"/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5D7CF" w14:textId="77777777" w:rsidR="007E200A" w:rsidRDefault="007E200A">
            <w:pPr>
              <w:jc w:val="both"/>
            </w:pPr>
          </w:p>
        </w:tc>
      </w:tr>
      <w:tr w:rsidR="007E200A" w14:paraId="3F00CD7E" w14:textId="77777777" w:rsidTr="00D41EAF"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74698" w14:textId="77777777" w:rsidR="007E200A" w:rsidRDefault="007E200A">
            <w:pPr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C1474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97ACF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93AC7" w14:textId="77777777" w:rsidR="007E200A" w:rsidRDefault="007E200A">
            <w:pPr>
              <w:jc w:val="both"/>
            </w:pPr>
          </w:p>
        </w:tc>
      </w:tr>
      <w:tr w:rsidR="007E200A" w14:paraId="5CA9193A" w14:textId="77777777" w:rsidTr="00D41EAF">
        <w:trPr>
          <w:trHeight w:val="21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3584" w14:textId="77777777" w:rsidR="007E200A" w:rsidRDefault="007E200A">
            <w:pPr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9BB28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DBBD6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AD1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3AC864E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39E21275" w14:textId="77777777" w:rsidTr="00D41EAF">
        <w:trPr>
          <w:trHeight w:val="134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9BD6E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0C5C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818BC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9D30A" w14:textId="77777777" w:rsidR="007E200A" w:rsidRDefault="007E200A">
            <w:pPr>
              <w:ind w:firstLine="34"/>
              <w:jc w:val="both"/>
            </w:pPr>
          </w:p>
        </w:tc>
      </w:tr>
      <w:tr w:rsidR="007E200A" w14:paraId="49FECC0A" w14:textId="77777777" w:rsidTr="00D41EAF">
        <w:trPr>
          <w:trHeight w:val="137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D4AB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6682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26085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D993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DACD1F0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436C4DC" w14:textId="77777777" w:rsidTr="00D41EAF">
        <w:trPr>
          <w:trHeight w:val="36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6C08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44EC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FFFA8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957D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773EBC03" w14:textId="77777777" w:rsidTr="00D41EAF">
        <w:trPr>
          <w:trHeight w:val="36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B0DB5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8DCF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E26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6E5E7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154EE242" w14:textId="77777777" w:rsidTr="00D41EAF">
        <w:trPr>
          <w:trHeight w:val="677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FAAEA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952C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37B60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C2C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E1E23C3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2EC48FCF" w14:textId="77777777" w:rsidTr="00D41EAF">
        <w:trPr>
          <w:trHeight w:val="334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BF8B" w14:textId="77777777" w:rsidR="007E200A" w:rsidRDefault="007E200A">
            <w:pPr>
              <w:ind w:firstLine="29"/>
            </w:pPr>
            <w:r>
              <w:t>5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2E87F" w14:textId="77777777" w:rsidR="007E200A" w:rsidRDefault="007E200A">
            <w:pPr>
              <w:ind w:firstLine="34"/>
              <w:rPr>
                <w:b/>
                <w:spacing w:val="-7"/>
                <w:shd w:val="clear" w:color="auto" w:fill="FFFFFF" w:themeFill="background1"/>
              </w:rPr>
            </w:pPr>
            <w:r>
              <w:rPr>
                <w:b/>
                <w:shd w:val="clear" w:color="auto" w:fill="FFFFFF" w:themeFill="background1"/>
                <w:lang w:val="en-US"/>
              </w:rPr>
              <w:t>ID</w:t>
            </w:r>
            <w:r>
              <w:rPr>
                <w:b/>
                <w:shd w:val="clear" w:color="auto" w:fill="FFFFFF" w:themeFill="background1"/>
              </w:rPr>
              <w:t xml:space="preserve"> Показателя «Выполнение плана сдачи вагонов по </w:t>
            </w:r>
            <w:r>
              <w:rPr>
                <w:b/>
                <w:spacing w:val="-7"/>
                <w:shd w:val="clear" w:color="auto" w:fill="FFFFFF" w:themeFill="background1"/>
              </w:rPr>
              <w:t>дороге за сутки»</w:t>
            </w:r>
          </w:p>
          <w:p w14:paraId="58BE4865" w14:textId="77777777" w:rsidR="007E200A" w:rsidRDefault="007E200A">
            <w:pPr>
              <w:ind w:firstLine="34"/>
            </w:pPr>
            <w:r>
              <w:rPr>
                <w:shd w:val="clear" w:color="auto" w:fill="FFFFFF" w:themeFill="background1"/>
              </w:rPr>
              <w:t xml:space="preserve">Для </w:t>
            </w:r>
            <w:r>
              <w:rPr>
                <w:spacing w:val="-2"/>
                <w:shd w:val="clear" w:color="auto" w:fill="FFFFFF" w:themeFill="background1"/>
              </w:rPr>
              <w:t xml:space="preserve">ДНЦ </w:t>
            </w:r>
            <w:r>
              <w:rPr>
                <w:shd w:val="clear" w:color="auto" w:fill="FFFFFF" w:themeFill="background1"/>
              </w:rPr>
              <w:t>(участковых, узловых), ТНЦ, ДГПС, ДГТ, ДГЦ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C38FD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303C5" w14:textId="77777777" w:rsidR="007E200A" w:rsidRDefault="007E200A">
            <w:pPr>
              <w:ind w:firstLine="709"/>
              <w:jc w:val="both"/>
            </w:pPr>
          </w:p>
        </w:tc>
      </w:tr>
      <w:tr w:rsidR="007E200A" w14:paraId="3F8E49B2" w14:textId="77777777" w:rsidTr="00D41EAF">
        <w:trPr>
          <w:trHeight w:val="225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B9C3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C4536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7D426" w14:textId="77777777" w:rsidR="007E200A" w:rsidRDefault="007E200A">
            <w:r>
              <w:t>Цифровое поле,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A419" w14:textId="77777777" w:rsidR="007E200A" w:rsidRDefault="007E200A">
            <w:pPr>
              <w:jc w:val="both"/>
            </w:pPr>
          </w:p>
        </w:tc>
      </w:tr>
      <w:tr w:rsidR="007E200A" w14:paraId="6AF1669A" w14:textId="77777777" w:rsidTr="00D41EAF">
        <w:trPr>
          <w:trHeight w:val="237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F9BF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2E430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8CA13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FD10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AC53790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6A000F4A" w14:textId="77777777" w:rsidTr="00D41EAF">
        <w:trPr>
          <w:trHeight w:val="21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133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D737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D1A78" w14:textId="77777777" w:rsidR="007E200A" w:rsidRDefault="007E200A">
            <w:pPr>
              <w:ind w:firstLine="34"/>
            </w:pPr>
            <w:r>
              <w:t>Цифровое поле,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D3DFF" w14:textId="77777777" w:rsidR="007E200A" w:rsidRDefault="007E200A">
            <w:pPr>
              <w:ind w:firstLine="34"/>
              <w:jc w:val="both"/>
            </w:pPr>
          </w:p>
        </w:tc>
      </w:tr>
      <w:tr w:rsidR="007E200A" w14:paraId="089477F7" w14:textId="77777777" w:rsidTr="00D41EAF">
        <w:trPr>
          <w:trHeight w:val="275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7CE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BDF3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F48D3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9ACA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BD07E91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6FE4474F" w14:textId="77777777" w:rsidTr="00D41EAF">
        <w:trPr>
          <w:trHeight w:val="30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AF8C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7A18B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3FDE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7F08D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7A022A7C" w14:textId="77777777" w:rsidTr="00D41EAF">
        <w:trPr>
          <w:trHeight w:val="262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085BB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71D4A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B8F39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27AE9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2BFD3AF7" w14:textId="77777777" w:rsidTr="00D41EAF">
        <w:trPr>
          <w:trHeight w:val="262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4E230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311D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1209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B9759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409EE0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7B63E8ED" w14:textId="77777777" w:rsidTr="00D41EAF">
        <w:trPr>
          <w:trHeight w:val="1132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BE6F4" w14:textId="77777777" w:rsidR="007E200A" w:rsidRDefault="007E200A">
            <w:pPr>
              <w:ind w:firstLine="29"/>
            </w:pPr>
            <w:r>
              <w:t>6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67F496" w14:textId="77777777" w:rsidR="007E200A" w:rsidRDefault="007E200A">
            <w:pPr>
              <w:spacing w:line="232" w:lineRule="auto"/>
              <w:ind w:firstLine="34"/>
              <w:rPr>
                <w:b/>
                <w:strike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 xml:space="preserve">Показателя «Выполнение плана среднего веса </w:t>
            </w:r>
            <w:r>
              <w:rPr>
                <w:b/>
                <w:spacing w:val="-1"/>
              </w:rPr>
              <w:t>отправленных грузовых поездов»</w:t>
            </w:r>
            <w:r>
              <w:rPr>
                <w:b/>
                <w:spacing w:val="-10"/>
              </w:rPr>
              <w:t xml:space="preserve"> </w:t>
            </w:r>
          </w:p>
          <w:p w14:paraId="201EDF15" w14:textId="77777777" w:rsidR="007E200A" w:rsidRDefault="007E200A">
            <w:pPr>
              <w:ind w:firstLine="34"/>
            </w:pPr>
            <w:r>
              <w:t xml:space="preserve">Для ДГТ, ДГЦ 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0F222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35E376" w14:textId="77777777" w:rsidR="007E200A" w:rsidRDefault="007E200A">
            <w:pPr>
              <w:ind w:firstLine="709"/>
              <w:jc w:val="both"/>
            </w:pPr>
          </w:p>
        </w:tc>
      </w:tr>
      <w:tr w:rsidR="007E200A" w14:paraId="57E7C86B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BBBE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E3460" w14:textId="77777777" w:rsidR="007E200A" w:rsidRDefault="007E200A">
            <w:pPr>
              <w:ind w:firstLine="34"/>
            </w:pPr>
            <w:r>
              <w:t>Размер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243D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6F813" w14:textId="77777777" w:rsidR="007E200A" w:rsidRDefault="007E200A">
            <w:pPr>
              <w:jc w:val="both"/>
            </w:pPr>
          </w:p>
        </w:tc>
      </w:tr>
      <w:tr w:rsidR="007E200A" w14:paraId="71FB906A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90B4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2F72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EB2D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EF11E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B24E896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0CA8DDDA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2F1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4812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5C0E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C950" w14:textId="77777777" w:rsidR="007E200A" w:rsidRDefault="007E200A">
            <w:pPr>
              <w:ind w:firstLine="34"/>
              <w:jc w:val="both"/>
            </w:pPr>
          </w:p>
        </w:tc>
      </w:tr>
      <w:tr w:rsidR="007E200A" w14:paraId="6E1AB5D1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3BB3A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2816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2462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FA6E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F91F96E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342DB365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105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64F98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6093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D9F86" w14:textId="77777777" w:rsidR="007E200A" w:rsidRDefault="007E200A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7E200A" w14:paraId="396981CC" w14:textId="77777777" w:rsidTr="00D41EAF">
        <w:trPr>
          <w:trHeight w:val="337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E9C1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F7691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04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3C782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114A1B61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53219" w14:textId="77777777" w:rsidR="007E200A" w:rsidRDefault="007E200A">
            <w:pPr>
              <w:ind w:firstLine="29"/>
            </w:pPr>
            <w:r>
              <w:t>7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7FAB65" w14:textId="77777777" w:rsidR="007E200A" w:rsidRDefault="007E200A">
            <w:pPr>
              <w:spacing w:line="232" w:lineRule="auto"/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 xml:space="preserve">Выполнение плана среднего веса отправленных грузовых поездов с локомотивами серии БКГ-1» </w:t>
            </w:r>
          </w:p>
          <w:p w14:paraId="7FDF1203" w14:textId="77777777" w:rsidR="007E200A" w:rsidRDefault="007E200A">
            <w:pPr>
              <w:ind w:firstLine="34"/>
            </w:pPr>
            <w:r>
              <w:t xml:space="preserve">Для </w:t>
            </w:r>
            <w:r>
              <w:rPr>
                <w:spacing w:val="-2"/>
              </w:rPr>
              <w:t>ТНЦ, ДГТ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C2F281" w14:textId="77777777" w:rsidR="007E200A" w:rsidRDefault="007E200A">
            <w:pPr>
              <w:ind w:firstLine="34"/>
              <w:jc w:val="both"/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DE0A9D" w14:textId="77777777" w:rsidR="007E200A" w:rsidRDefault="007E200A">
            <w:pPr>
              <w:ind w:firstLine="34"/>
              <w:jc w:val="both"/>
            </w:pPr>
          </w:p>
        </w:tc>
      </w:tr>
      <w:tr w:rsidR="007E200A" w14:paraId="15212379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912E8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30BC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900F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81B7" w14:textId="77777777" w:rsidR="007E200A" w:rsidRDefault="007E200A">
            <w:pPr>
              <w:jc w:val="both"/>
            </w:pPr>
          </w:p>
        </w:tc>
      </w:tr>
      <w:tr w:rsidR="007E200A" w14:paraId="50859B90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A9234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7A60A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9C9C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9D16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78265BC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656E06D6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BAFB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AF698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2DCAB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4F7B" w14:textId="77777777" w:rsidR="007E200A" w:rsidRDefault="007E200A">
            <w:pPr>
              <w:ind w:firstLine="34"/>
              <w:jc w:val="both"/>
            </w:pPr>
          </w:p>
        </w:tc>
      </w:tr>
      <w:tr w:rsidR="007E200A" w14:paraId="6C0F398B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921D3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6C92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923D6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99E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84C8ECE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B3F238C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78FE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668B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93CD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E6E2" w14:textId="77777777" w:rsidR="007E200A" w:rsidRDefault="007E200A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7E200A" w14:paraId="69C0BB0F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39B95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8848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D143D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E3915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0C267877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525F6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E1D58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87DAD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4557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4A2FF3C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36D7F772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34A3" w14:textId="77777777" w:rsidR="007E200A" w:rsidRDefault="007E200A">
            <w:pPr>
              <w:ind w:firstLine="29"/>
            </w:pPr>
            <w:r>
              <w:t>8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382F06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 w:rsidRPr="007E200A">
              <w:rPr>
                <w:b/>
              </w:rPr>
              <w:t xml:space="preserve"> </w:t>
            </w:r>
            <w:r>
              <w:rPr>
                <w:b/>
              </w:rPr>
              <w:t>Показателя «</w:t>
            </w:r>
            <w:r>
              <w:rPr>
                <w:b/>
                <w:spacing w:val="-2"/>
              </w:rPr>
              <w:t>Выполнение плана производительности поездного локомотива за сутки в процентах»</w:t>
            </w:r>
          </w:p>
          <w:p w14:paraId="7B70E2E6" w14:textId="77777777" w:rsidR="007E200A" w:rsidRDefault="007E200A">
            <w:pPr>
              <w:ind w:firstLine="34"/>
            </w:pPr>
            <w:r>
              <w:t xml:space="preserve">Для </w:t>
            </w:r>
            <w:r>
              <w:rPr>
                <w:spacing w:val="-2"/>
              </w:rPr>
              <w:t>ДГЦ, ДГПС, ТНЦ, ДГТ.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BD9D26" w14:textId="77777777" w:rsidR="007E200A" w:rsidRDefault="007E200A">
            <w:pPr>
              <w:ind w:firstLine="34"/>
              <w:jc w:val="both"/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27D90" w14:textId="77777777" w:rsidR="007E200A" w:rsidRDefault="007E200A">
            <w:pPr>
              <w:ind w:firstLine="34"/>
              <w:jc w:val="both"/>
            </w:pPr>
          </w:p>
        </w:tc>
      </w:tr>
      <w:tr w:rsidR="007E200A" w14:paraId="2CDB6CCA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CAD1A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98C5F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EEC1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3E94" w14:textId="77777777" w:rsidR="007E200A" w:rsidRDefault="007E200A">
            <w:pPr>
              <w:jc w:val="both"/>
            </w:pPr>
          </w:p>
        </w:tc>
      </w:tr>
      <w:tr w:rsidR="007E200A" w14:paraId="73A458EE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3D9F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DFE77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7DEE5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AB7E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A45D25F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01AD08F6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9B2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1B26F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4928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659D" w14:textId="77777777" w:rsidR="007E200A" w:rsidRDefault="007E200A">
            <w:pPr>
              <w:ind w:firstLine="34"/>
              <w:jc w:val="both"/>
            </w:pPr>
          </w:p>
        </w:tc>
      </w:tr>
      <w:tr w:rsidR="007E200A" w14:paraId="7B7EA2FC" w14:textId="77777777" w:rsidTr="00D41EAF">
        <w:trPr>
          <w:trHeight w:val="150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D7F6F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BCC3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C63D9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F61F6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0DDE3F3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7EDD0FE7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FA937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6CA2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371E5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3F5F" w14:textId="77777777" w:rsidR="007E200A" w:rsidRDefault="007E200A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7E200A" w14:paraId="1333FCB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FC72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C47B5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7974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2D221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15716E08" w14:textId="77777777" w:rsidTr="00D41EAF">
        <w:trPr>
          <w:trHeight w:val="784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D313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B6E02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82CAD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BC8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58BF636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 значения</w:t>
            </w:r>
          </w:p>
        </w:tc>
      </w:tr>
      <w:tr w:rsidR="007E200A" w14:paraId="49B45CAC" w14:textId="77777777" w:rsidTr="00D41EAF">
        <w:trPr>
          <w:trHeight w:val="363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6D87C" w14:textId="77777777" w:rsidR="007E200A" w:rsidRDefault="007E200A">
            <w:pPr>
              <w:ind w:firstLine="29"/>
            </w:pPr>
            <w:r>
              <w:rPr>
                <w:lang w:val="en-US"/>
              </w:rPr>
              <w:t>9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F400" w14:textId="77777777" w:rsidR="007E200A" w:rsidRDefault="007E200A">
            <w:pPr>
              <w:ind w:firstLine="34"/>
              <w:rPr>
                <w:shd w:val="clear" w:color="auto" w:fill="FFFFFF" w:themeFill="background1"/>
              </w:rPr>
            </w:pPr>
            <w:r>
              <w:rPr>
                <w:b/>
                <w:shd w:val="clear" w:color="auto" w:fill="FFFFFF" w:themeFill="background1"/>
                <w:lang w:val="en-US"/>
              </w:rPr>
              <w:t>ID</w:t>
            </w:r>
            <w:r>
              <w:rPr>
                <w:b/>
                <w:shd w:val="clear" w:color="auto" w:fill="FFFFFF" w:themeFill="background1"/>
              </w:rPr>
              <w:t xml:space="preserve"> Показателя «Расчёт в</w:t>
            </w:r>
            <w:r>
              <w:rPr>
                <w:rFonts w:eastAsia="Calibri"/>
                <w:b/>
                <w:shd w:val="clear" w:color="auto" w:fill="FFFFFF" w:themeFill="background1"/>
              </w:rPr>
              <w:t xml:space="preserve">ыполнения плана по обороту </w:t>
            </w:r>
            <w:r>
              <w:rPr>
                <w:rFonts w:eastAsia="Calibri"/>
                <w:b/>
                <w:spacing w:val="-7"/>
                <w:shd w:val="clear" w:color="auto" w:fill="FFFFFF" w:themeFill="background1"/>
              </w:rPr>
              <w:t>вагона с местным грузом за сутки в процентах</w:t>
            </w:r>
            <w:r>
              <w:rPr>
                <w:b/>
                <w:spacing w:val="-9"/>
                <w:shd w:val="clear" w:color="auto" w:fill="FFFFFF" w:themeFill="background1"/>
              </w:rPr>
              <w:t>»</w:t>
            </w:r>
            <w:r>
              <w:rPr>
                <w:shd w:val="clear" w:color="auto" w:fill="FFFFFF" w:themeFill="background1"/>
              </w:rPr>
              <w:t xml:space="preserve"> </w:t>
            </w:r>
          </w:p>
          <w:p w14:paraId="70CC6D81" w14:textId="77777777" w:rsidR="007E200A" w:rsidRDefault="007E200A">
            <w:pPr>
              <w:ind w:firstLine="34"/>
            </w:pPr>
            <w:r>
              <w:rPr>
                <w:shd w:val="clear" w:color="auto" w:fill="FFFFFF" w:themeFill="background1"/>
              </w:rPr>
              <w:t xml:space="preserve">Для </w:t>
            </w:r>
            <w:r>
              <w:rPr>
                <w:spacing w:val="-9"/>
                <w:shd w:val="clear" w:color="auto" w:fill="FFFFFF" w:themeFill="background1"/>
              </w:rPr>
              <w:t>ДГПС.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1CEF8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E985" w14:textId="77777777" w:rsidR="007E200A" w:rsidRDefault="007E200A">
            <w:pPr>
              <w:ind w:firstLine="709"/>
              <w:jc w:val="both"/>
            </w:pPr>
          </w:p>
        </w:tc>
      </w:tr>
      <w:tr w:rsidR="007E200A" w14:paraId="3ADCE39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405A8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C955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B0C6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6F2D" w14:textId="77777777" w:rsidR="007E200A" w:rsidRDefault="007E200A">
            <w:pPr>
              <w:jc w:val="both"/>
            </w:pPr>
          </w:p>
        </w:tc>
      </w:tr>
      <w:tr w:rsidR="007E200A" w14:paraId="4B3D3068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0F2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3DE9C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AF0E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BA89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2E08AE5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64864F26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EEF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AEDEC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64F4D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0B46" w14:textId="77777777" w:rsidR="007E200A" w:rsidRDefault="007E200A">
            <w:pPr>
              <w:ind w:firstLine="34"/>
              <w:jc w:val="both"/>
            </w:pPr>
          </w:p>
        </w:tc>
      </w:tr>
      <w:tr w:rsidR="007E200A" w14:paraId="442F364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5307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8EE70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0FA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693F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F07AAC5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1DA92D56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605F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4F706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58B33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A248E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7676A6E8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F63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F4C45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98E7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FCBB5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507F1960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0F69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2162D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6676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C737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0776C36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5D3D5F6D" w14:textId="77777777" w:rsidTr="00D41EAF">
        <w:trPr>
          <w:trHeight w:val="696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55D6" w14:textId="77777777" w:rsidR="007E200A" w:rsidRDefault="007E200A">
            <w:pPr>
              <w:ind w:firstLine="29"/>
            </w:pPr>
            <w:r>
              <w:t>10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2C40A" w14:textId="77777777" w:rsidR="007E200A" w:rsidRDefault="007E200A">
            <w:pPr>
              <w:spacing w:line="232" w:lineRule="auto"/>
              <w:ind w:firstLine="34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«Выполнение регулировочного задания за сутки»</w:t>
            </w:r>
          </w:p>
          <w:p w14:paraId="43B7908B" w14:textId="77777777" w:rsidR="007E200A" w:rsidRDefault="007E200A">
            <w:pPr>
              <w:ind w:firstLine="33"/>
            </w:pPr>
            <w:r>
              <w:t xml:space="preserve">Для </w:t>
            </w:r>
            <w:r>
              <w:rPr>
                <w:spacing w:val="-9"/>
              </w:rPr>
              <w:t>ДГПС.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0753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EB66" w14:textId="77777777" w:rsidR="007E200A" w:rsidRDefault="007E200A">
            <w:pPr>
              <w:ind w:firstLine="709"/>
              <w:jc w:val="both"/>
            </w:pPr>
          </w:p>
        </w:tc>
      </w:tr>
      <w:tr w:rsidR="007E200A" w14:paraId="3197290C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2BB5B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A54F9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8FCE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7FEB" w14:textId="77777777" w:rsidR="007E200A" w:rsidRDefault="007E200A">
            <w:pPr>
              <w:jc w:val="both"/>
            </w:pPr>
          </w:p>
        </w:tc>
      </w:tr>
      <w:tr w:rsidR="007E200A" w14:paraId="62FD2A8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8090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C790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2C272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4ECE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FDE01EF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34886CE2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47A4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6A82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6E035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42913" w14:textId="77777777" w:rsidR="007E200A" w:rsidRDefault="007E200A">
            <w:pPr>
              <w:ind w:firstLine="34"/>
              <w:jc w:val="both"/>
            </w:pPr>
          </w:p>
        </w:tc>
      </w:tr>
      <w:tr w:rsidR="007E200A" w14:paraId="755F9B8B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EFAB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5D97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6E68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74BB2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A2FC32E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056E75A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F098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E28FC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71F65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C22FD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0E59C1A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3E50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15C00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5D24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91290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7C5DA8D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FFD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865A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1F82B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82C9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3F8017C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2E5C7DD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51AA" w14:textId="77777777" w:rsidR="007E200A" w:rsidRDefault="007E200A">
            <w:pPr>
              <w:ind w:firstLine="29"/>
            </w:pPr>
            <w:r>
              <w:t>11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3A46D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</w:t>
            </w:r>
            <w:r>
              <w:rPr>
                <w:rFonts w:eastAsia="Calibri"/>
                <w:b/>
              </w:rPr>
              <w:t>Выполнение плана развоза местного груза, в вагонах</w:t>
            </w:r>
            <w:r>
              <w:rPr>
                <w:b/>
              </w:rPr>
              <w:t>»</w:t>
            </w:r>
          </w:p>
          <w:p w14:paraId="33E7AFE2" w14:textId="77777777" w:rsidR="007E200A" w:rsidRDefault="007E200A">
            <w:pPr>
              <w:ind w:firstLine="34"/>
            </w:pPr>
            <w:r>
              <w:t xml:space="preserve">Для ДГЦ, </w:t>
            </w:r>
            <w:r>
              <w:rPr>
                <w:spacing w:val="-9"/>
              </w:rPr>
              <w:t>ДГПС.</w:t>
            </w:r>
            <w:r>
              <w:t xml:space="preserve"> ДНЦ (узловых и участковых).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3331D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BA59" w14:textId="77777777" w:rsidR="007E200A" w:rsidRDefault="007E200A">
            <w:pPr>
              <w:ind w:firstLine="709"/>
              <w:jc w:val="both"/>
            </w:pPr>
          </w:p>
        </w:tc>
      </w:tr>
      <w:tr w:rsidR="007E200A" w14:paraId="4AECE4A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59D4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FED1D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35DE" w14:textId="77777777" w:rsidR="007E200A" w:rsidRDefault="007E200A">
            <w:r>
              <w:t>Цифровое,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778AA" w14:textId="77777777" w:rsidR="007E200A" w:rsidRDefault="007E200A">
            <w:pPr>
              <w:jc w:val="both"/>
            </w:pPr>
          </w:p>
        </w:tc>
      </w:tr>
      <w:tr w:rsidR="007E200A" w14:paraId="18558BD3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BCA47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C052C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F3ABC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CF84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58E1F59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245FE0F6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1E61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8C74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9EE2B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204" w14:textId="77777777" w:rsidR="007E200A" w:rsidRDefault="007E200A">
            <w:pPr>
              <w:ind w:firstLine="34"/>
              <w:jc w:val="both"/>
            </w:pPr>
          </w:p>
        </w:tc>
      </w:tr>
      <w:tr w:rsidR="007E200A" w14:paraId="41EC00F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5FA70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4F96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1078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3C9C7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1C08646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33DC9C38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211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0D49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6264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6B00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28FB21CA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1D32E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6674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A2258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5846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316B384E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C0A3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A76C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084D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200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7A85FA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2C1A66CE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D49C" w14:textId="77777777" w:rsidR="007E200A" w:rsidRDefault="007E200A">
            <w:pPr>
              <w:ind w:firstLine="29"/>
            </w:pPr>
            <w:r>
              <w:lastRenderedPageBreak/>
              <w:t>12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616D" w14:textId="77777777" w:rsidR="007E200A" w:rsidRDefault="007E200A">
            <w:pPr>
              <w:spacing w:line="232" w:lineRule="auto"/>
              <w:ind w:firstLine="34"/>
              <w:rPr>
                <w:b/>
                <w:spacing w:val="-1"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</w:t>
            </w:r>
            <w:r>
              <w:rPr>
                <w:b/>
                <w:spacing w:val="-2"/>
              </w:rPr>
              <w:t xml:space="preserve">Выполнение плана по среднесуточному пробегу </w:t>
            </w:r>
            <w:r>
              <w:rPr>
                <w:b/>
                <w:spacing w:val="-1"/>
              </w:rPr>
              <w:t>поездного локомотива в границах отделения за сутки»</w:t>
            </w:r>
          </w:p>
          <w:p w14:paraId="1DBE7D13" w14:textId="77777777" w:rsidR="007E200A" w:rsidRDefault="007E200A">
            <w:pPr>
              <w:spacing w:line="232" w:lineRule="auto"/>
              <w:ind w:firstLine="34"/>
            </w:pPr>
            <w:r>
              <w:t xml:space="preserve">Для </w:t>
            </w:r>
            <w:r>
              <w:rPr>
                <w:spacing w:val="-1"/>
              </w:rPr>
              <w:t>ТНЦ, ДГТ.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0F9A6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3489" w14:textId="77777777" w:rsidR="007E200A" w:rsidRDefault="007E200A">
            <w:pPr>
              <w:ind w:firstLine="709"/>
              <w:jc w:val="both"/>
            </w:pPr>
          </w:p>
        </w:tc>
      </w:tr>
      <w:tr w:rsidR="007E200A" w14:paraId="3F0C6CB8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6AA35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5DAA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1540" w14:textId="77777777" w:rsidR="007E200A" w:rsidRDefault="007E200A"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37ED" w14:textId="77777777" w:rsidR="007E200A" w:rsidRDefault="007E200A">
            <w:pPr>
              <w:jc w:val="both"/>
            </w:pPr>
          </w:p>
        </w:tc>
      </w:tr>
      <w:tr w:rsidR="007E200A" w14:paraId="3E60E09C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9EB7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C472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2DD2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940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9AF8A7E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0D78DF9D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59C89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301C4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7BFC7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50DA2" w14:textId="77777777" w:rsidR="007E200A" w:rsidRDefault="007E200A">
            <w:pPr>
              <w:ind w:firstLine="34"/>
              <w:jc w:val="both"/>
            </w:pPr>
          </w:p>
        </w:tc>
      </w:tr>
      <w:tr w:rsidR="007E200A" w14:paraId="4DDC66C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42C1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8D336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B8413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B55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54F81F7A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305D37A5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E4B9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58A8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21DD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8E671" w14:textId="77777777" w:rsidR="007E200A" w:rsidRDefault="007E200A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7E200A" w14:paraId="71ACF995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906F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A8FC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A5A7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7BF27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4DBAB090" w14:textId="77777777" w:rsidTr="00D41EAF">
        <w:trPr>
          <w:trHeight w:val="631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FAEB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2176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A6C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5A6D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D33F7E9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64D8D784" w14:textId="77777777" w:rsidTr="00D41EAF">
        <w:trPr>
          <w:trHeight w:val="495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4552A" w14:textId="77777777" w:rsidR="007E200A" w:rsidRDefault="007E200A">
            <w:pPr>
              <w:ind w:firstLine="29"/>
            </w:pPr>
            <w:r>
              <w:t>14</w:t>
            </w:r>
          </w:p>
          <w:p w14:paraId="3D13DF5C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A19E" w14:textId="77777777" w:rsidR="007E200A" w:rsidRDefault="007E200A">
            <w:pPr>
              <w:ind w:firstLine="34"/>
              <w:rPr>
                <w:b/>
                <w:spacing w:val="-2"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</w:t>
            </w:r>
            <w:r>
              <w:rPr>
                <w:b/>
                <w:spacing w:val="-2"/>
              </w:rPr>
              <w:t>Выполнение плана передачи местного груза, в вагонах за сутки</w:t>
            </w:r>
          </w:p>
          <w:p w14:paraId="6880F207" w14:textId="77777777" w:rsidR="007E200A" w:rsidRDefault="007E200A">
            <w:pPr>
              <w:ind w:firstLine="34"/>
            </w:pPr>
            <w:r>
              <w:rPr>
                <w:b/>
                <w:spacing w:val="-2"/>
              </w:rPr>
              <w:t>Для ДГПС, ДНЦ (узловых, участковых), ДГЦ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1E942" w14:textId="77777777" w:rsidR="007E200A" w:rsidRDefault="007E200A">
            <w:pPr>
              <w:ind w:firstLine="34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E6656" w14:textId="77777777" w:rsidR="007E200A" w:rsidRDefault="007E200A">
            <w:pPr>
              <w:ind w:firstLine="709"/>
              <w:jc w:val="both"/>
            </w:pPr>
          </w:p>
        </w:tc>
      </w:tr>
      <w:tr w:rsidR="007E200A" w14:paraId="2D0F3B4F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0E0D5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E2B37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C9CBF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614F7" w14:textId="77777777" w:rsidR="007E200A" w:rsidRDefault="007E200A">
            <w:pPr>
              <w:jc w:val="both"/>
            </w:pPr>
          </w:p>
        </w:tc>
      </w:tr>
      <w:tr w:rsidR="007E200A" w14:paraId="70FBC5E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31353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937E3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C60B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7983E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CC8734B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20E05C8A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34D71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E8F89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57068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62684" w14:textId="77777777" w:rsidR="007E200A" w:rsidRDefault="007E200A">
            <w:pPr>
              <w:ind w:firstLine="34"/>
              <w:jc w:val="both"/>
            </w:pPr>
          </w:p>
        </w:tc>
      </w:tr>
      <w:tr w:rsidR="007E200A" w14:paraId="0534FB61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D1A7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E45D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A7E75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0A9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78D5CFB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3F45A06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64D2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A90C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62C9E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A7B99" w14:textId="77777777" w:rsidR="007E200A" w:rsidRDefault="007E200A">
            <w:pPr>
              <w:ind w:firstLine="34"/>
            </w:pPr>
            <w:r>
              <w:t xml:space="preserve">Принимает значение «Да» при выполнении плана, «Нет» при невыполнении плана </w:t>
            </w:r>
          </w:p>
        </w:tc>
      </w:tr>
      <w:tr w:rsidR="007E200A" w14:paraId="07A7D974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FED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87F1C" w14:textId="77777777" w:rsidR="007E200A" w:rsidRDefault="007E200A">
            <w:pPr>
              <w:ind w:firstLine="34"/>
              <w:jc w:val="both"/>
            </w:pP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12EDC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9805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124511B8" w14:textId="77777777" w:rsidTr="00D41EAF">
        <w:trPr>
          <w:trHeight w:val="188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DDE41" w14:textId="77777777" w:rsidR="007E200A" w:rsidRDefault="007E200A">
            <w:pPr>
              <w:ind w:firstLine="29"/>
              <w:jc w:val="both"/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43669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28F9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88F3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36B9BCE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14:paraId="7EC57830" w14:textId="77777777" w:rsidR="007E200A" w:rsidRDefault="007E200A" w:rsidP="007E200A"/>
    <w:p w14:paraId="78A0BA0D" w14:textId="77777777" w:rsidR="007E200A" w:rsidRDefault="007E200A" w:rsidP="007E200A">
      <w:r>
        <w:rPr>
          <w:sz w:val="28"/>
          <w:szCs w:val="28"/>
        </w:rPr>
        <w:t>Таблица – Перечень оперативных показателей за месяц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1"/>
        <w:gridCol w:w="5127"/>
        <w:gridCol w:w="3558"/>
        <w:gridCol w:w="6662"/>
      </w:tblGrid>
      <w:tr w:rsidR="007E200A" w14:paraId="0699DCF2" w14:textId="77777777" w:rsidTr="00D41EAF">
        <w:trPr>
          <w:trHeight w:val="421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E8539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9C954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D6B63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A6EE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16434F02" w14:textId="77777777" w:rsidTr="00D41EAF">
        <w:trPr>
          <w:trHeight w:val="262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DD347" w14:textId="77777777" w:rsidR="007E200A" w:rsidRDefault="007E200A">
            <w:pPr>
              <w:rPr>
                <w:highlight w:val="yellow"/>
              </w:rPr>
            </w:pPr>
            <w:r>
              <w:t>1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40CF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5FBE5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D70F6" w14:textId="77777777" w:rsidR="007E200A" w:rsidRDefault="007E200A">
            <w:pPr>
              <w:jc w:val="both"/>
            </w:pPr>
          </w:p>
        </w:tc>
      </w:tr>
      <w:tr w:rsidR="007E200A" w14:paraId="3B8FE229" w14:textId="77777777" w:rsidTr="00D41EAF">
        <w:trPr>
          <w:trHeight w:val="24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B7B3" w14:textId="77777777" w:rsidR="007E200A" w:rsidRDefault="007E200A">
            <w:pPr>
              <w:ind w:firstLine="70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61BCD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7624" w14:textId="77777777" w:rsidR="007E200A" w:rsidRDefault="007E200A">
            <w:pPr>
              <w:ind w:firstLine="709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227DC" w14:textId="77777777" w:rsidR="007E200A" w:rsidRDefault="007E200A">
            <w:pPr>
              <w:ind w:firstLine="709"/>
              <w:jc w:val="both"/>
            </w:pPr>
          </w:p>
        </w:tc>
      </w:tr>
      <w:tr w:rsidR="007E200A" w14:paraId="290361BF" w14:textId="77777777" w:rsidTr="00D41EAF">
        <w:trPr>
          <w:trHeight w:val="23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246D" w14:textId="77777777" w:rsidR="007E200A" w:rsidRDefault="007E200A">
            <w:r>
              <w:t>2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621CB" w14:textId="77777777" w:rsidR="007E200A" w:rsidRDefault="007E200A">
            <w:pPr>
              <w:ind w:hanging="31"/>
            </w:pPr>
            <w:r>
              <w:t>Дата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B4B6D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976E7" w14:textId="77777777" w:rsidR="007E200A" w:rsidRDefault="007E200A"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7E200A" w14:paraId="17A51AF0" w14:textId="77777777" w:rsidTr="00D41EAF">
        <w:trPr>
          <w:trHeight w:val="37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9B076" w14:textId="77777777" w:rsidR="007E200A" w:rsidRDefault="007E200A">
            <w:r>
              <w:lastRenderedPageBreak/>
              <w:t>3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34AB4" w14:textId="77777777" w:rsidR="007E200A" w:rsidRDefault="007E200A">
            <w:pPr>
              <w:ind w:hanging="31"/>
            </w:pPr>
            <w:r>
              <w:t>Месяц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598D6" w14:textId="77777777" w:rsidR="007E200A" w:rsidRDefault="007E200A">
            <w:r>
              <w:t>Буквенное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5121F" w14:textId="77777777" w:rsidR="007E200A" w:rsidRDefault="007E200A">
            <w:r>
              <w:t>Принимает значение «Д» - дневная, «Н» - ночная</w:t>
            </w:r>
          </w:p>
        </w:tc>
      </w:tr>
      <w:tr w:rsidR="007E200A" w14:paraId="7222B08B" w14:textId="77777777" w:rsidTr="00D41EAF">
        <w:trPr>
          <w:trHeight w:val="27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1D57" w14:textId="77777777" w:rsidR="007E200A" w:rsidRDefault="007E200A">
            <w:pPr>
              <w:ind w:firstLine="29"/>
            </w:pPr>
            <w:r>
              <w:t>4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5645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«Выполнение плана погрузки грузов в тоннах»</w:t>
            </w:r>
          </w:p>
          <w:p w14:paraId="04E3495F" w14:textId="77777777" w:rsidR="007E200A" w:rsidRDefault="007E200A">
            <w:pPr>
              <w:ind w:firstLine="34"/>
            </w:pPr>
            <w:r>
              <w:t xml:space="preserve">Для </w:t>
            </w:r>
            <w:r>
              <w:rPr>
                <w:spacing w:val="-1"/>
              </w:rPr>
              <w:t xml:space="preserve">ДНЦ </w:t>
            </w:r>
            <w:r>
              <w:t>(участковых, узловых), ДГПС</w:t>
            </w:r>
            <w:r>
              <w:rPr>
                <w:spacing w:val="-1"/>
              </w:rPr>
              <w:t>,</w:t>
            </w:r>
            <w:r>
              <w:t xml:space="preserve"> ДГЦ 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26CBF" w14:textId="77777777" w:rsidR="007E200A" w:rsidRDefault="007E200A">
            <w:pPr>
              <w:ind w:firstLine="34"/>
            </w:pPr>
            <w:r>
              <w:t xml:space="preserve"> 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ADD0" w14:textId="77777777" w:rsidR="007E200A" w:rsidRDefault="007E200A">
            <w:pPr>
              <w:ind w:firstLine="34"/>
              <w:jc w:val="both"/>
            </w:pPr>
          </w:p>
        </w:tc>
      </w:tr>
      <w:tr w:rsidR="007E200A" w14:paraId="661A4306" w14:textId="77777777" w:rsidTr="00D41EAF">
        <w:trPr>
          <w:trHeight w:val="22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BB63D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B11D0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0F43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47C0" w14:textId="77777777" w:rsidR="007E200A" w:rsidRDefault="007E200A">
            <w:pPr>
              <w:jc w:val="both"/>
            </w:pPr>
          </w:p>
        </w:tc>
      </w:tr>
      <w:tr w:rsidR="007E200A" w14:paraId="678B15CB" w14:textId="77777777" w:rsidTr="00D41EAF">
        <w:trPr>
          <w:trHeight w:val="237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A38D1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2692B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955CA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DE9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553B672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178AC198" w14:textId="77777777" w:rsidTr="00D41EAF">
        <w:trPr>
          <w:trHeight w:val="213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FF98A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51973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FCFC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F2FD4" w14:textId="77777777" w:rsidR="007E200A" w:rsidRDefault="007E200A">
            <w:pPr>
              <w:ind w:firstLine="34"/>
              <w:jc w:val="both"/>
            </w:pPr>
          </w:p>
        </w:tc>
      </w:tr>
      <w:tr w:rsidR="007E200A" w14:paraId="531339F9" w14:textId="77777777" w:rsidTr="00D41EAF">
        <w:trPr>
          <w:trHeight w:val="275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9526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39DBC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015A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B9B2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BBD2A78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7D6A6A3" w14:textId="77777777" w:rsidTr="00D41EAF">
        <w:trPr>
          <w:trHeight w:val="30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F361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959F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D63E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EE6E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69158C31" w14:textId="77777777" w:rsidTr="00D41EAF">
        <w:trPr>
          <w:trHeight w:val="30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3894B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6C010" w14:textId="77777777" w:rsidR="007E200A" w:rsidRDefault="007E200A">
            <w:pPr>
              <w:ind w:firstLine="34"/>
              <w:jc w:val="both"/>
            </w:pP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2FA08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EE509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728F47D5" w14:textId="77777777" w:rsidTr="00D41EAF">
        <w:trPr>
          <w:trHeight w:val="262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32CD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DE1A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808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2C41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A3A8864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5E0C0604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989B" w14:textId="77777777" w:rsidR="007E200A" w:rsidRDefault="007E200A">
            <w:pPr>
              <w:ind w:firstLine="29"/>
            </w:pPr>
            <w:r>
              <w:t>5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2779B" w14:textId="77777777" w:rsidR="007E200A" w:rsidRDefault="007E200A">
            <w:pPr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</w:t>
            </w:r>
            <w:r>
              <w:rPr>
                <w:rFonts w:eastAsia="Calibri"/>
                <w:b/>
              </w:rPr>
              <w:t>Выполнение своевременной подгонки локомотивов на плановые виды ремонтов и техническое обслуживание (ТР-1,2,3, ТО-3)</w:t>
            </w:r>
            <w:r>
              <w:rPr>
                <w:b/>
              </w:rPr>
              <w:t xml:space="preserve">. </w:t>
            </w:r>
          </w:p>
          <w:p w14:paraId="6673548A" w14:textId="77777777" w:rsidR="007E200A" w:rsidRDefault="007E200A">
            <w:r>
              <w:t xml:space="preserve">Для </w:t>
            </w:r>
            <w:r>
              <w:rPr>
                <w:spacing w:val="-1"/>
              </w:rPr>
              <w:t>ТНЦ,</w:t>
            </w:r>
            <w:r>
              <w:t xml:space="preserve"> ДГТ. 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F2D2A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487D7" w14:textId="77777777" w:rsidR="007E200A" w:rsidRDefault="007E200A">
            <w:pPr>
              <w:ind w:firstLine="34"/>
              <w:jc w:val="both"/>
            </w:pPr>
          </w:p>
        </w:tc>
      </w:tr>
      <w:tr w:rsidR="007E200A" w14:paraId="68147FAC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A92A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5E57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4FE47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DF5C" w14:textId="77777777" w:rsidR="007E200A" w:rsidRDefault="007E200A">
            <w:r>
              <w:t>Принимает значение «0»</w:t>
            </w:r>
          </w:p>
        </w:tc>
      </w:tr>
      <w:tr w:rsidR="007E200A" w14:paraId="4D96C5A6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2CC9D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88CA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7AA3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97D1B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1DF15000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73FE193C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94D3E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5187E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972DD" w14:textId="77777777" w:rsidR="007E200A" w:rsidRDefault="007E200A">
            <w:pPr>
              <w:ind w:firstLine="34"/>
            </w:pPr>
            <w:r>
              <w:t>Цифровое, целое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860FF" w14:textId="77777777" w:rsidR="007E200A" w:rsidRDefault="007E200A">
            <w:pPr>
              <w:ind w:firstLine="34"/>
              <w:jc w:val="both"/>
            </w:pPr>
          </w:p>
        </w:tc>
      </w:tr>
      <w:tr w:rsidR="007E200A" w14:paraId="58D062A9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B03B6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5322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3F61F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5FAF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7A7AEC83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814DADB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DE03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F327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705C0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43D6A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54B30D92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EB1C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6C0F" w14:textId="77777777" w:rsidR="007E200A" w:rsidRDefault="007E200A">
            <w:pPr>
              <w:ind w:firstLine="34"/>
              <w:jc w:val="both"/>
            </w:pP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261F3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93B2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17FA2F44" w14:textId="77777777" w:rsidTr="00D41EAF">
        <w:trPr>
          <w:trHeight w:val="150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C8841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2D3D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27F3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13DE3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A401889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  <w:tr w:rsidR="007E200A" w14:paraId="3D663F91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401F7" w14:textId="77777777" w:rsidR="007E200A" w:rsidRDefault="007E200A">
            <w:pPr>
              <w:ind w:firstLine="29"/>
            </w:pPr>
            <w:r>
              <w:t>6</w:t>
            </w: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5EC2" w14:textId="77777777" w:rsidR="007E200A" w:rsidRDefault="007E200A">
            <w:pPr>
              <w:ind w:firstLine="35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«Выполнение показателя «Экспорт услуг (к аналогичному периоду прошлого года, в процентах)» рассчитывается за месяц»</w:t>
            </w:r>
          </w:p>
          <w:p w14:paraId="56CC2665" w14:textId="77777777" w:rsidR="007E200A" w:rsidRDefault="007E200A">
            <w:pPr>
              <w:ind w:firstLine="35"/>
            </w:pPr>
            <w:r>
              <w:rPr>
                <w:b/>
              </w:rPr>
              <w:t xml:space="preserve"> </w:t>
            </w:r>
            <w:r>
              <w:t>Для ДГПС, ДГЦ.</w:t>
            </w:r>
            <w:r>
              <w:rPr>
                <w:b/>
              </w:rPr>
              <w:t xml:space="preserve"> 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9DC83" w14:textId="77777777" w:rsidR="007E200A" w:rsidRDefault="007E200A">
            <w:pPr>
              <w:ind w:firstLine="34"/>
              <w:jc w:val="both"/>
            </w:pP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D760A" w14:textId="77777777" w:rsidR="007E200A" w:rsidRDefault="007E200A">
            <w:pPr>
              <w:ind w:firstLine="34"/>
              <w:jc w:val="both"/>
            </w:pPr>
          </w:p>
        </w:tc>
      </w:tr>
      <w:tr w:rsidR="007E200A" w14:paraId="3E1C65E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60AA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61C12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AEDD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42356" w14:textId="77777777" w:rsidR="007E200A" w:rsidRDefault="007E200A">
            <w:pPr>
              <w:jc w:val="both"/>
            </w:pPr>
          </w:p>
        </w:tc>
      </w:tr>
      <w:tr w:rsidR="007E200A" w14:paraId="07829C92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D3BE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507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3B1B1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861A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AB97322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19178D1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D4FE0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1F1D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741A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D7BF" w14:textId="77777777" w:rsidR="007E200A" w:rsidRDefault="007E200A">
            <w:pPr>
              <w:ind w:firstLine="34"/>
              <w:jc w:val="both"/>
            </w:pPr>
          </w:p>
        </w:tc>
      </w:tr>
      <w:tr w:rsidR="007E200A" w14:paraId="54FE533C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3307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B74CD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AD78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7BBFF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0483F298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1CBB009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C1078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0A61C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143D6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41D0A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</w:t>
            </w:r>
          </w:p>
        </w:tc>
      </w:tr>
      <w:tr w:rsidR="007E200A" w14:paraId="132462C9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299B7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DACB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98B5D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6506" w14:textId="77777777" w:rsidR="007E200A" w:rsidRDefault="007E200A">
            <w:pPr>
              <w:ind w:firstLine="34"/>
            </w:pPr>
            <w:r>
              <w:t>Значение процента выполнения</w:t>
            </w:r>
          </w:p>
        </w:tc>
      </w:tr>
      <w:tr w:rsidR="007E200A" w14:paraId="03B4D498" w14:textId="77777777" w:rsidTr="00D41EAF">
        <w:trPr>
          <w:trHeight w:val="188"/>
        </w:trPr>
        <w:tc>
          <w:tcPr>
            <w:tcW w:w="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770F" w14:textId="77777777" w:rsidR="007E200A" w:rsidRDefault="007E200A">
            <w:pPr>
              <w:ind w:firstLine="29"/>
              <w:jc w:val="both"/>
            </w:pPr>
          </w:p>
        </w:tc>
        <w:tc>
          <w:tcPr>
            <w:tcW w:w="1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6393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AD240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09E8B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21DF044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14:paraId="4B4C7DCC" w14:textId="77777777" w:rsidR="007E200A" w:rsidRDefault="007E200A" w:rsidP="007E200A"/>
    <w:p w14:paraId="5082C5E3" w14:textId="77777777" w:rsidR="007E200A" w:rsidRDefault="007E200A" w:rsidP="007E200A">
      <w:r>
        <w:rPr>
          <w:sz w:val="28"/>
          <w:szCs w:val="28"/>
        </w:rPr>
        <w:t>Таблица – Перечень оперативных показателей за квартал</w:t>
      </w:r>
    </w:p>
    <w:p w14:paraId="43EE79F2" w14:textId="77777777" w:rsidR="007E200A" w:rsidRDefault="007E200A" w:rsidP="007E200A"/>
    <w:tbl>
      <w:tblPr>
        <w:tblW w:w="5000" w:type="pct"/>
        <w:tblLook w:val="04A0" w:firstRow="1" w:lastRow="0" w:firstColumn="1" w:lastColumn="0" w:noHBand="0" w:noVBand="1"/>
      </w:tblPr>
      <w:tblGrid>
        <w:gridCol w:w="801"/>
        <w:gridCol w:w="5024"/>
        <w:gridCol w:w="3593"/>
        <w:gridCol w:w="6730"/>
      </w:tblGrid>
      <w:tr w:rsidR="007E200A" w14:paraId="789924AB" w14:textId="77777777" w:rsidTr="00D41EAF">
        <w:trPr>
          <w:trHeight w:val="421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02A5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№п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74396" w14:textId="77777777" w:rsidR="007E200A" w:rsidRDefault="007E200A">
            <w:pPr>
              <w:ind w:firstLine="176"/>
              <w:rPr>
                <w:b/>
              </w:rPr>
            </w:pPr>
            <w:r>
              <w:rPr>
                <w:b/>
              </w:rPr>
              <w:t>Наименование поля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8D4EB" w14:textId="77777777" w:rsidR="007E200A" w:rsidRDefault="007E200A">
            <w:pPr>
              <w:ind w:firstLine="34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D05EE" w14:textId="77777777" w:rsidR="007E200A" w:rsidRDefault="007E200A">
            <w:pPr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00A" w14:paraId="1D572B37" w14:textId="77777777" w:rsidTr="00D41EAF">
        <w:trPr>
          <w:trHeight w:val="262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0B094" w14:textId="77777777" w:rsidR="007E200A" w:rsidRDefault="007E200A">
            <w:pPr>
              <w:rPr>
                <w:highlight w:val="yellow"/>
              </w:rPr>
            </w:pPr>
            <w:r>
              <w:t>1</w:t>
            </w: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2EC5D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Расчетного полигона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9A62" w14:textId="77777777" w:rsidR="007E200A" w:rsidRDefault="007E200A">
            <w:pPr>
              <w:ind w:firstLine="709"/>
              <w:jc w:val="both"/>
            </w:pP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958F9" w14:textId="77777777" w:rsidR="007E200A" w:rsidRDefault="007E200A">
            <w:pPr>
              <w:jc w:val="both"/>
            </w:pPr>
          </w:p>
        </w:tc>
      </w:tr>
      <w:tr w:rsidR="007E200A" w14:paraId="54A94DF8" w14:textId="77777777" w:rsidTr="00D41EAF">
        <w:trPr>
          <w:trHeight w:val="243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1A00B" w14:textId="77777777" w:rsidR="007E200A" w:rsidRDefault="007E200A">
            <w:pPr>
              <w:ind w:firstLine="70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8F48" w14:textId="77777777" w:rsidR="007E200A" w:rsidRDefault="007E200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Диспетчера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662FF" w14:textId="77777777" w:rsidR="007E200A" w:rsidRDefault="007E200A">
            <w:pPr>
              <w:ind w:firstLine="709"/>
              <w:jc w:val="both"/>
            </w:pP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A00F" w14:textId="77777777" w:rsidR="007E200A" w:rsidRDefault="007E200A">
            <w:pPr>
              <w:ind w:firstLine="709"/>
              <w:jc w:val="both"/>
            </w:pPr>
          </w:p>
        </w:tc>
      </w:tr>
      <w:tr w:rsidR="007E200A" w14:paraId="7706FC9E" w14:textId="77777777" w:rsidTr="00D41EAF">
        <w:trPr>
          <w:trHeight w:val="602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F9DB" w14:textId="77777777" w:rsidR="007E200A" w:rsidRDefault="007E200A">
            <w:r>
              <w:t>2</w:t>
            </w: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53CC" w14:textId="77777777" w:rsidR="007E200A" w:rsidRDefault="007E200A">
            <w:pPr>
              <w:ind w:hanging="31"/>
            </w:pPr>
            <w:r>
              <w:t>Дата</w:t>
            </w:r>
          </w:p>
          <w:p w14:paraId="7081A215" w14:textId="77777777" w:rsidR="007E200A" w:rsidRDefault="007E200A">
            <w:pPr>
              <w:ind w:hanging="31"/>
              <w:jc w:val="both"/>
            </w:pPr>
          </w:p>
          <w:p w14:paraId="3833EBD3" w14:textId="77777777" w:rsidR="007E200A" w:rsidRDefault="007E200A">
            <w:pPr>
              <w:ind w:hanging="31"/>
              <w:jc w:val="both"/>
            </w:pP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E295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3B4E" w14:textId="77777777" w:rsidR="007E200A" w:rsidRDefault="007E200A"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</w:t>
            </w:r>
          </w:p>
        </w:tc>
      </w:tr>
      <w:tr w:rsidR="007E200A" w14:paraId="641174BE" w14:textId="77777777" w:rsidTr="00D41EAF">
        <w:trPr>
          <w:trHeight w:val="494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3F12" w14:textId="77777777" w:rsidR="007E200A" w:rsidRDefault="007E200A">
            <w:pPr>
              <w:ind w:right="8" w:firstLine="29"/>
            </w:pPr>
            <w:r>
              <w:t>3</w:t>
            </w: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712E" w14:textId="77777777" w:rsidR="007E200A" w:rsidRDefault="007E200A">
            <w:pPr>
              <w:ind w:hanging="31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Показателя «Выполнение показателя</w:t>
            </w:r>
            <w:r>
              <w:t xml:space="preserve"> «</w:t>
            </w:r>
            <w:r>
              <w:rPr>
                <w:b/>
              </w:rPr>
              <w:t>обеспечение роста положительного сальдо тягового обслуживания с соседними железнодорожными администрациями (к аналогичному периоду прошлого года, в процентах)», за квартал.</w:t>
            </w:r>
          </w:p>
          <w:p w14:paraId="2FC8AACF" w14:textId="77777777" w:rsidR="007E200A" w:rsidRDefault="007E200A">
            <w:pPr>
              <w:ind w:hanging="31"/>
            </w:pPr>
            <w:r>
              <w:t>Для ДГТ.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D8A69" w14:textId="77777777" w:rsidR="007E200A" w:rsidRDefault="007E200A">
            <w:pPr>
              <w:ind w:firstLine="709"/>
              <w:jc w:val="both"/>
              <w:rPr>
                <w:bCs/>
                <w:color w:val="202124"/>
                <w:shd w:val="clear" w:color="auto" w:fill="FFFFFF"/>
              </w:rPr>
            </w:pP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B55C" w14:textId="77777777" w:rsidR="007E200A" w:rsidRDefault="007E200A">
            <w:pPr>
              <w:ind w:firstLine="709"/>
              <w:jc w:val="both"/>
            </w:pPr>
          </w:p>
        </w:tc>
      </w:tr>
      <w:tr w:rsidR="007E200A" w14:paraId="2E2351D2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93A3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49C4C" w14:textId="77777777" w:rsidR="007E200A" w:rsidRDefault="007E200A">
            <w:pPr>
              <w:ind w:firstLine="34"/>
            </w:pPr>
            <w:r>
              <w:t>Плановое значение показателя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CDF68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83C7" w14:textId="77777777" w:rsidR="007E200A" w:rsidRDefault="007E200A">
            <w:r>
              <w:t>Значение аналогичного периода прошлого года (за квартал), в процентах.</w:t>
            </w:r>
          </w:p>
        </w:tc>
      </w:tr>
      <w:tr w:rsidR="007E200A" w14:paraId="50C397BF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A7C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E4F02" w14:textId="77777777" w:rsidR="007E200A" w:rsidRDefault="007E200A">
            <w:pPr>
              <w:ind w:firstLine="34"/>
            </w:pPr>
            <w:r>
              <w:t>Изменение планового значения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9ECE6" w14:textId="77777777" w:rsidR="007E200A" w:rsidRDefault="007E200A"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1FFFC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31562484" w14:textId="77777777" w:rsidR="007E200A" w:rsidRDefault="007E200A">
            <w:r>
              <w:rPr>
                <w:color w:val="202124"/>
                <w:shd w:val="clear" w:color="auto" w:fill="FFFFFF"/>
              </w:rPr>
              <w:t>Фиксируется время изменения планового значения</w:t>
            </w:r>
          </w:p>
        </w:tc>
      </w:tr>
      <w:tr w:rsidR="007E200A" w14:paraId="0ED7889C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15246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E4A1B" w14:textId="77777777" w:rsidR="007E200A" w:rsidRDefault="007E200A">
            <w:pPr>
              <w:ind w:firstLine="34"/>
            </w:pPr>
            <w:r>
              <w:t>Фактическое значение показателя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DBF41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0B77" w14:textId="77777777" w:rsidR="007E200A" w:rsidRDefault="007E200A">
            <w:pPr>
              <w:ind w:firstLine="34"/>
            </w:pPr>
            <w:r>
              <w:t>Значение, с нарастающим итогом за квартал</w:t>
            </w:r>
          </w:p>
        </w:tc>
      </w:tr>
      <w:tr w:rsidR="007E200A" w14:paraId="4270B958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7ADF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6B1AE" w14:textId="77777777" w:rsidR="007E200A" w:rsidRDefault="007E200A">
            <w:pPr>
              <w:ind w:firstLine="34"/>
            </w:pPr>
            <w:r>
              <w:t>Изменение фактического значения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B0CA6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0E4C5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67A51057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фактического значения</w:t>
            </w:r>
          </w:p>
        </w:tc>
      </w:tr>
      <w:tr w:rsidR="007E200A" w14:paraId="42598229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4BE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4663D" w14:textId="77777777" w:rsidR="007E200A" w:rsidRDefault="007E200A">
            <w:pPr>
              <w:ind w:firstLine="34"/>
            </w:pPr>
            <w:r>
              <w:t>Выполнение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31357" w14:textId="77777777" w:rsidR="007E200A" w:rsidRDefault="007E200A">
            <w:pPr>
              <w:ind w:firstLine="34"/>
            </w:pPr>
            <w:r>
              <w:t>Логическое поле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9E0FF" w14:textId="77777777" w:rsidR="007E200A" w:rsidRDefault="007E200A">
            <w:pPr>
              <w:ind w:firstLine="34"/>
            </w:pPr>
            <w:r>
              <w:t>Принимает значение «Да» при выполнении плана, «Нет» при невыполнении плана.</w:t>
            </w:r>
          </w:p>
        </w:tc>
      </w:tr>
      <w:tr w:rsidR="007E200A" w14:paraId="0724E6E5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2B8B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A6CBA" w14:textId="77777777" w:rsidR="007E200A" w:rsidRDefault="007E200A">
            <w:pPr>
              <w:ind w:firstLine="34"/>
              <w:jc w:val="both"/>
            </w:pP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A17E0" w14:textId="77777777" w:rsidR="007E200A" w:rsidRDefault="007E200A">
            <w:pPr>
              <w:ind w:firstLine="34"/>
            </w:pPr>
            <w:r>
              <w:t>Цифровое, дробное значение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2D367" w14:textId="77777777" w:rsidR="007E200A" w:rsidRDefault="007E200A">
            <w:pPr>
              <w:ind w:firstLine="34"/>
            </w:pPr>
            <w:r>
              <w:t>Значение процента выполнения, с нарастающим итогом за квартал</w:t>
            </w:r>
          </w:p>
        </w:tc>
      </w:tr>
      <w:tr w:rsidR="007E200A" w14:paraId="32CC4B76" w14:textId="77777777" w:rsidTr="00D41EAF">
        <w:trPr>
          <w:trHeight w:val="188"/>
        </w:trPr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95D1" w14:textId="77777777" w:rsidR="007E200A" w:rsidRDefault="007E200A">
            <w:pPr>
              <w:ind w:firstLine="29"/>
              <w:jc w:val="both"/>
            </w:pPr>
          </w:p>
        </w:tc>
        <w:tc>
          <w:tcPr>
            <w:tcW w:w="1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65C" w14:textId="77777777" w:rsidR="007E200A" w:rsidRDefault="007E200A">
            <w:pPr>
              <w:ind w:firstLine="34"/>
            </w:pPr>
            <w:r>
              <w:t>Изменение значения премии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C538B" w14:textId="77777777" w:rsidR="007E200A" w:rsidRDefault="007E200A">
            <w:pPr>
              <w:ind w:firstLine="34"/>
            </w:pPr>
            <w:r>
              <w:rPr>
                <w:bCs/>
                <w:color w:val="202124"/>
                <w:shd w:val="clear" w:color="auto" w:fill="FFFFFF"/>
              </w:rPr>
              <w:t>Дата, время</w:t>
            </w:r>
          </w:p>
        </w:tc>
        <w:tc>
          <w:tcPr>
            <w:tcW w:w="2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DD974" w14:textId="77777777" w:rsidR="007E200A" w:rsidRDefault="007E200A">
            <w:pPr>
              <w:rPr>
                <w:color w:val="202124"/>
                <w:shd w:val="clear" w:color="auto" w:fill="FFFFFF"/>
              </w:rPr>
            </w:pPr>
            <w:r>
              <w:t xml:space="preserve">Принимает значение в формате </w:t>
            </w:r>
            <w:r>
              <w:rPr>
                <w:color w:val="202124"/>
                <w:shd w:val="clear" w:color="auto" w:fill="FFFFFF"/>
              </w:rPr>
              <w:t>ГГГГ-ММ-ДД ЧЧ:ММ.</w:t>
            </w:r>
          </w:p>
          <w:p w14:paraId="4FEC2ECD" w14:textId="77777777" w:rsidR="007E200A" w:rsidRDefault="007E200A">
            <w:pPr>
              <w:ind w:firstLine="34"/>
            </w:pPr>
            <w:r>
              <w:rPr>
                <w:color w:val="202124"/>
                <w:shd w:val="clear" w:color="auto" w:fill="FFFFFF"/>
              </w:rPr>
              <w:t>Фиксируется время изменения значения</w:t>
            </w:r>
          </w:p>
        </w:tc>
      </w:tr>
    </w:tbl>
    <w:p w14:paraId="6277B14D" w14:textId="77777777" w:rsidR="007E200A" w:rsidRDefault="007E200A" w:rsidP="007E200A">
      <w:pPr>
        <w:rPr>
          <w:sz w:val="28"/>
          <w:szCs w:val="28"/>
        </w:rPr>
        <w:sectPr w:rsidR="007E200A" w:rsidSect="00D41EAF">
          <w:pgSz w:w="16838" w:h="11906" w:orient="landscape"/>
          <w:pgMar w:top="340" w:right="340" w:bottom="340" w:left="340" w:header="340" w:footer="340" w:gutter="0"/>
          <w:cols w:space="720"/>
        </w:sectPr>
      </w:pPr>
    </w:p>
    <w:p w14:paraId="24D9C319" w14:textId="77777777" w:rsidR="005774C7" w:rsidRPr="005774C7" w:rsidRDefault="005774C7" w:rsidP="00D41EAF"/>
    <w:sectPr w:rsidR="005774C7" w:rsidRPr="005774C7" w:rsidSect="00D41EAF">
      <w:pgSz w:w="11906" w:h="16838" w:code="9"/>
      <w:pgMar w:top="340" w:right="340" w:bottom="340" w:left="340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D8F16" w14:textId="77777777" w:rsidR="006D000F" w:rsidRDefault="006D000F" w:rsidP="00F406D7">
      <w:r>
        <w:separator/>
      </w:r>
    </w:p>
  </w:endnote>
  <w:endnote w:type="continuationSeparator" w:id="0">
    <w:p w14:paraId="251ADAAC" w14:textId="77777777" w:rsidR="006D000F" w:rsidRDefault="006D000F" w:rsidP="00F40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2AB23" w14:textId="77777777" w:rsidR="006D000F" w:rsidRDefault="006D000F" w:rsidP="00F406D7">
      <w:r>
        <w:separator/>
      </w:r>
    </w:p>
  </w:footnote>
  <w:footnote w:type="continuationSeparator" w:id="0">
    <w:p w14:paraId="5C233454" w14:textId="77777777" w:rsidR="006D000F" w:rsidRDefault="006D000F" w:rsidP="00F40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50500"/>
    <w:multiLevelType w:val="hybridMultilevel"/>
    <w:tmpl w:val="16983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2374D"/>
    <w:multiLevelType w:val="hybridMultilevel"/>
    <w:tmpl w:val="A19C87AC"/>
    <w:lvl w:ilvl="0" w:tplc="A1C44482">
      <w:start w:val="1"/>
      <w:numFmt w:val="decimal"/>
      <w:lvlText w:val="%1."/>
      <w:lvlJc w:val="left"/>
      <w:pPr>
        <w:ind w:left="394" w:hanging="360"/>
      </w:pPr>
    </w:lvl>
    <w:lvl w:ilvl="1" w:tplc="04190019">
      <w:start w:val="1"/>
      <w:numFmt w:val="lowerLetter"/>
      <w:lvlText w:val="%2."/>
      <w:lvlJc w:val="left"/>
      <w:pPr>
        <w:ind w:left="1114" w:hanging="360"/>
      </w:pPr>
    </w:lvl>
    <w:lvl w:ilvl="2" w:tplc="0419001B">
      <w:start w:val="1"/>
      <w:numFmt w:val="lowerRoman"/>
      <w:lvlText w:val="%3."/>
      <w:lvlJc w:val="right"/>
      <w:pPr>
        <w:ind w:left="1834" w:hanging="180"/>
      </w:pPr>
    </w:lvl>
    <w:lvl w:ilvl="3" w:tplc="0419000F">
      <w:start w:val="1"/>
      <w:numFmt w:val="decimal"/>
      <w:lvlText w:val="%4."/>
      <w:lvlJc w:val="left"/>
      <w:pPr>
        <w:ind w:left="2554" w:hanging="360"/>
      </w:pPr>
    </w:lvl>
    <w:lvl w:ilvl="4" w:tplc="04190019">
      <w:start w:val="1"/>
      <w:numFmt w:val="lowerLetter"/>
      <w:lvlText w:val="%5."/>
      <w:lvlJc w:val="left"/>
      <w:pPr>
        <w:ind w:left="3274" w:hanging="360"/>
      </w:pPr>
    </w:lvl>
    <w:lvl w:ilvl="5" w:tplc="0419001B">
      <w:start w:val="1"/>
      <w:numFmt w:val="lowerRoman"/>
      <w:lvlText w:val="%6."/>
      <w:lvlJc w:val="right"/>
      <w:pPr>
        <w:ind w:left="3994" w:hanging="180"/>
      </w:pPr>
    </w:lvl>
    <w:lvl w:ilvl="6" w:tplc="0419000F">
      <w:start w:val="1"/>
      <w:numFmt w:val="decimal"/>
      <w:lvlText w:val="%7."/>
      <w:lvlJc w:val="left"/>
      <w:pPr>
        <w:ind w:left="4714" w:hanging="360"/>
      </w:pPr>
    </w:lvl>
    <w:lvl w:ilvl="7" w:tplc="04190019">
      <w:start w:val="1"/>
      <w:numFmt w:val="lowerLetter"/>
      <w:lvlText w:val="%8."/>
      <w:lvlJc w:val="left"/>
      <w:pPr>
        <w:ind w:left="5434" w:hanging="360"/>
      </w:pPr>
    </w:lvl>
    <w:lvl w:ilvl="8" w:tplc="0419001B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32A75F69"/>
    <w:multiLevelType w:val="hybridMultilevel"/>
    <w:tmpl w:val="202C929C"/>
    <w:lvl w:ilvl="0" w:tplc="B7FCD60C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5C5F75"/>
    <w:multiLevelType w:val="multilevel"/>
    <w:tmpl w:val="5024E5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DB6224A"/>
    <w:multiLevelType w:val="hybridMultilevel"/>
    <w:tmpl w:val="F8F69BBA"/>
    <w:lvl w:ilvl="0" w:tplc="3A3ED938">
      <w:start w:val="1"/>
      <w:numFmt w:val="bullet"/>
      <w:lvlText w:val=""/>
      <w:lvlJc w:val="left"/>
      <w:pPr>
        <w:ind w:left="13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5" w15:restartNumberingAfterBreak="0">
    <w:nsid w:val="4222467A"/>
    <w:multiLevelType w:val="hybridMultilevel"/>
    <w:tmpl w:val="202C929C"/>
    <w:lvl w:ilvl="0" w:tplc="B7FCD60C">
      <w:start w:val="1"/>
      <w:numFmt w:val="decimal"/>
      <w:lvlText w:val="%1."/>
      <w:lvlJc w:val="left"/>
      <w:pPr>
        <w:ind w:left="819" w:hanging="360"/>
      </w:pPr>
    </w:lvl>
    <w:lvl w:ilvl="1" w:tplc="04190019">
      <w:start w:val="1"/>
      <w:numFmt w:val="lowerLetter"/>
      <w:lvlText w:val="%2."/>
      <w:lvlJc w:val="left"/>
      <w:pPr>
        <w:ind w:left="1539" w:hanging="360"/>
      </w:pPr>
    </w:lvl>
    <w:lvl w:ilvl="2" w:tplc="0419001B">
      <w:start w:val="1"/>
      <w:numFmt w:val="lowerRoman"/>
      <w:lvlText w:val="%3."/>
      <w:lvlJc w:val="right"/>
      <w:pPr>
        <w:ind w:left="2259" w:hanging="180"/>
      </w:pPr>
    </w:lvl>
    <w:lvl w:ilvl="3" w:tplc="0419000F">
      <w:start w:val="1"/>
      <w:numFmt w:val="decimal"/>
      <w:lvlText w:val="%4."/>
      <w:lvlJc w:val="left"/>
      <w:pPr>
        <w:ind w:left="2979" w:hanging="360"/>
      </w:pPr>
    </w:lvl>
    <w:lvl w:ilvl="4" w:tplc="04190019">
      <w:start w:val="1"/>
      <w:numFmt w:val="lowerLetter"/>
      <w:lvlText w:val="%5."/>
      <w:lvlJc w:val="left"/>
      <w:pPr>
        <w:ind w:left="3699" w:hanging="360"/>
      </w:pPr>
    </w:lvl>
    <w:lvl w:ilvl="5" w:tplc="0419001B">
      <w:start w:val="1"/>
      <w:numFmt w:val="lowerRoman"/>
      <w:lvlText w:val="%6."/>
      <w:lvlJc w:val="right"/>
      <w:pPr>
        <w:ind w:left="4419" w:hanging="180"/>
      </w:pPr>
    </w:lvl>
    <w:lvl w:ilvl="6" w:tplc="0419000F">
      <w:start w:val="1"/>
      <w:numFmt w:val="decimal"/>
      <w:lvlText w:val="%7."/>
      <w:lvlJc w:val="left"/>
      <w:pPr>
        <w:ind w:left="5139" w:hanging="360"/>
      </w:pPr>
    </w:lvl>
    <w:lvl w:ilvl="7" w:tplc="04190019">
      <w:start w:val="1"/>
      <w:numFmt w:val="lowerLetter"/>
      <w:lvlText w:val="%8."/>
      <w:lvlJc w:val="left"/>
      <w:pPr>
        <w:ind w:left="5859" w:hanging="360"/>
      </w:pPr>
    </w:lvl>
    <w:lvl w:ilvl="8" w:tplc="0419001B">
      <w:start w:val="1"/>
      <w:numFmt w:val="lowerRoman"/>
      <w:lvlText w:val="%9."/>
      <w:lvlJc w:val="right"/>
      <w:pPr>
        <w:ind w:left="6579" w:hanging="180"/>
      </w:pPr>
    </w:lvl>
  </w:abstractNum>
  <w:abstractNum w:abstractNumId="6" w15:restartNumberingAfterBreak="0">
    <w:nsid w:val="54CF4020"/>
    <w:multiLevelType w:val="hybridMultilevel"/>
    <w:tmpl w:val="AD5AE3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3D31D7"/>
    <w:multiLevelType w:val="hybridMultilevel"/>
    <w:tmpl w:val="81144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ED93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23F70"/>
    <w:multiLevelType w:val="hybridMultilevel"/>
    <w:tmpl w:val="F45899D4"/>
    <w:lvl w:ilvl="0" w:tplc="E0688D1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E210853"/>
    <w:multiLevelType w:val="hybridMultilevel"/>
    <w:tmpl w:val="AD5AE3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BF28AB"/>
    <w:multiLevelType w:val="hybridMultilevel"/>
    <w:tmpl w:val="3F424768"/>
    <w:lvl w:ilvl="0" w:tplc="F104B03A">
      <w:start w:val="1"/>
      <w:numFmt w:val="decimal"/>
      <w:lvlText w:val="%1."/>
      <w:lvlJc w:val="left"/>
      <w:pPr>
        <w:ind w:left="677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397" w:hanging="360"/>
      </w:pPr>
    </w:lvl>
    <w:lvl w:ilvl="2" w:tplc="0419001B">
      <w:start w:val="1"/>
      <w:numFmt w:val="lowerRoman"/>
      <w:lvlText w:val="%3."/>
      <w:lvlJc w:val="right"/>
      <w:pPr>
        <w:ind w:left="2117" w:hanging="180"/>
      </w:pPr>
    </w:lvl>
    <w:lvl w:ilvl="3" w:tplc="0419000F">
      <w:start w:val="1"/>
      <w:numFmt w:val="decimal"/>
      <w:lvlText w:val="%4."/>
      <w:lvlJc w:val="left"/>
      <w:pPr>
        <w:ind w:left="2837" w:hanging="360"/>
      </w:pPr>
    </w:lvl>
    <w:lvl w:ilvl="4" w:tplc="04190019">
      <w:start w:val="1"/>
      <w:numFmt w:val="lowerLetter"/>
      <w:lvlText w:val="%5."/>
      <w:lvlJc w:val="left"/>
      <w:pPr>
        <w:ind w:left="3557" w:hanging="360"/>
      </w:pPr>
    </w:lvl>
    <w:lvl w:ilvl="5" w:tplc="0419001B">
      <w:start w:val="1"/>
      <w:numFmt w:val="lowerRoman"/>
      <w:lvlText w:val="%6."/>
      <w:lvlJc w:val="right"/>
      <w:pPr>
        <w:ind w:left="4277" w:hanging="180"/>
      </w:pPr>
    </w:lvl>
    <w:lvl w:ilvl="6" w:tplc="0419000F">
      <w:start w:val="1"/>
      <w:numFmt w:val="decimal"/>
      <w:lvlText w:val="%7."/>
      <w:lvlJc w:val="left"/>
      <w:pPr>
        <w:ind w:left="4997" w:hanging="360"/>
      </w:pPr>
    </w:lvl>
    <w:lvl w:ilvl="7" w:tplc="04190019">
      <w:start w:val="1"/>
      <w:numFmt w:val="lowerLetter"/>
      <w:lvlText w:val="%8."/>
      <w:lvlJc w:val="left"/>
      <w:pPr>
        <w:ind w:left="5717" w:hanging="360"/>
      </w:pPr>
    </w:lvl>
    <w:lvl w:ilvl="8" w:tplc="0419001B">
      <w:start w:val="1"/>
      <w:numFmt w:val="lowerRoman"/>
      <w:lvlText w:val="%9."/>
      <w:lvlJc w:val="right"/>
      <w:pPr>
        <w:ind w:left="6437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4"/>
  </w:num>
  <w:num w:numId="5">
    <w:abstractNumId w:val="7"/>
  </w:num>
  <w:num w:numId="6">
    <w:abstractNumId w:val="7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0F"/>
    <w:rsid w:val="0010268A"/>
    <w:rsid w:val="005774C7"/>
    <w:rsid w:val="006D000F"/>
    <w:rsid w:val="007E200A"/>
    <w:rsid w:val="00D41EAF"/>
    <w:rsid w:val="00EA4646"/>
    <w:rsid w:val="00F4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EDAF1C"/>
  <w15:chartTrackingRefBased/>
  <w15:docId w15:val="{5F2861E3-B95F-4B1F-9F7A-8CFD33C4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0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7E200A"/>
    <w:pPr>
      <w:keepNext/>
      <w:keepLines/>
      <w:numPr>
        <w:numId w:val="1"/>
      </w:numPr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00A"/>
    <w:pPr>
      <w:keepNext/>
      <w:keepLines/>
      <w:numPr>
        <w:ilvl w:val="1"/>
        <w:numId w:val="1"/>
      </w:numPr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00A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00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00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00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00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00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00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00A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E200A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00A"/>
    <w:rPr>
      <w:rFonts w:ascii="Times New Roman" w:eastAsiaTheme="majorEastAsia" w:hAnsi="Times New Roman" w:cs="Times New Roman"/>
      <w:b/>
      <w:sz w:val="28"/>
      <w:szCs w:val="28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00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00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00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00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00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styleId="31">
    <w:name w:val="Body Text 3"/>
    <w:basedOn w:val="a"/>
    <w:link w:val="32"/>
    <w:uiPriority w:val="99"/>
    <w:semiHidden/>
    <w:unhideWhenUsed/>
    <w:rsid w:val="007E200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E200A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3">
    <w:name w:val="List Paragraph"/>
    <w:basedOn w:val="a"/>
    <w:uiPriority w:val="34"/>
    <w:qFormat/>
    <w:rsid w:val="007E200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E200A"/>
    <w:rPr>
      <w:color w:val="0563C1" w:themeColor="hyperlink"/>
      <w:u w:val="single"/>
    </w:rPr>
  </w:style>
  <w:style w:type="paragraph" w:customStyle="1" w:styleId="msonormal0">
    <w:name w:val="msonormal"/>
    <w:basedOn w:val="a"/>
    <w:rsid w:val="007E200A"/>
    <w:pPr>
      <w:spacing w:before="100" w:beforeAutospacing="1" w:after="100" w:afterAutospacing="1"/>
    </w:pPr>
    <w:rPr>
      <w:lang w:val="ru-BY" w:eastAsia="ru-BY"/>
    </w:rPr>
  </w:style>
  <w:style w:type="character" w:customStyle="1" w:styleId="a5">
    <w:name w:val="Текст сноски Знак"/>
    <w:basedOn w:val="a0"/>
    <w:link w:val="a6"/>
    <w:uiPriority w:val="99"/>
    <w:semiHidden/>
    <w:rsid w:val="007E200A"/>
    <w:rPr>
      <w:sz w:val="20"/>
      <w:szCs w:val="20"/>
      <w:lang w:val="ru-RU"/>
    </w:rPr>
  </w:style>
  <w:style w:type="paragraph" w:styleId="a6">
    <w:name w:val="footnote text"/>
    <w:basedOn w:val="a"/>
    <w:link w:val="a5"/>
    <w:uiPriority w:val="99"/>
    <w:semiHidden/>
    <w:unhideWhenUsed/>
    <w:rsid w:val="007E200A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7">
    <w:name w:val="Верхний колонтитул Знак"/>
    <w:basedOn w:val="a0"/>
    <w:link w:val="a8"/>
    <w:uiPriority w:val="99"/>
    <w:rsid w:val="007E200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header"/>
    <w:basedOn w:val="a"/>
    <w:link w:val="a7"/>
    <w:uiPriority w:val="99"/>
    <w:unhideWhenUsed/>
    <w:rsid w:val="007E200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a"/>
    <w:uiPriority w:val="99"/>
    <w:rsid w:val="007E200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er"/>
    <w:basedOn w:val="a"/>
    <w:link w:val="a9"/>
    <w:uiPriority w:val="99"/>
    <w:unhideWhenUsed/>
    <w:rsid w:val="007E200A"/>
    <w:pPr>
      <w:tabs>
        <w:tab w:val="center" w:pos="4677"/>
        <w:tab w:val="right" w:pos="9355"/>
      </w:tabs>
    </w:pPr>
  </w:style>
  <w:style w:type="character" w:customStyle="1" w:styleId="ab">
    <w:name w:val="Основной текст с отступом Знак"/>
    <w:basedOn w:val="a0"/>
    <w:link w:val="ac"/>
    <w:semiHidden/>
    <w:rsid w:val="007E200A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c">
    <w:name w:val="Body Text Indent"/>
    <w:basedOn w:val="a"/>
    <w:link w:val="ab"/>
    <w:semiHidden/>
    <w:unhideWhenUsed/>
    <w:rsid w:val="007E200A"/>
    <w:pPr>
      <w:ind w:firstLine="540"/>
      <w:jc w:val="both"/>
    </w:pPr>
    <w:rPr>
      <w:lang w:eastAsia="en-US"/>
    </w:rPr>
  </w:style>
  <w:style w:type="paragraph" w:styleId="21">
    <w:name w:val="Body Text Indent 2"/>
    <w:basedOn w:val="a"/>
    <w:link w:val="22"/>
    <w:uiPriority w:val="99"/>
    <w:semiHidden/>
    <w:unhideWhenUsed/>
    <w:rsid w:val="007E200A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7E200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d">
    <w:name w:val="Текст выноски Знак"/>
    <w:basedOn w:val="a0"/>
    <w:link w:val="ae"/>
    <w:uiPriority w:val="99"/>
    <w:semiHidden/>
    <w:rsid w:val="007E200A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e">
    <w:name w:val="Balloon Text"/>
    <w:basedOn w:val="a"/>
    <w:link w:val="ad"/>
    <w:uiPriority w:val="99"/>
    <w:semiHidden/>
    <w:unhideWhenUsed/>
    <w:rsid w:val="007E200A"/>
    <w:rPr>
      <w:rFonts w:ascii="Tahoma" w:hAnsi="Tahoma" w:cs="Tahoma"/>
      <w:sz w:val="16"/>
      <w:szCs w:val="16"/>
    </w:rPr>
  </w:style>
  <w:style w:type="character" w:customStyle="1" w:styleId="Bodytext2">
    <w:name w:val="Body text (2)_"/>
    <w:basedOn w:val="a0"/>
    <w:link w:val="Bodytext20"/>
    <w:locked/>
    <w:rsid w:val="007E200A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Bodytext20">
    <w:name w:val="Body text (2)"/>
    <w:basedOn w:val="a"/>
    <w:link w:val="Bodytext2"/>
    <w:rsid w:val="007E200A"/>
    <w:pPr>
      <w:widowControl w:val="0"/>
      <w:shd w:val="clear" w:color="auto" w:fill="FFFFFF"/>
      <w:spacing w:before="420" w:after="300" w:line="342" w:lineRule="exact"/>
      <w:jc w:val="center"/>
    </w:pPr>
    <w:rPr>
      <w:sz w:val="30"/>
      <w:szCs w:val="30"/>
      <w:lang w:val="ru-BY" w:eastAsia="en-US"/>
    </w:rPr>
  </w:style>
  <w:style w:type="character" w:customStyle="1" w:styleId="af">
    <w:name w:val="Основной текст_"/>
    <w:link w:val="33"/>
    <w:locked/>
    <w:rsid w:val="007E200A"/>
    <w:rPr>
      <w:sz w:val="31"/>
      <w:szCs w:val="31"/>
      <w:shd w:val="clear" w:color="auto" w:fill="FFFFFF"/>
    </w:rPr>
  </w:style>
  <w:style w:type="paragraph" w:customStyle="1" w:styleId="33">
    <w:name w:val="Основной текст3"/>
    <w:basedOn w:val="a"/>
    <w:link w:val="af"/>
    <w:rsid w:val="007E200A"/>
    <w:pPr>
      <w:widowControl w:val="0"/>
      <w:shd w:val="clear" w:color="auto" w:fill="FFFFFF"/>
      <w:spacing w:before="420" w:after="420" w:line="277" w:lineRule="exact"/>
      <w:jc w:val="both"/>
    </w:pPr>
    <w:rPr>
      <w:rFonts w:asciiTheme="minorHAnsi" w:eastAsiaTheme="minorHAnsi" w:hAnsiTheme="minorHAnsi" w:cstheme="minorBidi"/>
      <w:sz w:val="31"/>
      <w:szCs w:val="31"/>
      <w:lang w:val="ru-BY" w:eastAsia="en-US"/>
    </w:rPr>
  </w:style>
  <w:style w:type="character" w:customStyle="1" w:styleId="12">
    <w:name w:val="Основной текст + 12"/>
    <w:aliases w:val="5 pt"/>
    <w:rsid w:val="007E200A"/>
    <w:rPr>
      <w:rFonts w:ascii="Arial Unicode MS" w:eastAsia="Arial Unicode MS" w:hAnsi="Arial Unicode MS" w:cs="Arial Unicode MS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5"/>
      <w:szCs w:val="35"/>
      <w:u w:val="none"/>
      <w:effect w:val="none"/>
    </w:rPr>
  </w:style>
  <w:style w:type="character" w:customStyle="1" w:styleId="9pt">
    <w:name w:val="Основной текст + 9 pt"/>
    <w:rsid w:val="007E200A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8"/>
      <w:szCs w:val="18"/>
      <w:u w:val="none"/>
      <w:effect w:val="none"/>
      <w:lang w:val="ru-RU"/>
    </w:rPr>
  </w:style>
  <w:style w:type="table" w:styleId="af0">
    <w:name w:val="Table Grid"/>
    <w:basedOn w:val="a1"/>
    <w:uiPriority w:val="39"/>
    <w:rsid w:val="007E200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\\10.200.2.110\ktc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akenki\Documents\&#1058;&#1047;%20&#1051;&#1080;&#1094;&#1077;&#1074;&#1086;&#1081;%20&#1089;&#1095;&#1105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3CCDC-4842-4E42-8264-E8D257D9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ТЗ Лицевой счёт</Template>
  <TotalTime>1</TotalTime>
  <Pages>47</Pages>
  <Words>15501</Words>
  <Characters>88362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Мякенький Иван Владимирович</dc:creator>
  <cp:keywords/>
  <dc:description/>
  <cp:lastModifiedBy>Мякенький Иван Владимирович</cp:lastModifiedBy>
  <cp:revision>1</cp:revision>
  <dcterms:created xsi:type="dcterms:W3CDTF">2023-09-28T13:48:00Z</dcterms:created>
  <dcterms:modified xsi:type="dcterms:W3CDTF">2023-09-28T13:49:00Z</dcterms:modified>
</cp:coreProperties>
</file>